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08803837"/>
    <w:bookmarkStart w:id="1" w:name="_Toc283583923"/>
    <w:bookmarkStart w:id="2" w:name="_Toc275025309"/>
    <w:permStart w:id="1634481591" w:edGrp="everyone"/>
    <w:p w14:paraId="346D99A9" w14:textId="77777777" w:rsidR="00C411E4" w:rsidRPr="00133B67" w:rsidRDefault="003A068B" w:rsidP="00C411E4">
      <w:pPr>
        <w:pStyle w:val="Title"/>
        <w:spacing w:line="360" w:lineRule="auto"/>
        <w:rPr>
          <w:rFonts w:asciiTheme="majorBidi" w:hAnsiTheme="majorBidi" w:cstheme="majorBidi"/>
        </w:rPr>
      </w:pPr>
      <w:sdt>
        <w:sdtPr>
          <w:rPr>
            <w:rFonts w:asciiTheme="majorBidi" w:hAnsiTheme="majorBidi" w:cstheme="majorBidi"/>
          </w:rPr>
          <w:id w:val="523142464"/>
          <w:placeholder>
            <w:docPart w:val="4BDB953666174583B8EC2F5D6CAAAD27"/>
          </w:placeholder>
        </w:sdtPr>
        <w:sdtEndPr/>
        <w:sdtContent>
          <w:r w:rsidR="00C411E4">
            <w:rPr>
              <w:rFonts w:asciiTheme="majorBidi" w:hAnsiTheme="majorBidi" w:cstheme="majorBidi"/>
            </w:rPr>
            <w:t>AUTOMATED MUTATION-BASED TEST DATA GENERATION: GENETIC ALGORITHM GAME-LIKE APPROACH</w:t>
          </w:r>
        </w:sdtContent>
      </w:sdt>
      <w:permEnd w:id="1634481591"/>
    </w:p>
    <w:p w14:paraId="6BACCB26" w14:textId="77777777" w:rsidR="00C411E4" w:rsidRDefault="00C411E4" w:rsidP="00C411E4"/>
    <w:p w14:paraId="5EFA5A14" w14:textId="77777777" w:rsidR="00C411E4" w:rsidRPr="00BB2C9F" w:rsidRDefault="00C411E4" w:rsidP="00C411E4"/>
    <w:sdt>
      <w:sdtPr>
        <w:rPr>
          <w:rFonts w:ascii="Garamond" w:hAnsi="Garamond"/>
          <w:b/>
          <w:bCs/>
          <w:sz w:val="28"/>
          <w:szCs w:val="28"/>
        </w:rPr>
        <w:id w:val="96755845"/>
        <w:placeholder>
          <w:docPart w:val="C1C580E060514BED8EFA11C869CFFA8E"/>
        </w:placeholder>
        <w:text/>
      </w:sdtPr>
      <w:sdtEndPr/>
      <w:sdtContent>
        <w:p w14:paraId="455E930C" w14:textId="550B7777" w:rsidR="00C411E4" w:rsidRPr="007B53DE" w:rsidRDefault="00D427D5" w:rsidP="00D427D5">
          <w:pPr>
            <w:spacing w:line="240" w:lineRule="auto"/>
            <w:jc w:val="center"/>
            <w:rPr>
              <w:rFonts w:ascii="Garamond" w:hAnsi="Garamond"/>
              <w:b/>
              <w:bCs/>
              <w:sz w:val="28"/>
              <w:szCs w:val="28"/>
            </w:rPr>
          </w:pPr>
          <w:r w:rsidDel="00A45D01">
            <w:rPr>
              <w:rFonts w:ascii="Garamond" w:hAnsi="Garamond"/>
              <w:b/>
              <w:bCs/>
              <w:sz w:val="28"/>
              <w:szCs w:val="28"/>
            </w:rPr>
            <w:t>HAYATULLAHI BOLAJI ADEYEMO</w:t>
          </w:r>
        </w:p>
      </w:sdtContent>
    </w:sdt>
    <w:p w14:paraId="583C0EC5" w14:textId="77777777" w:rsidR="00C411E4" w:rsidRDefault="00C411E4" w:rsidP="00C411E4">
      <w:pPr>
        <w:pStyle w:val="Title"/>
        <w:spacing w:line="360" w:lineRule="auto"/>
        <w:rPr>
          <w:b w:val="0"/>
          <w:bCs w:val="0"/>
          <w:sz w:val="28"/>
          <w:szCs w:val="28"/>
        </w:rPr>
      </w:pPr>
    </w:p>
    <w:p w14:paraId="130F8C7D" w14:textId="77777777" w:rsidR="00C411E4" w:rsidRDefault="00C411E4" w:rsidP="00C411E4">
      <w:pPr>
        <w:pStyle w:val="Title"/>
        <w:spacing w:line="360" w:lineRule="auto"/>
        <w:rPr>
          <w:b w:val="0"/>
          <w:bCs w:val="0"/>
          <w:sz w:val="28"/>
          <w:szCs w:val="28"/>
        </w:rPr>
      </w:pPr>
    </w:p>
    <w:p w14:paraId="568D409F" w14:textId="663AC25E" w:rsidR="00C411E4" w:rsidRDefault="00C411E4" w:rsidP="00C826FC">
      <w:pPr>
        <w:pStyle w:val="Title"/>
        <w:spacing w:line="360" w:lineRule="auto"/>
        <w:jc w:val="left"/>
        <w:rPr>
          <w:b w:val="0"/>
          <w:bCs w:val="0"/>
          <w:sz w:val="28"/>
          <w:szCs w:val="28"/>
        </w:rPr>
      </w:pPr>
    </w:p>
    <w:p w14:paraId="03F4E9DC" w14:textId="77777777" w:rsidR="00C411E4" w:rsidRDefault="00C411E4" w:rsidP="00C411E4">
      <w:pPr>
        <w:pStyle w:val="Title"/>
        <w:spacing w:line="360" w:lineRule="auto"/>
        <w:rPr>
          <w:b w:val="0"/>
          <w:bCs w:val="0"/>
          <w:sz w:val="28"/>
          <w:szCs w:val="28"/>
        </w:rPr>
      </w:pPr>
    </w:p>
    <w:p w14:paraId="65BC4515" w14:textId="77777777" w:rsidR="00C411E4" w:rsidRDefault="00C411E4" w:rsidP="00C411E4">
      <w:pPr>
        <w:pStyle w:val="Title"/>
        <w:spacing w:line="360" w:lineRule="auto"/>
        <w:rPr>
          <w:b w:val="0"/>
          <w:bCs w:val="0"/>
          <w:sz w:val="28"/>
          <w:szCs w:val="28"/>
        </w:rPr>
      </w:pPr>
    </w:p>
    <w:p w14:paraId="02B31E42" w14:textId="77777777" w:rsidR="00C411E4" w:rsidRDefault="00C411E4" w:rsidP="00C411E4">
      <w:pPr>
        <w:pStyle w:val="Title"/>
        <w:spacing w:line="360" w:lineRule="auto"/>
        <w:rPr>
          <w:rFonts w:ascii="Garamond" w:hAnsi="Garamond"/>
          <w:bCs w:val="0"/>
          <w:sz w:val="28"/>
          <w:szCs w:val="28"/>
        </w:rPr>
      </w:pPr>
    </w:p>
    <w:p w14:paraId="2C9C8579" w14:textId="77777777" w:rsidR="00C411E4" w:rsidRDefault="00C411E4" w:rsidP="00C411E4">
      <w:pPr>
        <w:pStyle w:val="Title"/>
        <w:spacing w:line="360" w:lineRule="auto"/>
        <w:rPr>
          <w:rFonts w:ascii="Garamond" w:hAnsi="Garamond"/>
          <w:bCs w:val="0"/>
          <w:sz w:val="28"/>
          <w:szCs w:val="28"/>
        </w:rPr>
      </w:pPr>
    </w:p>
    <w:p w14:paraId="0BB92EFB" w14:textId="77777777" w:rsidR="00C411E4" w:rsidRDefault="00C411E4" w:rsidP="00C411E4">
      <w:pPr>
        <w:pStyle w:val="Title"/>
        <w:spacing w:line="240" w:lineRule="auto"/>
        <w:rPr>
          <w:rFonts w:ascii="Garamond" w:hAnsi="Garamond"/>
          <w:bCs w:val="0"/>
          <w:sz w:val="28"/>
          <w:szCs w:val="28"/>
        </w:rPr>
      </w:pPr>
    </w:p>
    <w:p w14:paraId="5A4C0A41" w14:textId="77777777" w:rsidR="00C411E4" w:rsidRPr="007B53DE" w:rsidRDefault="00C411E4" w:rsidP="00C411E4">
      <w:pPr>
        <w:pStyle w:val="Title"/>
        <w:spacing w:line="240" w:lineRule="auto"/>
        <w:rPr>
          <w:rFonts w:ascii="Garamond" w:hAnsi="Garamond"/>
        </w:rPr>
      </w:pPr>
      <w:r>
        <w:rPr>
          <w:rFonts w:ascii="Garamond" w:hAnsi="Garamond"/>
          <w:bCs w:val="0"/>
          <w:sz w:val="28"/>
          <w:szCs w:val="28"/>
        </w:rPr>
        <w:t>SOFTWARE ENGINEERING</w:t>
      </w:r>
    </w:p>
    <w:p w14:paraId="32324CDC" w14:textId="77777777" w:rsidR="00C411E4" w:rsidRPr="007B53DE" w:rsidRDefault="00C411E4" w:rsidP="00C411E4">
      <w:pPr>
        <w:jc w:val="center"/>
        <w:rPr>
          <w:rFonts w:ascii="Garamond" w:hAnsi="Garamond"/>
          <w:b/>
          <w:bCs/>
          <w:sz w:val="32"/>
          <w:szCs w:val="32"/>
        </w:rPr>
      </w:pPr>
    </w:p>
    <w:sdt>
      <w:sdtPr>
        <w:rPr>
          <w:rFonts w:ascii="Garamond" w:hAnsi="Garamond"/>
          <w:b/>
          <w:bCs/>
          <w:sz w:val="28"/>
          <w:szCs w:val="28"/>
        </w:rPr>
        <w:id w:val="96755848"/>
        <w:placeholder>
          <w:docPart w:val="C1C580E060514BED8EFA11C869CFFA8E"/>
        </w:placeholder>
        <w:text/>
      </w:sdtPr>
      <w:sdtEndPr/>
      <w:sdtContent>
        <w:p w14:paraId="4EBB6751" w14:textId="33F2FA2E" w:rsidR="00C411E4" w:rsidRDefault="00C64CDD" w:rsidP="00C64CDD">
          <w:pPr>
            <w:spacing w:after="0" w:line="240" w:lineRule="auto"/>
            <w:jc w:val="center"/>
          </w:pPr>
          <w:r>
            <w:rPr>
              <w:rFonts w:ascii="Garamond" w:hAnsi="Garamond"/>
              <w:b/>
              <w:bCs/>
              <w:sz w:val="28"/>
              <w:szCs w:val="28"/>
            </w:rPr>
            <w:t>MARCH</w:t>
          </w:r>
          <w:r w:rsidR="008B47A9" w:rsidDel="00A45D01">
            <w:rPr>
              <w:rFonts w:ascii="Garamond" w:hAnsi="Garamond"/>
              <w:b/>
              <w:bCs/>
              <w:sz w:val="28"/>
              <w:szCs w:val="28"/>
            </w:rPr>
            <w:t xml:space="preserve"> 2018</w:t>
          </w:r>
        </w:p>
      </w:sdtContent>
    </w:sdt>
    <w:p w14:paraId="06776EA3" w14:textId="77777777" w:rsidR="00C411E4" w:rsidRDefault="00C411E4" w:rsidP="00C411E4">
      <w:pPr>
        <w:spacing w:after="0" w:line="240" w:lineRule="auto"/>
        <w:rPr>
          <w:color w:val="000000" w:themeColor="text1"/>
          <w:szCs w:val="24"/>
        </w:rPr>
      </w:pPr>
      <w:r>
        <w:rPr>
          <w:color w:val="000000" w:themeColor="text1"/>
          <w:szCs w:val="24"/>
        </w:rPr>
        <w:br w:type="page"/>
      </w:r>
    </w:p>
    <w:p w14:paraId="2EDC1F62" w14:textId="77777777" w:rsidR="00C411E4" w:rsidRDefault="00C411E4" w:rsidP="00C411E4">
      <w:pPr>
        <w:spacing w:line="240" w:lineRule="auto"/>
        <w:ind w:right="-180"/>
        <w:jc w:val="center"/>
        <w:rPr>
          <w:color w:val="000000" w:themeColor="text1"/>
          <w:szCs w:val="24"/>
        </w:rPr>
        <w:sectPr w:rsidR="00C411E4" w:rsidSect="003513D4">
          <w:footerReference w:type="default" r:id="rId8"/>
          <w:pgSz w:w="12240" w:h="15840"/>
          <w:pgMar w:top="1440" w:right="1440" w:bottom="1440" w:left="2160" w:header="720" w:footer="720" w:gutter="0"/>
          <w:pgNumType w:fmt="upperRoman" w:start="1"/>
          <w:cols w:space="720"/>
          <w:titlePg/>
          <w:docGrid w:linePitch="360"/>
        </w:sectPr>
      </w:pPr>
    </w:p>
    <w:p w14:paraId="4DACC6F8" w14:textId="77777777" w:rsidR="00C411E4" w:rsidRPr="00C230DA" w:rsidRDefault="00C411E4" w:rsidP="00C411E4">
      <w:pPr>
        <w:spacing w:after="200" w:line="240" w:lineRule="auto"/>
        <w:ind w:right="-180"/>
        <w:jc w:val="center"/>
        <w:rPr>
          <w:rFonts w:ascii="Times New Roman" w:eastAsia="Calibri" w:hAnsi="Times New Roman" w:cs="Times New Roman"/>
          <w:color w:val="000000" w:themeColor="text1"/>
          <w:sz w:val="24"/>
          <w:szCs w:val="24"/>
        </w:rPr>
      </w:pPr>
      <w:r w:rsidRPr="00C230DA">
        <w:rPr>
          <w:rFonts w:ascii="Times New Roman" w:eastAsia="Calibri" w:hAnsi="Times New Roman" w:cs="Times New Roman"/>
          <w:color w:val="000000" w:themeColor="text1"/>
          <w:sz w:val="24"/>
          <w:szCs w:val="24"/>
        </w:rPr>
        <w:lastRenderedPageBreak/>
        <w:t>KING FAHD UNIVERSITY OF PETROLEUM &amp; MINERALS</w:t>
      </w:r>
    </w:p>
    <w:p w14:paraId="785A0629" w14:textId="77777777" w:rsidR="00C411E4" w:rsidRPr="00C230DA" w:rsidRDefault="00C411E4" w:rsidP="00C411E4">
      <w:pPr>
        <w:spacing w:after="200" w:line="240" w:lineRule="auto"/>
        <w:ind w:right="-180"/>
        <w:jc w:val="center"/>
        <w:rPr>
          <w:rFonts w:ascii="Times New Roman" w:eastAsia="Calibri" w:hAnsi="Times New Roman" w:cs="Times New Roman"/>
          <w:color w:val="000000" w:themeColor="text1"/>
          <w:sz w:val="24"/>
          <w:szCs w:val="24"/>
        </w:rPr>
      </w:pPr>
      <w:r w:rsidRPr="00C230DA">
        <w:rPr>
          <w:rFonts w:ascii="Times New Roman" w:eastAsia="Calibri" w:hAnsi="Times New Roman" w:cs="Times New Roman"/>
          <w:color w:val="000000" w:themeColor="text1"/>
          <w:sz w:val="24"/>
          <w:szCs w:val="24"/>
        </w:rPr>
        <w:t>DHAHRAN- 31261, SAUDI ARABIA</w:t>
      </w:r>
    </w:p>
    <w:p w14:paraId="30AB4C94" w14:textId="77777777" w:rsidR="00C411E4" w:rsidRPr="00C230DA" w:rsidRDefault="00C411E4" w:rsidP="00C411E4">
      <w:pPr>
        <w:spacing w:after="200" w:line="480" w:lineRule="auto"/>
        <w:jc w:val="center"/>
        <w:rPr>
          <w:rFonts w:ascii="Times New Roman" w:eastAsia="Calibri" w:hAnsi="Times New Roman" w:cs="Times New Roman"/>
          <w:b/>
          <w:color w:val="000000" w:themeColor="text1"/>
          <w:sz w:val="24"/>
          <w:szCs w:val="24"/>
        </w:rPr>
      </w:pPr>
      <w:r w:rsidRPr="00C230DA">
        <w:rPr>
          <w:rFonts w:ascii="Times New Roman" w:eastAsia="Calibri" w:hAnsi="Times New Roman" w:cs="Times New Roman"/>
          <w:b/>
          <w:color w:val="000000" w:themeColor="text1"/>
          <w:sz w:val="24"/>
          <w:szCs w:val="24"/>
        </w:rPr>
        <w:t>DEANSHIP OF GRADUATE STUDIES</w:t>
      </w:r>
    </w:p>
    <w:p w14:paraId="36A5A302" w14:textId="4F51DC21" w:rsidR="00C411E4" w:rsidRPr="00C230DA" w:rsidRDefault="00C411E4" w:rsidP="00502236">
      <w:pPr>
        <w:spacing w:after="200" w:line="480" w:lineRule="auto"/>
        <w:jc w:val="both"/>
        <w:rPr>
          <w:rFonts w:ascii="Times New Roman" w:eastAsia="Calibri" w:hAnsi="Times New Roman" w:cs="Times New Roman"/>
          <w:color w:val="000000" w:themeColor="text1"/>
          <w:sz w:val="24"/>
          <w:szCs w:val="24"/>
        </w:rPr>
      </w:pPr>
      <w:r w:rsidRPr="00C230DA">
        <w:rPr>
          <w:rFonts w:ascii="Times New Roman" w:eastAsia="Calibri" w:hAnsi="Times New Roman" w:cs="Times New Roman"/>
          <w:color w:val="000000" w:themeColor="text1"/>
          <w:sz w:val="24"/>
          <w:szCs w:val="24"/>
        </w:rPr>
        <w:t>This thesis, written by</w:t>
      </w:r>
      <w:permStart w:id="492189683" w:edGrp="everyone"/>
      <w:r w:rsidRPr="00C230DA">
        <w:rPr>
          <w:rFonts w:ascii="Times New Roman" w:eastAsia="Calibri" w:hAnsi="Times New Roman" w:cs="Times New Roman"/>
          <w:b/>
          <w:bCs/>
          <w:color w:val="000000" w:themeColor="text1"/>
          <w:sz w:val="24"/>
          <w:szCs w:val="24"/>
        </w:rPr>
        <w:t xml:space="preserve"> HAYATULLAHI BOLAJI ADEYEMO</w:t>
      </w:r>
      <w:permEnd w:id="492189683"/>
      <w:r w:rsidRPr="00C230DA">
        <w:rPr>
          <w:rFonts w:ascii="Times New Roman" w:eastAsia="Calibri" w:hAnsi="Times New Roman" w:cs="Times New Roman"/>
          <w:color w:val="000000" w:themeColor="text1"/>
          <w:sz w:val="24"/>
          <w:szCs w:val="24"/>
        </w:rPr>
        <w:t xml:space="preserve"> under the direction his thesis advisor and approved by his thesis committee, has been presented and accepted by the Dean of Graduate Studies, in partial fulfillment of the requirements for the degree of </w:t>
      </w:r>
      <w:permStart w:id="1783305479" w:edGrp="everyone"/>
      <w:r w:rsidRPr="00C230DA">
        <w:rPr>
          <w:rFonts w:ascii="Times New Roman" w:eastAsia="Calibri" w:hAnsi="Times New Roman" w:cs="Times New Roman"/>
          <w:color w:val="000000" w:themeColor="text1"/>
          <w:sz w:val="24"/>
          <w:szCs w:val="24"/>
        </w:rPr>
        <w:t xml:space="preserve">  </w:t>
      </w:r>
      <w:r w:rsidRPr="00C230DA" w:rsidDel="00A45D01">
        <w:rPr>
          <w:rFonts w:ascii="Times New Roman" w:eastAsia="Calibri" w:hAnsi="Times New Roman" w:cs="Times New Roman"/>
          <w:b/>
          <w:bCs/>
          <w:color w:val="000000" w:themeColor="text1"/>
          <w:sz w:val="24"/>
          <w:szCs w:val="24"/>
        </w:rPr>
        <w:t>MASTER OF SCIENCE IN SOFTWARE ENGINEERING</w:t>
      </w:r>
      <w:permEnd w:id="1783305479"/>
      <w:r w:rsidRPr="00C230DA">
        <w:rPr>
          <w:rFonts w:ascii="Times New Roman" w:eastAsia="Calibri" w:hAnsi="Times New Roman" w:cs="Times New Roman"/>
          <w:color w:val="000000" w:themeColor="text1"/>
          <w:sz w:val="24"/>
          <w:szCs w:val="24"/>
        </w:rPr>
        <w:t>.</w:t>
      </w:r>
    </w:p>
    <w:p w14:paraId="0B6B4405" w14:textId="77777777" w:rsidR="00C411E4" w:rsidRPr="00C230DA" w:rsidRDefault="00C411E4" w:rsidP="00C411E4">
      <w:pPr>
        <w:spacing w:after="0" w:line="240" w:lineRule="auto"/>
        <w:rPr>
          <w:rFonts w:asciiTheme="majorBidi" w:eastAsia="Times New Roman" w:hAnsiTheme="majorBidi" w:cstheme="majorBidi"/>
          <w:b/>
          <w:bCs/>
          <w:sz w:val="24"/>
          <w:szCs w:val="24"/>
        </w:rPr>
      </w:pPr>
    </w:p>
    <w:p w14:paraId="2D1D2173" w14:textId="77777777" w:rsidR="00C411E4" w:rsidRPr="00C230DA" w:rsidRDefault="00C411E4" w:rsidP="00C411E4">
      <w:pPr>
        <w:pStyle w:val="Heading1"/>
        <w:jc w:val="center"/>
        <w:rPr>
          <w:rFonts w:asciiTheme="majorBidi" w:hAnsiTheme="majorBidi" w:cstheme="majorBidi"/>
          <w:sz w:val="24"/>
          <w:szCs w:val="24"/>
        </w:rPr>
        <w:sectPr w:rsidR="00C411E4" w:rsidRPr="00C230DA" w:rsidSect="003513D4">
          <w:pgSz w:w="12240" w:h="15840"/>
          <w:pgMar w:top="1440" w:right="1440" w:bottom="1440" w:left="2160" w:header="720" w:footer="720" w:gutter="0"/>
          <w:pgNumType w:fmt="upperRoman" w:start="1"/>
          <w:cols w:space="720"/>
          <w:titlePg/>
          <w:docGrid w:linePitch="360"/>
        </w:sectPr>
      </w:pPr>
    </w:p>
    <w:p w14:paraId="51990401" w14:textId="77777777" w:rsidR="00C411E4" w:rsidRPr="00C230DA" w:rsidRDefault="00C411E4" w:rsidP="00C411E4">
      <w:pPr>
        <w:rPr>
          <w:rFonts w:asciiTheme="majorBidi" w:hAnsiTheme="majorBidi" w:cstheme="majorBidi"/>
          <w:color w:val="000000"/>
          <w:sz w:val="24"/>
          <w:szCs w:val="24"/>
        </w:rPr>
      </w:pPr>
    </w:p>
    <w:p w14:paraId="763B8249" w14:textId="77777777" w:rsidR="00C411E4" w:rsidRPr="00C230DA" w:rsidRDefault="00C411E4" w:rsidP="00C411E4">
      <w:pPr>
        <w:rPr>
          <w:rFonts w:asciiTheme="majorBidi" w:hAnsiTheme="majorBidi" w:cstheme="majorBidi"/>
          <w:color w:val="000000"/>
          <w:sz w:val="24"/>
          <w:szCs w:val="24"/>
        </w:rPr>
      </w:pPr>
    </w:p>
    <w:p w14:paraId="6402283F" w14:textId="77777777" w:rsidR="00C411E4" w:rsidRPr="00C230DA" w:rsidRDefault="00C411E4" w:rsidP="00C411E4">
      <w:pPr>
        <w:rPr>
          <w:rFonts w:asciiTheme="majorBidi" w:hAnsiTheme="majorBidi" w:cstheme="majorBidi"/>
          <w:color w:val="000000"/>
          <w:sz w:val="24"/>
          <w:szCs w:val="24"/>
        </w:rPr>
      </w:pPr>
    </w:p>
    <w:p w14:paraId="41CEF14C" w14:textId="77777777" w:rsidR="00C411E4" w:rsidRPr="00C230DA" w:rsidRDefault="00C411E4" w:rsidP="00C411E4">
      <w:pPr>
        <w:spacing w:line="240" w:lineRule="auto"/>
        <w:rPr>
          <w:rFonts w:asciiTheme="majorBidi" w:hAnsiTheme="majorBidi" w:cstheme="majorBidi"/>
          <w:color w:val="000000"/>
          <w:sz w:val="24"/>
          <w:szCs w:val="24"/>
        </w:rPr>
      </w:pPr>
      <w:r w:rsidRPr="00C230DA">
        <w:rPr>
          <w:rFonts w:asciiTheme="majorBidi" w:hAnsiTheme="majorBidi" w:cstheme="majorBidi"/>
          <w:color w:val="000000"/>
          <w:sz w:val="24"/>
          <w:szCs w:val="24"/>
        </w:rPr>
        <w:t>_______________________</w:t>
      </w:r>
    </w:p>
    <w:p w14:paraId="3B0BC67A" w14:textId="7A55A24C" w:rsidR="00C411E4" w:rsidRPr="00C230DA" w:rsidRDefault="00C411E4" w:rsidP="00C64CDD">
      <w:pPr>
        <w:spacing w:line="240" w:lineRule="auto"/>
        <w:rPr>
          <w:rFonts w:asciiTheme="majorBidi" w:hAnsiTheme="majorBidi" w:cstheme="majorBidi"/>
          <w:color w:val="000000"/>
          <w:sz w:val="24"/>
          <w:szCs w:val="24"/>
        </w:rPr>
      </w:pPr>
      <w:r w:rsidRPr="00C230DA">
        <w:rPr>
          <w:rFonts w:asciiTheme="majorBidi" w:hAnsiTheme="majorBidi" w:cstheme="majorBidi"/>
          <w:color w:val="000000"/>
          <w:sz w:val="24"/>
          <w:szCs w:val="24"/>
        </w:rPr>
        <w:t>Dr</w:t>
      </w:r>
      <w:permStart w:id="755768656" w:edGrp="everyone"/>
      <w:r w:rsidRPr="00C230DA">
        <w:rPr>
          <w:rFonts w:asciiTheme="majorBidi" w:hAnsiTheme="majorBidi" w:cstheme="majorBidi"/>
          <w:color w:val="000000"/>
          <w:sz w:val="24"/>
          <w:szCs w:val="24"/>
        </w:rPr>
        <w:t xml:space="preserve">. </w:t>
      </w:r>
      <w:sdt>
        <w:sdtPr>
          <w:rPr>
            <w:rFonts w:asciiTheme="majorBidi" w:hAnsiTheme="majorBidi" w:cstheme="majorBidi"/>
            <w:color w:val="000000"/>
            <w:sz w:val="24"/>
            <w:szCs w:val="24"/>
          </w:rPr>
          <w:id w:val="96755908"/>
          <w:placeholder>
            <w:docPart w:val="8A706C5BFAA9416495314D0798841A50"/>
          </w:placeholder>
          <w:text/>
        </w:sdtPr>
        <w:sdtEndPr/>
        <w:sdtContent>
          <w:r w:rsidRPr="00C230DA" w:rsidDel="00A45D01">
            <w:rPr>
              <w:rFonts w:asciiTheme="majorBidi" w:hAnsiTheme="majorBidi" w:cstheme="majorBidi"/>
              <w:color w:val="000000"/>
              <w:sz w:val="24"/>
              <w:szCs w:val="24"/>
            </w:rPr>
            <w:t>Khalid Al-Jasser</w:t>
          </w:r>
        </w:sdtContent>
      </w:sdt>
      <w:r w:rsidRPr="00C230DA">
        <w:rPr>
          <w:rFonts w:asciiTheme="majorBidi" w:hAnsiTheme="majorBidi" w:cstheme="majorBidi"/>
          <w:color w:val="000000"/>
          <w:sz w:val="24"/>
          <w:szCs w:val="24"/>
        </w:rPr>
        <w:br/>
      </w:r>
      <w:permEnd w:id="755768656"/>
      <w:r w:rsidRPr="00C230DA">
        <w:rPr>
          <w:rFonts w:asciiTheme="majorBidi" w:hAnsiTheme="majorBidi" w:cstheme="majorBidi"/>
          <w:color w:val="000000"/>
          <w:sz w:val="24"/>
          <w:szCs w:val="24"/>
        </w:rPr>
        <w:t>Department Chairman</w:t>
      </w:r>
    </w:p>
    <w:p w14:paraId="4DCA164E" w14:textId="77777777" w:rsidR="00C411E4" w:rsidRPr="00C230DA" w:rsidRDefault="00C411E4" w:rsidP="00C411E4">
      <w:pPr>
        <w:spacing w:line="240" w:lineRule="auto"/>
        <w:rPr>
          <w:rFonts w:asciiTheme="majorBidi" w:hAnsiTheme="majorBidi" w:cstheme="majorBidi"/>
          <w:color w:val="000000"/>
          <w:sz w:val="24"/>
          <w:szCs w:val="24"/>
        </w:rPr>
      </w:pPr>
    </w:p>
    <w:p w14:paraId="5CC67BF6" w14:textId="77777777" w:rsidR="00C411E4" w:rsidRPr="00C230DA" w:rsidRDefault="00C411E4" w:rsidP="00C411E4">
      <w:pPr>
        <w:spacing w:line="240" w:lineRule="auto"/>
        <w:rPr>
          <w:rFonts w:asciiTheme="majorBidi" w:hAnsiTheme="majorBidi" w:cstheme="majorBidi"/>
          <w:color w:val="000000"/>
          <w:sz w:val="24"/>
          <w:szCs w:val="24"/>
        </w:rPr>
      </w:pPr>
      <w:r w:rsidRPr="00C230DA">
        <w:rPr>
          <w:rFonts w:asciiTheme="majorBidi" w:hAnsiTheme="majorBidi" w:cstheme="majorBidi"/>
          <w:color w:val="000000"/>
          <w:sz w:val="24"/>
          <w:szCs w:val="24"/>
        </w:rPr>
        <w:t>_______________________</w:t>
      </w:r>
    </w:p>
    <w:p w14:paraId="458E6D19" w14:textId="77777777" w:rsidR="00C411E4" w:rsidRPr="00C230DA" w:rsidRDefault="00C411E4" w:rsidP="00C411E4">
      <w:pPr>
        <w:spacing w:line="240" w:lineRule="auto"/>
        <w:rPr>
          <w:rFonts w:asciiTheme="majorBidi" w:hAnsiTheme="majorBidi" w:cstheme="majorBidi"/>
          <w:color w:val="000000"/>
          <w:sz w:val="24"/>
          <w:szCs w:val="24"/>
        </w:rPr>
      </w:pPr>
      <w:r w:rsidRPr="00C230DA">
        <w:rPr>
          <w:rFonts w:asciiTheme="majorBidi" w:hAnsiTheme="majorBidi" w:cstheme="majorBidi"/>
          <w:color w:val="000000"/>
          <w:sz w:val="24"/>
          <w:szCs w:val="24"/>
        </w:rPr>
        <w:t>Dr. Salam A. Zummo</w:t>
      </w:r>
      <w:r w:rsidRPr="00C230DA">
        <w:rPr>
          <w:rFonts w:asciiTheme="majorBidi" w:hAnsiTheme="majorBidi" w:cstheme="majorBidi"/>
          <w:color w:val="000000"/>
          <w:sz w:val="24"/>
          <w:szCs w:val="24"/>
        </w:rPr>
        <w:br/>
        <w:t>Dean of Graduate Studies</w:t>
      </w:r>
    </w:p>
    <w:p w14:paraId="03FC4508" w14:textId="77777777" w:rsidR="00C411E4" w:rsidRPr="00C230DA" w:rsidRDefault="00C411E4" w:rsidP="00C411E4">
      <w:pPr>
        <w:spacing w:line="240" w:lineRule="auto"/>
        <w:rPr>
          <w:rFonts w:asciiTheme="majorBidi" w:hAnsiTheme="majorBidi" w:cstheme="majorBidi"/>
          <w:color w:val="000000"/>
          <w:sz w:val="24"/>
          <w:szCs w:val="24"/>
        </w:rPr>
      </w:pPr>
    </w:p>
    <w:p w14:paraId="7FF0FB6D" w14:textId="77777777" w:rsidR="00C411E4" w:rsidRPr="00C230DA" w:rsidRDefault="00C411E4" w:rsidP="00C411E4">
      <w:pPr>
        <w:pStyle w:val="Heading4"/>
        <w:rPr>
          <w:rFonts w:asciiTheme="majorBidi" w:eastAsia="Calibri" w:hAnsiTheme="majorBidi"/>
          <w:b/>
          <w:bCs/>
          <w:color w:val="000000"/>
          <w:sz w:val="24"/>
          <w:szCs w:val="24"/>
        </w:rPr>
      </w:pPr>
      <w:r w:rsidRPr="00C230DA">
        <w:rPr>
          <w:rFonts w:asciiTheme="majorBidi" w:eastAsia="Calibri" w:hAnsiTheme="majorBidi"/>
          <w:color w:val="000000"/>
          <w:sz w:val="24"/>
          <w:szCs w:val="24"/>
        </w:rPr>
        <w:t>__________________</w:t>
      </w:r>
      <w:r w:rsidRPr="00C230DA">
        <w:rPr>
          <w:rFonts w:asciiTheme="majorBidi" w:eastAsia="Calibri" w:hAnsiTheme="majorBidi"/>
          <w:color w:val="000000"/>
          <w:sz w:val="24"/>
          <w:szCs w:val="24"/>
        </w:rPr>
        <w:br/>
        <w:t>Date</w:t>
      </w:r>
    </w:p>
    <w:p w14:paraId="5AEA754A" w14:textId="77777777" w:rsidR="00C411E4" w:rsidRPr="00C230DA" w:rsidRDefault="00C411E4" w:rsidP="00C411E4">
      <w:pPr>
        <w:rPr>
          <w:rFonts w:asciiTheme="majorBidi" w:hAnsiTheme="majorBidi" w:cstheme="majorBidi"/>
          <w:sz w:val="24"/>
          <w:szCs w:val="24"/>
        </w:rPr>
      </w:pPr>
    </w:p>
    <w:p w14:paraId="6FA278EA" w14:textId="77777777" w:rsidR="00C411E4" w:rsidRPr="00C230DA" w:rsidRDefault="00C411E4" w:rsidP="00C411E4">
      <w:pPr>
        <w:rPr>
          <w:rFonts w:asciiTheme="majorBidi" w:hAnsiTheme="majorBidi" w:cstheme="majorBidi"/>
          <w:sz w:val="24"/>
          <w:szCs w:val="24"/>
        </w:rPr>
      </w:pPr>
    </w:p>
    <w:p w14:paraId="47058B77" w14:textId="77777777" w:rsidR="00C411E4" w:rsidRPr="00C230DA" w:rsidRDefault="00C411E4" w:rsidP="00C411E4">
      <w:pPr>
        <w:spacing w:line="240" w:lineRule="auto"/>
        <w:ind w:left="720"/>
        <w:rPr>
          <w:rFonts w:asciiTheme="majorBidi" w:hAnsiTheme="majorBidi" w:cstheme="majorBidi"/>
          <w:color w:val="000000" w:themeColor="text1"/>
          <w:sz w:val="24"/>
          <w:szCs w:val="24"/>
        </w:rPr>
      </w:pPr>
      <w:r w:rsidRPr="00C230DA">
        <w:rPr>
          <w:rFonts w:asciiTheme="majorBidi" w:hAnsiTheme="majorBidi" w:cstheme="majorBidi"/>
          <w:sz w:val="24"/>
          <w:szCs w:val="24"/>
        </w:rPr>
        <w:br w:type="column"/>
      </w:r>
      <w:r w:rsidRPr="00C230DA">
        <w:rPr>
          <w:rFonts w:asciiTheme="majorBidi" w:hAnsiTheme="majorBidi" w:cstheme="majorBidi"/>
          <w:color w:val="000000" w:themeColor="text1"/>
          <w:sz w:val="24"/>
          <w:szCs w:val="24"/>
        </w:rPr>
        <w:lastRenderedPageBreak/>
        <w:t>________________________</w:t>
      </w:r>
    </w:p>
    <w:p w14:paraId="3AC421C8" w14:textId="77777777" w:rsidR="00C411E4" w:rsidRPr="00C230DA" w:rsidRDefault="00C411E4" w:rsidP="00C411E4">
      <w:pPr>
        <w:spacing w:line="240" w:lineRule="auto"/>
        <w:ind w:left="720"/>
        <w:rPr>
          <w:rFonts w:asciiTheme="majorBidi" w:hAnsiTheme="majorBidi" w:cstheme="majorBidi"/>
          <w:color w:val="000000" w:themeColor="text1"/>
          <w:sz w:val="24"/>
          <w:szCs w:val="24"/>
        </w:rPr>
      </w:pPr>
      <w:r w:rsidRPr="00C230DA">
        <w:rPr>
          <w:rFonts w:asciiTheme="majorBidi" w:hAnsiTheme="majorBidi" w:cstheme="majorBidi"/>
          <w:color w:val="000000" w:themeColor="text1"/>
          <w:sz w:val="24"/>
          <w:szCs w:val="24"/>
        </w:rPr>
        <w:t xml:space="preserve">Dr. </w:t>
      </w:r>
      <w:permStart w:id="1880384240" w:edGrp="everyone"/>
      <w:r w:rsidRPr="00C230DA">
        <w:rPr>
          <w:rFonts w:asciiTheme="majorBidi" w:hAnsiTheme="majorBidi" w:cstheme="majorBidi"/>
          <w:color w:val="000000" w:themeColor="text1"/>
          <w:sz w:val="24"/>
          <w:szCs w:val="24"/>
        </w:rPr>
        <w:t>Moataz A. Ahmed</w:t>
      </w:r>
      <w:permEnd w:id="1880384240"/>
      <w:r w:rsidRPr="00C230DA">
        <w:rPr>
          <w:rFonts w:asciiTheme="majorBidi" w:hAnsiTheme="majorBidi" w:cstheme="majorBidi"/>
          <w:color w:val="000000" w:themeColor="text1"/>
          <w:sz w:val="24"/>
          <w:szCs w:val="24"/>
        </w:rPr>
        <w:br/>
        <w:t>(Advisor)</w:t>
      </w:r>
    </w:p>
    <w:p w14:paraId="1150CF6C" w14:textId="77777777" w:rsidR="00C411E4" w:rsidRPr="00C230DA" w:rsidRDefault="00C411E4" w:rsidP="00C411E4">
      <w:pPr>
        <w:spacing w:line="240" w:lineRule="auto"/>
        <w:ind w:left="720"/>
        <w:rPr>
          <w:rFonts w:asciiTheme="majorBidi" w:hAnsiTheme="majorBidi" w:cstheme="majorBidi"/>
          <w:color w:val="000000" w:themeColor="text1"/>
          <w:sz w:val="24"/>
          <w:szCs w:val="24"/>
        </w:rPr>
      </w:pPr>
    </w:p>
    <w:p w14:paraId="64322CF0" w14:textId="77777777" w:rsidR="00C411E4" w:rsidRPr="00C230DA" w:rsidRDefault="00C411E4" w:rsidP="00C411E4">
      <w:pPr>
        <w:spacing w:line="240" w:lineRule="auto"/>
        <w:ind w:left="720"/>
        <w:rPr>
          <w:rFonts w:asciiTheme="majorBidi" w:hAnsiTheme="majorBidi" w:cstheme="majorBidi"/>
          <w:color w:val="000000" w:themeColor="text1"/>
          <w:sz w:val="24"/>
          <w:szCs w:val="24"/>
        </w:rPr>
      </w:pPr>
      <w:r w:rsidRPr="00C230DA">
        <w:rPr>
          <w:rFonts w:asciiTheme="majorBidi" w:hAnsiTheme="majorBidi" w:cstheme="majorBidi"/>
          <w:color w:val="000000" w:themeColor="text1"/>
          <w:sz w:val="24"/>
          <w:szCs w:val="24"/>
        </w:rPr>
        <w:t>________________________</w:t>
      </w:r>
    </w:p>
    <w:p w14:paraId="73F2D0B2" w14:textId="5D69E713" w:rsidR="00C411E4" w:rsidRPr="00C230DA" w:rsidRDefault="00C411E4" w:rsidP="00C64CDD">
      <w:pPr>
        <w:spacing w:line="240" w:lineRule="auto"/>
        <w:ind w:left="720"/>
        <w:rPr>
          <w:rFonts w:asciiTheme="majorBidi" w:hAnsiTheme="majorBidi" w:cstheme="majorBidi"/>
          <w:color w:val="000000" w:themeColor="text1"/>
          <w:sz w:val="24"/>
          <w:szCs w:val="24"/>
        </w:rPr>
      </w:pPr>
      <w:r w:rsidRPr="00C230DA">
        <w:rPr>
          <w:rFonts w:asciiTheme="majorBidi" w:hAnsiTheme="majorBidi" w:cstheme="majorBidi"/>
          <w:color w:val="000000" w:themeColor="text1"/>
          <w:sz w:val="24"/>
          <w:szCs w:val="24"/>
        </w:rPr>
        <w:t xml:space="preserve">Dr. </w:t>
      </w:r>
      <w:permStart w:id="28670413" w:edGrp="everyone"/>
      <w:sdt>
        <w:sdtPr>
          <w:rPr>
            <w:rFonts w:asciiTheme="majorBidi" w:hAnsiTheme="majorBidi" w:cstheme="majorBidi"/>
            <w:color w:val="000000" w:themeColor="text1"/>
            <w:sz w:val="24"/>
            <w:szCs w:val="24"/>
          </w:rPr>
          <w:id w:val="-769240433"/>
          <w:placeholder>
            <w:docPart w:val="A3AD7EE2BB304C70B54FE41AE6440A1C"/>
          </w:placeholder>
          <w:text/>
        </w:sdtPr>
        <w:sdtEndPr/>
        <w:sdtContent>
          <w:r w:rsidRPr="00C230DA" w:rsidDel="00A45D01">
            <w:rPr>
              <w:rFonts w:asciiTheme="majorBidi" w:hAnsiTheme="majorBidi" w:cstheme="majorBidi"/>
              <w:color w:val="000000" w:themeColor="text1"/>
              <w:sz w:val="24"/>
              <w:szCs w:val="24"/>
            </w:rPr>
            <w:t>Jameleddine Hassine</w:t>
          </w:r>
          <w:permEnd w:id="28670413"/>
        </w:sdtContent>
      </w:sdt>
      <w:r w:rsidRPr="00C230DA">
        <w:rPr>
          <w:rFonts w:asciiTheme="majorBidi" w:hAnsiTheme="majorBidi" w:cstheme="majorBidi"/>
          <w:color w:val="000000" w:themeColor="text1"/>
          <w:sz w:val="24"/>
          <w:szCs w:val="24"/>
        </w:rPr>
        <w:br/>
        <w:t>(Member)</w:t>
      </w:r>
    </w:p>
    <w:p w14:paraId="453D30E1" w14:textId="77777777" w:rsidR="00C411E4" w:rsidRPr="00C230DA" w:rsidRDefault="00C411E4" w:rsidP="00C411E4">
      <w:pPr>
        <w:spacing w:line="240" w:lineRule="auto"/>
        <w:ind w:left="720"/>
        <w:rPr>
          <w:rFonts w:asciiTheme="majorBidi" w:hAnsiTheme="majorBidi" w:cstheme="majorBidi"/>
          <w:color w:val="000000" w:themeColor="text1"/>
          <w:sz w:val="24"/>
          <w:szCs w:val="24"/>
        </w:rPr>
      </w:pPr>
    </w:p>
    <w:p w14:paraId="5788F716" w14:textId="77777777" w:rsidR="00C411E4" w:rsidRPr="00C230DA" w:rsidRDefault="00C411E4" w:rsidP="00C411E4">
      <w:pPr>
        <w:spacing w:line="240" w:lineRule="auto"/>
        <w:ind w:left="720"/>
        <w:rPr>
          <w:rFonts w:asciiTheme="majorBidi" w:hAnsiTheme="majorBidi" w:cstheme="majorBidi"/>
          <w:color w:val="000000" w:themeColor="text1"/>
          <w:sz w:val="24"/>
          <w:szCs w:val="24"/>
        </w:rPr>
      </w:pPr>
      <w:r w:rsidRPr="00C230DA">
        <w:rPr>
          <w:rFonts w:asciiTheme="majorBidi" w:hAnsiTheme="majorBidi" w:cstheme="majorBidi"/>
          <w:color w:val="000000" w:themeColor="text1"/>
          <w:sz w:val="24"/>
          <w:szCs w:val="24"/>
        </w:rPr>
        <w:t>________________________</w:t>
      </w:r>
    </w:p>
    <w:p w14:paraId="3C7BEE8B" w14:textId="5443EC8F" w:rsidR="00C411E4" w:rsidRPr="00C154D5" w:rsidRDefault="00C411E4" w:rsidP="00C64CDD">
      <w:pPr>
        <w:spacing w:line="240" w:lineRule="auto"/>
        <w:ind w:left="720"/>
        <w:rPr>
          <w:color w:val="000000" w:themeColor="text1"/>
          <w:szCs w:val="24"/>
        </w:rPr>
      </w:pPr>
      <w:r w:rsidRPr="00C230DA">
        <w:rPr>
          <w:rFonts w:asciiTheme="majorBidi" w:hAnsiTheme="majorBidi" w:cstheme="majorBidi"/>
          <w:color w:val="000000" w:themeColor="text1"/>
          <w:sz w:val="24"/>
          <w:szCs w:val="24"/>
        </w:rPr>
        <w:t xml:space="preserve">Dr. </w:t>
      </w:r>
      <w:permStart w:id="762586341" w:edGrp="everyone"/>
      <w:sdt>
        <w:sdtPr>
          <w:rPr>
            <w:rFonts w:asciiTheme="majorBidi" w:hAnsiTheme="majorBidi" w:cstheme="majorBidi"/>
            <w:color w:val="000000" w:themeColor="text1"/>
            <w:sz w:val="24"/>
            <w:szCs w:val="24"/>
          </w:rPr>
          <w:id w:val="2056350652"/>
          <w:placeholder>
            <w:docPart w:val="5702D0A1A30545F58FBD913A5C8B6A88"/>
          </w:placeholder>
          <w:text/>
        </w:sdtPr>
        <w:sdtEndPr/>
        <w:sdtContent>
          <w:r w:rsidRPr="00C230DA" w:rsidDel="00A45D01">
            <w:rPr>
              <w:rFonts w:asciiTheme="majorBidi" w:hAnsiTheme="majorBidi" w:cstheme="majorBidi"/>
              <w:color w:val="000000" w:themeColor="text1"/>
              <w:sz w:val="24"/>
              <w:szCs w:val="24"/>
            </w:rPr>
            <w:t>Sajjad Mahmood</w:t>
          </w:r>
        </w:sdtContent>
      </w:sdt>
      <w:permEnd w:id="762586341"/>
      <w:r w:rsidRPr="00C230DA">
        <w:rPr>
          <w:rFonts w:asciiTheme="majorBidi" w:hAnsiTheme="majorBidi" w:cstheme="majorBidi"/>
          <w:color w:val="000000" w:themeColor="text1"/>
          <w:sz w:val="24"/>
          <w:szCs w:val="24"/>
        </w:rPr>
        <w:br/>
        <w:t>(Member)</w:t>
      </w:r>
    </w:p>
    <w:p w14:paraId="797B2562" w14:textId="77777777" w:rsidR="00C411E4" w:rsidRDefault="00C411E4" w:rsidP="00C411E4">
      <w:pPr>
        <w:spacing w:line="240" w:lineRule="auto"/>
        <w:ind w:left="720"/>
        <w:rPr>
          <w:color w:val="000000" w:themeColor="text1"/>
          <w:szCs w:val="24"/>
        </w:rPr>
      </w:pPr>
    </w:p>
    <w:p w14:paraId="0456071C" w14:textId="77777777" w:rsidR="00C411E4" w:rsidRPr="00E40226" w:rsidRDefault="00C411E4" w:rsidP="00C411E4">
      <w:pPr>
        <w:sectPr w:rsidR="00C411E4" w:rsidRPr="00E40226" w:rsidSect="003513D4">
          <w:type w:val="continuous"/>
          <w:pgSz w:w="12240" w:h="15840"/>
          <w:pgMar w:top="1440" w:right="1440" w:bottom="1440" w:left="2160" w:header="720" w:footer="720" w:gutter="0"/>
          <w:pgNumType w:fmt="upperRoman" w:start="1"/>
          <w:cols w:num="2" w:space="720"/>
          <w:titlePg/>
          <w:docGrid w:linePitch="360"/>
        </w:sectPr>
      </w:pPr>
    </w:p>
    <w:p w14:paraId="735B5CDD" w14:textId="77777777" w:rsidR="00C411E4" w:rsidRPr="00E40226" w:rsidRDefault="00C411E4" w:rsidP="00C411E4">
      <w:pPr>
        <w:spacing w:line="240" w:lineRule="auto"/>
        <w:ind w:left="720"/>
        <w:sectPr w:rsidR="00C411E4" w:rsidRPr="00E40226" w:rsidSect="003513D4">
          <w:type w:val="continuous"/>
          <w:pgSz w:w="12240" w:h="15840"/>
          <w:pgMar w:top="1440" w:right="1440" w:bottom="1440" w:left="2160" w:header="720" w:footer="720" w:gutter="0"/>
          <w:pgNumType w:fmt="upperRoman" w:start="1"/>
          <w:cols w:num="2" w:space="720"/>
          <w:titlePg/>
          <w:docGrid w:linePitch="360"/>
        </w:sectPr>
      </w:pPr>
      <w:r>
        <w:lastRenderedPageBreak/>
        <w:br w:type="column"/>
      </w:r>
    </w:p>
    <w:p w14:paraId="1306841F" w14:textId="77777777" w:rsidR="00C411E4" w:rsidRDefault="00C411E4" w:rsidP="00C411E4">
      <w:pPr>
        <w:pStyle w:val="Heading1"/>
        <w:jc w:val="center"/>
      </w:pPr>
    </w:p>
    <w:p w14:paraId="7C075A39" w14:textId="77777777" w:rsidR="00C411E4" w:rsidRDefault="00C411E4" w:rsidP="00C411E4">
      <w:pPr>
        <w:pStyle w:val="Heading1"/>
        <w:jc w:val="center"/>
      </w:pPr>
    </w:p>
    <w:p w14:paraId="411D290E" w14:textId="77777777" w:rsidR="00C411E4" w:rsidRDefault="00C411E4" w:rsidP="00C411E4">
      <w:pPr>
        <w:pStyle w:val="Heading1"/>
        <w:jc w:val="center"/>
      </w:pPr>
    </w:p>
    <w:p w14:paraId="16BCCABE" w14:textId="77777777" w:rsidR="00C411E4" w:rsidRDefault="00C411E4" w:rsidP="00C411E4">
      <w:pPr>
        <w:pStyle w:val="Heading1"/>
        <w:jc w:val="center"/>
      </w:pPr>
    </w:p>
    <w:p w14:paraId="63BA8787" w14:textId="77777777" w:rsidR="00C411E4" w:rsidRDefault="00C411E4" w:rsidP="00C411E4"/>
    <w:p w14:paraId="05EE4234" w14:textId="77777777" w:rsidR="00C411E4" w:rsidRDefault="00C411E4" w:rsidP="00C411E4">
      <w:pPr>
        <w:jc w:val="center"/>
        <w:rPr>
          <w:rFonts w:ascii="Calibri" w:hAnsi="Calibri" w:cs="Calibri"/>
        </w:rPr>
      </w:pPr>
    </w:p>
    <w:p w14:paraId="206E778B" w14:textId="77777777" w:rsidR="00C411E4" w:rsidRPr="0087236A" w:rsidRDefault="00C411E4" w:rsidP="00C411E4">
      <w:pPr>
        <w:jc w:val="center"/>
        <w:rPr>
          <w:rFonts w:asciiTheme="majorBidi" w:hAnsiTheme="majorBidi" w:cstheme="majorBidi"/>
          <w:sz w:val="24"/>
          <w:szCs w:val="24"/>
        </w:rPr>
      </w:pPr>
      <w:r w:rsidRPr="0087236A">
        <w:rPr>
          <w:rFonts w:asciiTheme="majorBidi" w:hAnsiTheme="majorBidi" w:cstheme="majorBidi"/>
          <w:sz w:val="24"/>
          <w:szCs w:val="24"/>
        </w:rPr>
        <w:t xml:space="preserve">© </w:t>
      </w:r>
      <w:sdt>
        <w:sdtPr>
          <w:rPr>
            <w:rFonts w:asciiTheme="majorBidi" w:hAnsiTheme="majorBidi" w:cstheme="majorBidi"/>
            <w:sz w:val="24"/>
            <w:szCs w:val="24"/>
          </w:rPr>
          <w:id w:val="866521549"/>
          <w:placeholder>
            <w:docPart w:val="3E2B048A120C49B79DB7F31582BBF684"/>
          </w:placeholder>
        </w:sdtPr>
        <w:sdtEndPr/>
        <w:sdtContent>
          <w:r w:rsidRPr="0087236A">
            <w:rPr>
              <w:rFonts w:asciiTheme="majorBidi" w:hAnsiTheme="majorBidi" w:cstheme="majorBidi"/>
              <w:sz w:val="24"/>
              <w:szCs w:val="24"/>
            </w:rPr>
            <w:t>Hayatullahi Bolaji Adeyemo</w:t>
          </w:r>
        </w:sdtContent>
      </w:sdt>
    </w:p>
    <w:p w14:paraId="48ECE13E" w14:textId="4E38FEEC" w:rsidR="00C411E4" w:rsidRPr="0087236A" w:rsidRDefault="003A068B" w:rsidP="00C64CDD">
      <w:pPr>
        <w:jc w:val="center"/>
        <w:rPr>
          <w:rFonts w:asciiTheme="majorBidi" w:hAnsiTheme="majorBidi" w:cstheme="majorBidi"/>
          <w:sz w:val="24"/>
          <w:szCs w:val="24"/>
        </w:rPr>
      </w:pPr>
      <w:sdt>
        <w:sdtPr>
          <w:rPr>
            <w:rFonts w:asciiTheme="majorBidi" w:hAnsiTheme="majorBidi" w:cstheme="majorBidi"/>
            <w:sz w:val="24"/>
            <w:szCs w:val="24"/>
          </w:rPr>
          <w:id w:val="476330973"/>
          <w:placeholder>
            <w:docPart w:val="87755D2AA7DD4DF29C4B2060DACC4EE3"/>
          </w:placeholder>
          <w:text/>
        </w:sdtPr>
        <w:sdtEndPr/>
        <w:sdtContent>
          <w:r w:rsidR="00C411E4" w:rsidRPr="0087236A" w:rsidDel="00A45D01">
            <w:rPr>
              <w:rFonts w:asciiTheme="majorBidi" w:hAnsiTheme="majorBidi" w:cstheme="majorBidi"/>
              <w:sz w:val="24"/>
              <w:szCs w:val="24"/>
            </w:rPr>
            <w:t>2018</w:t>
          </w:r>
        </w:sdtContent>
      </w:sdt>
    </w:p>
    <w:p w14:paraId="4289E7E2" w14:textId="77777777" w:rsidR="00C411E4" w:rsidRDefault="00C411E4" w:rsidP="00C411E4">
      <w:pPr>
        <w:jc w:val="center"/>
      </w:pPr>
    </w:p>
    <w:p w14:paraId="3F919335" w14:textId="77777777" w:rsidR="00C411E4" w:rsidRDefault="00C411E4" w:rsidP="00C411E4">
      <w:pPr>
        <w:jc w:val="center"/>
      </w:pPr>
    </w:p>
    <w:p w14:paraId="4EC92461" w14:textId="77777777" w:rsidR="00C411E4" w:rsidRDefault="00C411E4" w:rsidP="00C411E4"/>
    <w:p w14:paraId="15858C0F" w14:textId="77777777" w:rsidR="00C411E4" w:rsidRDefault="00C411E4" w:rsidP="00C411E4"/>
    <w:p w14:paraId="3F5AE7BA" w14:textId="77777777" w:rsidR="00C411E4" w:rsidRDefault="00C411E4" w:rsidP="00C411E4"/>
    <w:p w14:paraId="1D78A0F7" w14:textId="77777777" w:rsidR="00C411E4" w:rsidRDefault="00C411E4" w:rsidP="00C411E4"/>
    <w:p w14:paraId="37C3E7C4" w14:textId="77777777" w:rsidR="00C411E4" w:rsidRDefault="00C411E4" w:rsidP="00C411E4"/>
    <w:p w14:paraId="719F2158" w14:textId="77777777" w:rsidR="00C411E4" w:rsidRDefault="00C411E4" w:rsidP="00C411E4"/>
    <w:p w14:paraId="00CF1054" w14:textId="77777777" w:rsidR="00C411E4" w:rsidRDefault="00C411E4" w:rsidP="00C411E4"/>
    <w:p w14:paraId="22B21499" w14:textId="77777777" w:rsidR="00C411E4" w:rsidRDefault="00C411E4" w:rsidP="00C411E4"/>
    <w:p w14:paraId="24CD0043" w14:textId="77777777" w:rsidR="00C411E4" w:rsidRDefault="00C411E4" w:rsidP="00C411E4"/>
    <w:p w14:paraId="678FBEAD" w14:textId="77777777" w:rsidR="00C411E4" w:rsidRDefault="00C411E4" w:rsidP="00C411E4"/>
    <w:p w14:paraId="1092DB1D" w14:textId="77777777" w:rsidR="00C411E4" w:rsidRPr="00B45F60" w:rsidRDefault="00C411E4" w:rsidP="00C411E4"/>
    <w:p w14:paraId="6CECA4AD" w14:textId="77777777" w:rsidR="00C411E4" w:rsidRDefault="00C411E4" w:rsidP="00C411E4"/>
    <w:p w14:paraId="4D766314" w14:textId="77777777" w:rsidR="00C411E4" w:rsidRDefault="00C411E4" w:rsidP="00C411E4"/>
    <w:p w14:paraId="51C3D533" w14:textId="77777777" w:rsidR="00C411E4" w:rsidRDefault="00C411E4" w:rsidP="00C411E4"/>
    <w:p w14:paraId="60D6E4AF" w14:textId="77777777" w:rsidR="00C411E4" w:rsidRDefault="00C411E4" w:rsidP="00C411E4"/>
    <w:p w14:paraId="2F1001A4" w14:textId="77777777" w:rsidR="00C411E4" w:rsidRDefault="00C411E4" w:rsidP="00C411E4"/>
    <w:p w14:paraId="141BB1EB" w14:textId="77777777" w:rsidR="00C411E4" w:rsidRDefault="00C411E4" w:rsidP="00C411E4"/>
    <w:p w14:paraId="058546D6" w14:textId="77777777" w:rsidR="00C411E4" w:rsidRDefault="00C411E4" w:rsidP="00C411E4"/>
    <w:p w14:paraId="64FB37A3" w14:textId="77777777" w:rsidR="00C411E4" w:rsidRDefault="00C411E4" w:rsidP="00C411E4"/>
    <w:p w14:paraId="14925563" w14:textId="77777777" w:rsidR="00C411E4" w:rsidRDefault="00C411E4" w:rsidP="00C411E4"/>
    <w:permStart w:id="1286538968" w:edGrp="everyone" w:displacedByCustomXml="next"/>
    <w:sdt>
      <w:sdtPr>
        <w:rPr>
          <w:rFonts w:asciiTheme="majorBidi" w:hAnsiTheme="majorBidi" w:cstheme="majorBidi"/>
          <w:sz w:val="24"/>
          <w:szCs w:val="24"/>
        </w:rPr>
        <w:id w:val="523142568"/>
        <w:placeholder>
          <w:docPart w:val="28933257C6FB4A2CB764F21E7020FA95"/>
        </w:placeholder>
      </w:sdtPr>
      <w:sdtEndPr/>
      <w:sdtContent>
        <w:p w14:paraId="4CE28364" w14:textId="77777777" w:rsidR="00C411E4" w:rsidRPr="0087236A" w:rsidRDefault="00C411E4" w:rsidP="00C411E4">
          <w:pPr>
            <w:jc w:val="center"/>
            <w:rPr>
              <w:rFonts w:asciiTheme="majorBidi" w:hAnsiTheme="majorBidi" w:cstheme="majorBidi"/>
              <w:sz w:val="24"/>
              <w:szCs w:val="24"/>
            </w:rPr>
          </w:pPr>
          <w:r w:rsidRPr="0087236A">
            <w:rPr>
              <w:rFonts w:asciiTheme="majorBidi" w:hAnsiTheme="majorBidi" w:cstheme="majorBidi"/>
              <w:sz w:val="24"/>
              <w:szCs w:val="24"/>
            </w:rPr>
            <w:t>I dedicate this thesis to my parents and my late maternal grandmother</w:t>
          </w:r>
        </w:p>
      </w:sdtContent>
    </w:sdt>
    <w:permEnd w:id="1286538968"/>
    <w:p w14:paraId="28D777A9" w14:textId="77777777" w:rsidR="00C411E4" w:rsidRDefault="00C411E4" w:rsidP="00C411E4">
      <w:pPr>
        <w:pStyle w:val="Heading1"/>
        <w:jc w:val="center"/>
      </w:pPr>
    </w:p>
    <w:p w14:paraId="6D164A2F" w14:textId="77777777" w:rsidR="00C411E4" w:rsidRDefault="00C411E4" w:rsidP="00C411E4">
      <w:pPr>
        <w:pStyle w:val="Heading1"/>
        <w:jc w:val="center"/>
      </w:pPr>
    </w:p>
    <w:p w14:paraId="0B28EB55" w14:textId="77777777" w:rsidR="00C411E4" w:rsidRDefault="00C411E4" w:rsidP="00C411E4">
      <w:pPr>
        <w:pStyle w:val="Heading1"/>
        <w:jc w:val="center"/>
      </w:pPr>
    </w:p>
    <w:p w14:paraId="3BD8D1E7" w14:textId="77777777" w:rsidR="00C411E4" w:rsidRDefault="00C411E4" w:rsidP="00C411E4">
      <w:pPr>
        <w:pStyle w:val="Heading1"/>
        <w:jc w:val="center"/>
      </w:pPr>
    </w:p>
    <w:p w14:paraId="07F96356" w14:textId="77777777" w:rsidR="00C411E4" w:rsidRDefault="00C411E4" w:rsidP="00C411E4">
      <w:pPr>
        <w:pStyle w:val="Heading1"/>
        <w:jc w:val="center"/>
      </w:pPr>
    </w:p>
    <w:p w14:paraId="05649A9C" w14:textId="77777777" w:rsidR="00C411E4" w:rsidRDefault="00C411E4" w:rsidP="00C411E4">
      <w:pPr>
        <w:spacing w:after="0" w:line="240" w:lineRule="auto"/>
        <w:rPr>
          <w:rFonts w:eastAsia="Times New Roman"/>
          <w:b/>
          <w:bCs/>
          <w:sz w:val="32"/>
          <w:szCs w:val="28"/>
        </w:rPr>
      </w:pPr>
      <w:r>
        <w:br w:type="page"/>
      </w:r>
    </w:p>
    <w:p w14:paraId="7F8C0745" w14:textId="77777777" w:rsidR="00C411E4" w:rsidRPr="009D76A5" w:rsidRDefault="00C411E4" w:rsidP="00C411E4">
      <w:pPr>
        <w:pStyle w:val="Heading1"/>
        <w:jc w:val="center"/>
      </w:pPr>
      <w:bookmarkStart w:id="3" w:name="_Toc442623099"/>
      <w:bookmarkStart w:id="4" w:name="_Toc506718089"/>
      <w:bookmarkStart w:id="5" w:name="_Toc208803838"/>
      <w:bookmarkStart w:id="6" w:name="_Toc442623100"/>
      <w:bookmarkEnd w:id="0"/>
      <w:bookmarkEnd w:id="1"/>
      <w:permStart w:id="84487130" w:edGrp="everyone"/>
      <w:r w:rsidRPr="009D76A5">
        <w:lastRenderedPageBreak/>
        <w:t>ACKNOWLEDGMENTS</w:t>
      </w:r>
      <w:bookmarkEnd w:id="3"/>
      <w:bookmarkEnd w:id="4"/>
    </w:p>
    <w:p w14:paraId="39FFCF8A" w14:textId="77777777" w:rsidR="00C411E4" w:rsidRDefault="00C411E4" w:rsidP="00C411E4">
      <w:pPr>
        <w:spacing w:line="480" w:lineRule="auto"/>
        <w:jc w:val="both"/>
        <w:rPr>
          <w:rFonts w:asciiTheme="majorBidi" w:hAnsiTheme="majorBidi" w:cstheme="majorBidi"/>
          <w:sz w:val="24"/>
          <w:szCs w:val="24"/>
        </w:rPr>
      </w:pPr>
      <w:r w:rsidRPr="00E82C7E">
        <w:rPr>
          <w:rFonts w:asciiTheme="majorBidi" w:hAnsiTheme="majorBidi" w:cstheme="majorBidi"/>
          <w:sz w:val="24"/>
          <w:szCs w:val="24"/>
        </w:rPr>
        <w:t xml:space="preserve">All praise which is abundant, excellent and blessed is due to Allah (SWT), The Most Compassionate, The Most Merciful. </w:t>
      </w:r>
      <w:r>
        <w:rPr>
          <w:rFonts w:asciiTheme="majorBidi" w:hAnsiTheme="majorBidi" w:cstheme="majorBidi"/>
          <w:sz w:val="24"/>
          <w:szCs w:val="24"/>
        </w:rPr>
        <w:t xml:space="preserve">To Him belongs all praise and thanks in its entirety. </w:t>
      </w:r>
      <w:r w:rsidRPr="00E82C7E">
        <w:rPr>
          <w:rFonts w:asciiTheme="majorBidi" w:hAnsiTheme="majorBidi" w:cstheme="majorBidi"/>
          <w:sz w:val="24"/>
          <w:szCs w:val="24"/>
        </w:rPr>
        <w:t>I thank Allah for everything.</w:t>
      </w:r>
      <w:r>
        <w:rPr>
          <w:rFonts w:asciiTheme="majorBidi" w:hAnsiTheme="majorBidi" w:cstheme="majorBidi"/>
          <w:sz w:val="24"/>
          <w:szCs w:val="24"/>
        </w:rPr>
        <w:t xml:space="preserve"> </w:t>
      </w:r>
    </w:p>
    <w:p w14:paraId="25C9A326" w14:textId="77777777" w:rsidR="00C411E4" w:rsidRDefault="00C411E4" w:rsidP="00C411E4">
      <w:pPr>
        <w:spacing w:line="480" w:lineRule="auto"/>
        <w:jc w:val="both"/>
        <w:rPr>
          <w:rFonts w:asciiTheme="majorBidi" w:hAnsiTheme="majorBidi" w:cstheme="majorBidi"/>
          <w:sz w:val="24"/>
          <w:szCs w:val="24"/>
        </w:rPr>
      </w:pPr>
      <w:r>
        <w:rPr>
          <w:rFonts w:asciiTheme="majorBidi" w:hAnsiTheme="majorBidi" w:cstheme="majorBidi"/>
          <w:sz w:val="24"/>
          <w:szCs w:val="24"/>
        </w:rPr>
        <w:t>Then I thank my parents for their love, moral, emotional and financial support.</w:t>
      </w:r>
    </w:p>
    <w:p w14:paraId="43849D41" w14:textId="77777777" w:rsidR="00C411E4" w:rsidRDefault="00C411E4" w:rsidP="00C411E4">
      <w:pPr>
        <w:spacing w:line="480" w:lineRule="auto"/>
        <w:jc w:val="both"/>
        <w:rPr>
          <w:rFonts w:asciiTheme="majorBidi" w:hAnsiTheme="majorBidi" w:cstheme="majorBidi"/>
          <w:sz w:val="24"/>
          <w:szCs w:val="24"/>
        </w:rPr>
      </w:pPr>
      <w:r>
        <w:rPr>
          <w:rFonts w:asciiTheme="majorBidi" w:hAnsiTheme="majorBidi" w:cstheme="majorBidi"/>
          <w:sz w:val="24"/>
          <w:szCs w:val="24"/>
        </w:rPr>
        <w:t>I also thoughtfully thank my advisor, Dr. Moataz Ahmed, whom under his guidance, constructive criticisms, and gentle pushes I am able to complete this research work. I thank him for his inspiration, advice and encouragement. His jokes on concepts like ‘No pain, no gain’, ‘No free lunch’ had really kept me striving to proceed in this research, when solving some problems in this research seems like unachievable. I also show my sincere recognitions to my thesis committee members Dr. Jameleddine Hassine and Dr. Sajjad Mahmood who taught me some of the foundational courses upon which this research was built.</w:t>
      </w:r>
    </w:p>
    <w:p w14:paraId="5191A625" w14:textId="77777777" w:rsidR="00C411E4" w:rsidRDefault="00C411E4" w:rsidP="00C411E4">
      <w:pPr>
        <w:spacing w:line="480" w:lineRule="auto"/>
        <w:jc w:val="both"/>
        <w:rPr>
          <w:rFonts w:asciiTheme="majorBidi" w:hAnsiTheme="majorBidi" w:cstheme="majorBidi"/>
          <w:sz w:val="24"/>
          <w:szCs w:val="24"/>
        </w:rPr>
      </w:pPr>
      <w:r>
        <w:rPr>
          <w:rFonts w:asciiTheme="majorBidi" w:hAnsiTheme="majorBidi" w:cstheme="majorBidi"/>
          <w:sz w:val="24"/>
          <w:szCs w:val="24"/>
        </w:rPr>
        <w:t>I will not forget the effort of my wonderful life-companion, soul mate and consort for her affection, understanding, encouragement, support and prayers. She is indeed a friend in need.</w:t>
      </w:r>
    </w:p>
    <w:p w14:paraId="5B9FC9FB" w14:textId="77777777" w:rsidR="00C411E4" w:rsidRDefault="00C411E4" w:rsidP="00C411E4">
      <w:pPr>
        <w:spacing w:line="480" w:lineRule="auto"/>
        <w:jc w:val="both"/>
        <w:rPr>
          <w:rFonts w:asciiTheme="majorBidi" w:hAnsiTheme="majorBidi" w:cstheme="majorBidi"/>
          <w:sz w:val="24"/>
          <w:szCs w:val="24"/>
        </w:rPr>
      </w:pPr>
      <w:r>
        <w:rPr>
          <w:rFonts w:asciiTheme="majorBidi" w:hAnsiTheme="majorBidi" w:cstheme="majorBidi"/>
          <w:sz w:val="24"/>
          <w:szCs w:val="24"/>
        </w:rPr>
        <w:t>My acknowledgment would be incomplete if I fail to recognize the effort of Dr. Muhammad Sulayman of Graduate Studies, King Fahd University of Petroleum and Minerals, Kingdom of Saudi Arabia. I am also indebted to the Nigerian Community at KFUPM for making this environment a home abroad for me. I thank my friends and those who have assisted in one way or the other. To you all, I say Jazaakumullaahu khayran.</w:t>
      </w:r>
    </w:p>
    <w:p w14:paraId="1C149BA5" w14:textId="5BC97F7C" w:rsidR="00C411E4" w:rsidRDefault="00C411E4" w:rsidP="00C411E4">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Lastly, all praise and perfection </w:t>
      </w:r>
      <w:r w:rsidR="00DC102A">
        <w:rPr>
          <w:rFonts w:asciiTheme="majorBidi" w:hAnsiTheme="majorBidi" w:cstheme="majorBidi"/>
          <w:sz w:val="24"/>
          <w:szCs w:val="24"/>
        </w:rPr>
        <w:t>i</w:t>
      </w:r>
      <w:bookmarkStart w:id="7" w:name="_GoBack"/>
      <w:bookmarkEnd w:id="7"/>
      <w:r>
        <w:rPr>
          <w:rFonts w:asciiTheme="majorBidi" w:hAnsiTheme="majorBidi" w:cstheme="majorBidi"/>
          <w:sz w:val="24"/>
          <w:szCs w:val="24"/>
        </w:rPr>
        <w:t>s due to Allah, The Most Gracious, The Most Merciful.</w:t>
      </w:r>
    </w:p>
    <w:p w14:paraId="7006E971" w14:textId="77777777" w:rsidR="00C411E4" w:rsidRPr="0003772F" w:rsidRDefault="00C411E4" w:rsidP="00C411E4">
      <w:pPr>
        <w:pStyle w:val="Heading1"/>
        <w:jc w:val="center"/>
      </w:pPr>
      <w:bookmarkStart w:id="8" w:name="_Toc506718090"/>
      <w:r w:rsidRPr="0003772F">
        <w:lastRenderedPageBreak/>
        <w:t>TABLE OF CONTENTS</w:t>
      </w:r>
      <w:bookmarkEnd w:id="5"/>
      <w:bookmarkEnd w:id="6"/>
      <w:bookmarkEnd w:id="8"/>
    </w:p>
    <w:bookmarkStart w:id="9" w:name="_Toc283583924" w:displacedByCustomXml="next"/>
    <w:bookmarkStart w:id="10" w:name="_Toc300570119" w:displacedByCustomXml="next"/>
    <w:sdt>
      <w:sdtPr>
        <w:rPr>
          <w:rFonts w:asciiTheme="minorHAnsi" w:eastAsiaTheme="minorHAnsi" w:hAnsiTheme="minorHAnsi" w:cstheme="minorBidi"/>
          <w:color w:val="auto"/>
          <w:sz w:val="22"/>
          <w:szCs w:val="22"/>
        </w:rPr>
        <w:id w:val="-1266384903"/>
        <w:docPartObj>
          <w:docPartGallery w:val="Table of Contents"/>
          <w:docPartUnique/>
        </w:docPartObj>
      </w:sdtPr>
      <w:sdtEndPr>
        <w:rPr>
          <w:b/>
          <w:bCs/>
          <w:noProof/>
        </w:rPr>
      </w:sdtEndPr>
      <w:sdtContent>
        <w:p w14:paraId="54368D49" w14:textId="77777777" w:rsidR="00C411E4" w:rsidRPr="0087236A" w:rsidRDefault="00C411E4" w:rsidP="00C411E4">
          <w:pPr>
            <w:pStyle w:val="TOCHeading"/>
            <w:rPr>
              <w:rFonts w:asciiTheme="majorBidi" w:hAnsiTheme="majorBidi"/>
            </w:rPr>
          </w:pPr>
          <w:r w:rsidRPr="0087236A">
            <w:rPr>
              <w:rFonts w:asciiTheme="majorBidi" w:hAnsiTheme="majorBidi"/>
            </w:rPr>
            <w:t>Contents</w:t>
          </w:r>
        </w:p>
        <w:p w14:paraId="7A2B2EC2" w14:textId="02166564" w:rsidR="00382257" w:rsidRDefault="00C411E4">
          <w:pPr>
            <w:pStyle w:val="TOC1"/>
            <w:rPr>
              <w:ins w:id="11" w:author="H. B. Adeyemo" w:date="2018-02-18T11:52:00Z"/>
              <w:rFonts w:eastAsiaTheme="minorEastAsia"/>
              <w:noProof/>
            </w:rPr>
          </w:pPr>
          <w:r w:rsidRPr="0087236A">
            <w:rPr>
              <w:rFonts w:asciiTheme="majorBidi" w:hAnsiTheme="majorBidi" w:cstheme="majorBidi"/>
            </w:rPr>
            <w:fldChar w:fldCharType="begin"/>
          </w:r>
          <w:r w:rsidRPr="0087236A">
            <w:rPr>
              <w:rFonts w:asciiTheme="majorBidi" w:hAnsiTheme="majorBidi" w:cstheme="majorBidi"/>
            </w:rPr>
            <w:instrText xml:space="preserve"> TOC \o "1-3" \h \z \u </w:instrText>
          </w:r>
          <w:r w:rsidRPr="0087236A">
            <w:rPr>
              <w:rFonts w:asciiTheme="majorBidi" w:hAnsiTheme="majorBidi" w:cstheme="majorBidi"/>
            </w:rPr>
            <w:fldChar w:fldCharType="separate"/>
          </w:r>
          <w:ins w:id="12" w:author="H. B. Adeyemo" w:date="2018-02-18T11:52:00Z">
            <w:r w:rsidR="00382257" w:rsidRPr="00E272D5">
              <w:rPr>
                <w:rStyle w:val="Hyperlink"/>
                <w:noProof/>
              </w:rPr>
              <w:fldChar w:fldCharType="begin"/>
            </w:r>
            <w:r w:rsidR="00382257" w:rsidRPr="00E272D5">
              <w:rPr>
                <w:rStyle w:val="Hyperlink"/>
                <w:noProof/>
              </w:rPr>
              <w:instrText xml:space="preserve"> </w:instrText>
            </w:r>
            <w:r w:rsidR="00382257">
              <w:rPr>
                <w:noProof/>
              </w:rPr>
              <w:instrText>HYPERLINK \l "_Toc506718089"</w:instrText>
            </w:r>
            <w:r w:rsidR="00382257" w:rsidRPr="00E272D5">
              <w:rPr>
                <w:rStyle w:val="Hyperlink"/>
                <w:noProof/>
              </w:rPr>
              <w:instrText xml:space="preserve"> </w:instrText>
            </w:r>
            <w:r w:rsidR="00382257" w:rsidRPr="00E272D5">
              <w:rPr>
                <w:rStyle w:val="Hyperlink"/>
                <w:noProof/>
              </w:rPr>
              <w:fldChar w:fldCharType="separate"/>
            </w:r>
            <w:r w:rsidR="00382257" w:rsidRPr="00E272D5">
              <w:rPr>
                <w:rStyle w:val="Hyperlink"/>
                <w:noProof/>
              </w:rPr>
              <w:t>ACKNOWLEDGMENTS</w:t>
            </w:r>
            <w:r w:rsidR="00382257">
              <w:rPr>
                <w:noProof/>
                <w:webHidden/>
              </w:rPr>
              <w:tab/>
            </w:r>
            <w:r w:rsidR="00382257">
              <w:rPr>
                <w:noProof/>
                <w:webHidden/>
              </w:rPr>
              <w:fldChar w:fldCharType="begin"/>
            </w:r>
            <w:r w:rsidR="00382257">
              <w:rPr>
                <w:noProof/>
                <w:webHidden/>
              </w:rPr>
              <w:instrText xml:space="preserve"> PAGEREF _Toc506718089 \h </w:instrText>
            </w:r>
          </w:ins>
          <w:r w:rsidR="00382257">
            <w:rPr>
              <w:noProof/>
              <w:webHidden/>
            </w:rPr>
          </w:r>
          <w:r w:rsidR="00382257">
            <w:rPr>
              <w:noProof/>
              <w:webHidden/>
            </w:rPr>
            <w:fldChar w:fldCharType="separate"/>
          </w:r>
          <w:r w:rsidR="001101E6">
            <w:rPr>
              <w:noProof/>
              <w:webHidden/>
            </w:rPr>
            <w:t>v</w:t>
          </w:r>
          <w:ins w:id="13" w:author="H. B. Adeyemo" w:date="2018-02-18T11:52:00Z">
            <w:r w:rsidR="00382257">
              <w:rPr>
                <w:noProof/>
                <w:webHidden/>
              </w:rPr>
              <w:fldChar w:fldCharType="end"/>
            </w:r>
            <w:r w:rsidR="00382257" w:rsidRPr="00E272D5">
              <w:rPr>
                <w:rStyle w:val="Hyperlink"/>
                <w:noProof/>
              </w:rPr>
              <w:fldChar w:fldCharType="end"/>
            </w:r>
          </w:ins>
        </w:p>
        <w:p w14:paraId="65ADBAD1" w14:textId="7FB49874" w:rsidR="00382257" w:rsidRDefault="00382257">
          <w:pPr>
            <w:pStyle w:val="TOC1"/>
            <w:rPr>
              <w:ins w:id="14" w:author="H. B. Adeyemo" w:date="2018-02-18T11:52:00Z"/>
              <w:rFonts w:eastAsiaTheme="minorEastAsia"/>
              <w:noProof/>
            </w:rPr>
          </w:pPr>
          <w:ins w:id="15"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"_Toc506718090"</w:instrText>
            </w:r>
            <w:r w:rsidRPr="00E272D5">
              <w:rPr>
                <w:rStyle w:val="Hyperlink"/>
                <w:noProof/>
              </w:rPr>
              <w:instrText xml:space="preserve"> </w:instrText>
            </w:r>
            <w:r w:rsidRPr="00E272D5">
              <w:rPr>
                <w:rStyle w:val="Hyperlink"/>
                <w:noProof/>
              </w:rPr>
              <w:fldChar w:fldCharType="separate"/>
            </w:r>
            <w:r w:rsidRPr="00E272D5">
              <w:rPr>
                <w:rStyle w:val="Hyperlink"/>
                <w:noProof/>
              </w:rPr>
              <w:t>TABLE OF CONTENTS</w:t>
            </w:r>
            <w:r>
              <w:rPr>
                <w:noProof/>
                <w:webHidden/>
              </w:rPr>
              <w:tab/>
            </w:r>
            <w:r>
              <w:rPr>
                <w:noProof/>
                <w:webHidden/>
              </w:rPr>
              <w:fldChar w:fldCharType="begin"/>
            </w:r>
            <w:r>
              <w:rPr>
                <w:noProof/>
                <w:webHidden/>
              </w:rPr>
              <w:instrText xml:space="preserve"> PAGEREF _Toc506718090 \h </w:instrText>
            </w:r>
          </w:ins>
          <w:r>
            <w:rPr>
              <w:noProof/>
              <w:webHidden/>
            </w:rPr>
          </w:r>
          <w:r>
            <w:rPr>
              <w:noProof/>
              <w:webHidden/>
            </w:rPr>
            <w:fldChar w:fldCharType="separate"/>
          </w:r>
          <w:r w:rsidR="001101E6">
            <w:rPr>
              <w:noProof/>
              <w:webHidden/>
            </w:rPr>
            <w:t>vi</w:t>
          </w:r>
          <w:ins w:id="16" w:author="H. B. Adeyemo" w:date="2018-02-18T11:52:00Z">
            <w:r>
              <w:rPr>
                <w:noProof/>
                <w:webHidden/>
              </w:rPr>
              <w:fldChar w:fldCharType="end"/>
            </w:r>
            <w:r w:rsidRPr="00E272D5">
              <w:rPr>
                <w:rStyle w:val="Hyperlink"/>
                <w:noProof/>
              </w:rPr>
              <w:fldChar w:fldCharType="end"/>
            </w:r>
          </w:ins>
        </w:p>
        <w:p w14:paraId="54E4C4F5" w14:textId="75FB5302" w:rsidR="00382257" w:rsidRDefault="00382257">
          <w:pPr>
            <w:pStyle w:val="TOC1"/>
            <w:rPr>
              <w:ins w:id="17" w:author="H. B. Adeyemo" w:date="2018-02-18T11:52:00Z"/>
              <w:rFonts w:eastAsiaTheme="minorEastAsia"/>
              <w:noProof/>
            </w:rPr>
          </w:pPr>
          <w:ins w:id="18"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"_Toc506718091"</w:instrText>
            </w:r>
            <w:r w:rsidRPr="00E272D5">
              <w:rPr>
                <w:rStyle w:val="Hyperlink"/>
                <w:noProof/>
              </w:rPr>
              <w:instrText xml:space="preserve"> </w:instrText>
            </w:r>
            <w:r w:rsidRPr="00E272D5">
              <w:rPr>
                <w:rStyle w:val="Hyperlink"/>
                <w:noProof/>
              </w:rPr>
              <w:fldChar w:fldCharType="separate"/>
            </w:r>
            <w:r w:rsidRPr="00E272D5">
              <w:rPr>
                <w:rStyle w:val="Hyperlink"/>
                <w:noProof/>
              </w:rPr>
              <w:t>LIST OF TABLES</w:t>
            </w:r>
            <w:r>
              <w:rPr>
                <w:noProof/>
                <w:webHidden/>
              </w:rPr>
              <w:tab/>
            </w:r>
            <w:r>
              <w:rPr>
                <w:noProof/>
                <w:webHidden/>
              </w:rPr>
              <w:fldChar w:fldCharType="begin"/>
            </w:r>
            <w:r>
              <w:rPr>
                <w:noProof/>
                <w:webHidden/>
              </w:rPr>
              <w:instrText xml:space="preserve"> PAGEREF _Toc506718091 \h </w:instrText>
            </w:r>
          </w:ins>
          <w:r>
            <w:rPr>
              <w:noProof/>
              <w:webHidden/>
            </w:rPr>
          </w:r>
          <w:r>
            <w:rPr>
              <w:noProof/>
              <w:webHidden/>
            </w:rPr>
            <w:fldChar w:fldCharType="separate"/>
          </w:r>
          <w:r w:rsidR="001101E6">
            <w:rPr>
              <w:noProof/>
              <w:webHidden/>
            </w:rPr>
            <w:t>ix</w:t>
          </w:r>
          <w:ins w:id="19" w:author="H. B. Adeyemo" w:date="2018-02-18T11:52:00Z">
            <w:r>
              <w:rPr>
                <w:noProof/>
                <w:webHidden/>
              </w:rPr>
              <w:fldChar w:fldCharType="end"/>
            </w:r>
            <w:r w:rsidRPr="00E272D5">
              <w:rPr>
                <w:rStyle w:val="Hyperlink"/>
                <w:noProof/>
              </w:rPr>
              <w:fldChar w:fldCharType="end"/>
            </w:r>
          </w:ins>
        </w:p>
        <w:p w14:paraId="6764CD75" w14:textId="04DC9825" w:rsidR="00382257" w:rsidRDefault="00382257">
          <w:pPr>
            <w:pStyle w:val="TOC1"/>
            <w:rPr>
              <w:ins w:id="20" w:author="H. B. Adeyemo" w:date="2018-02-18T11:52:00Z"/>
              <w:rFonts w:eastAsiaTheme="minorEastAsia"/>
              <w:noProof/>
            </w:rPr>
          </w:pPr>
          <w:ins w:id="21"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"_Toc506718092"</w:instrText>
            </w:r>
            <w:r w:rsidRPr="00E272D5">
              <w:rPr>
                <w:rStyle w:val="Hyperlink"/>
                <w:noProof/>
              </w:rPr>
              <w:instrText xml:space="preserve"> </w:instrText>
            </w:r>
            <w:r w:rsidRPr="00E272D5">
              <w:rPr>
                <w:rStyle w:val="Hyperlink"/>
                <w:noProof/>
              </w:rPr>
              <w:fldChar w:fldCharType="separate"/>
            </w:r>
            <w:r w:rsidRPr="00E272D5">
              <w:rPr>
                <w:rStyle w:val="Hyperlink"/>
                <w:noProof/>
              </w:rPr>
              <w:t>LIST OF FIGURES</w:t>
            </w:r>
            <w:r>
              <w:rPr>
                <w:noProof/>
                <w:webHidden/>
              </w:rPr>
              <w:tab/>
            </w:r>
            <w:r>
              <w:rPr>
                <w:noProof/>
                <w:webHidden/>
              </w:rPr>
              <w:fldChar w:fldCharType="begin"/>
            </w:r>
            <w:r>
              <w:rPr>
                <w:noProof/>
                <w:webHidden/>
              </w:rPr>
              <w:instrText xml:space="preserve"> PAGEREF _Toc506718092 \h </w:instrText>
            </w:r>
          </w:ins>
          <w:r>
            <w:rPr>
              <w:noProof/>
              <w:webHidden/>
            </w:rPr>
          </w:r>
          <w:r>
            <w:rPr>
              <w:noProof/>
              <w:webHidden/>
            </w:rPr>
            <w:fldChar w:fldCharType="separate"/>
          </w:r>
          <w:r w:rsidR="001101E6">
            <w:rPr>
              <w:noProof/>
              <w:webHidden/>
            </w:rPr>
            <w:t>x</w:t>
          </w:r>
          <w:ins w:id="22" w:author="H. B. Adeyemo" w:date="2018-02-18T11:52:00Z">
            <w:r>
              <w:rPr>
                <w:noProof/>
                <w:webHidden/>
              </w:rPr>
              <w:fldChar w:fldCharType="end"/>
            </w:r>
            <w:r w:rsidRPr="00E272D5">
              <w:rPr>
                <w:rStyle w:val="Hyperlink"/>
                <w:noProof/>
              </w:rPr>
              <w:fldChar w:fldCharType="end"/>
            </w:r>
          </w:ins>
        </w:p>
        <w:p w14:paraId="212AF545" w14:textId="3A9E107C" w:rsidR="00382257" w:rsidRDefault="00382257">
          <w:pPr>
            <w:pStyle w:val="TOC1"/>
            <w:rPr>
              <w:ins w:id="23" w:author="H. B. Adeyemo" w:date="2018-02-18T11:52:00Z"/>
              <w:rFonts w:eastAsiaTheme="minorEastAsia"/>
              <w:noProof/>
            </w:rPr>
          </w:pPr>
          <w:ins w:id="24"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"_Toc506718093"</w:instrText>
            </w:r>
            <w:r w:rsidRPr="00E272D5">
              <w:rPr>
                <w:rStyle w:val="Hyperlink"/>
                <w:noProof/>
              </w:rPr>
              <w:instrText xml:space="preserve"> </w:instrText>
            </w:r>
            <w:r w:rsidRPr="00E272D5">
              <w:rPr>
                <w:rStyle w:val="Hyperlink"/>
                <w:noProof/>
              </w:rPr>
              <w:fldChar w:fldCharType="separate"/>
            </w:r>
            <w:r w:rsidRPr="00E272D5">
              <w:rPr>
                <w:rStyle w:val="Hyperlink"/>
                <w:noProof/>
              </w:rPr>
              <w:t>LIST OF ABBREVIATIONS</w:t>
            </w:r>
            <w:r>
              <w:rPr>
                <w:noProof/>
                <w:webHidden/>
              </w:rPr>
              <w:tab/>
            </w:r>
            <w:r>
              <w:rPr>
                <w:noProof/>
                <w:webHidden/>
              </w:rPr>
              <w:fldChar w:fldCharType="begin"/>
            </w:r>
            <w:r>
              <w:rPr>
                <w:noProof/>
                <w:webHidden/>
              </w:rPr>
              <w:instrText xml:space="preserve"> PAGEREF _Toc506718093 \h </w:instrText>
            </w:r>
          </w:ins>
          <w:r>
            <w:rPr>
              <w:noProof/>
              <w:webHidden/>
            </w:rPr>
          </w:r>
          <w:r>
            <w:rPr>
              <w:noProof/>
              <w:webHidden/>
            </w:rPr>
            <w:fldChar w:fldCharType="separate"/>
          </w:r>
          <w:r w:rsidR="001101E6">
            <w:rPr>
              <w:noProof/>
              <w:webHidden/>
            </w:rPr>
            <w:t>xii</w:t>
          </w:r>
          <w:ins w:id="25" w:author="H. B. Adeyemo" w:date="2018-02-18T11:52:00Z">
            <w:r>
              <w:rPr>
                <w:noProof/>
                <w:webHidden/>
              </w:rPr>
              <w:fldChar w:fldCharType="end"/>
            </w:r>
            <w:r w:rsidRPr="00E272D5">
              <w:rPr>
                <w:rStyle w:val="Hyperlink"/>
                <w:noProof/>
              </w:rPr>
              <w:fldChar w:fldCharType="end"/>
            </w:r>
          </w:ins>
        </w:p>
        <w:p w14:paraId="081023E6" w14:textId="46DE4763" w:rsidR="00382257" w:rsidRDefault="00382257">
          <w:pPr>
            <w:pStyle w:val="TOC1"/>
            <w:rPr>
              <w:ins w:id="26" w:author="H. B. Adeyemo" w:date="2018-02-18T11:52:00Z"/>
              <w:rFonts w:eastAsiaTheme="minorEastAsia"/>
              <w:noProof/>
            </w:rPr>
          </w:pPr>
          <w:ins w:id="27"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"_Toc506718094"</w:instrText>
            </w:r>
            <w:r w:rsidRPr="00E272D5">
              <w:rPr>
                <w:rStyle w:val="Hyperlink"/>
                <w:noProof/>
              </w:rPr>
              <w:instrText xml:space="preserve"> </w:instrText>
            </w:r>
            <w:r w:rsidRPr="00E272D5">
              <w:rPr>
                <w:rStyle w:val="Hyperlink"/>
                <w:noProof/>
              </w:rPr>
              <w:fldChar w:fldCharType="separate"/>
            </w:r>
            <w:r w:rsidRPr="00E272D5">
              <w:rPr>
                <w:rStyle w:val="Hyperlink"/>
                <w:noProof/>
              </w:rPr>
              <w:t>ABSTRACT</w:t>
            </w:r>
            <w:r>
              <w:rPr>
                <w:noProof/>
                <w:webHidden/>
              </w:rPr>
              <w:tab/>
            </w:r>
            <w:r>
              <w:rPr>
                <w:noProof/>
                <w:webHidden/>
              </w:rPr>
              <w:fldChar w:fldCharType="begin"/>
            </w:r>
            <w:r>
              <w:rPr>
                <w:noProof/>
                <w:webHidden/>
              </w:rPr>
              <w:instrText xml:space="preserve"> PAGEREF _Toc506718094 \h </w:instrText>
            </w:r>
          </w:ins>
          <w:r>
            <w:rPr>
              <w:noProof/>
              <w:webHidden/>
            </w:rPr>
          </w:r>
          <w:r>
            <w:rPr>
              <w:noProof/>
              <w:webHidden/>
            </w:rPr>
            <w:fldChar w:fldCharType="separate"/>
          </w:r>
          <w:r w:rsidR="001101E6">
            <w:rPr>
              <w:noProof/>
              <w:webHidden/>
            </w:rPr>
            <w:t>xiii</w:t>
          </w:r>
          <w:ins w:id="28" w:author="H. B. Adeyemo" w:date="2018-02-18T11:52:00Z">
            <w:r>
              <w:rPr>
                <w:noProof/>
                <w:webHidden/>
              </w:rPr>
              <w:fldChar w:fldCharType="end"/>
            </w:r>
            <w:r w:rsidRPr="00E272D5">
              <w:rPr>
                <w:rStyle w:val="Hyperlink"/>
                <w:noProof/>
              </w:rPr>
              <w:fldChar w:fldCharType="end"/>
            </w:r>
          </w:ins>
        </w:p>
        <w:p w14:paraId="6E3DDB22" w14:textId="4A108C65" w:rsidR="00382257" w:rsidRDefault="00382257">
          <w:pPr>
            <w:pStyle w:val="TOC1"/>
            <w:rPr>
              <w:ins w:id="29" w:author="H. B. Adeyemo" w:date="2018-02-18T11:52:00Z"/>
              <w:rFonts w:eastAsiaTheme="minorEastAsia"/>
              <w:noProof/>
            </w:rPr>
          </w:pPr>
          <w:ins w:id="30"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"_Toc506718095"</w:instrText>
            </w:r>
            <w:r w:rsidRPr="00E272D5">
              <w:rPr>
                <w:rStyle w:val="Hyperlink"/>
                <w:noProof/>
              </w:rPr>
              <w:instrText xml:space="preserve"> </w:instrText>
            </w:r>
            <w:r w:rsidRPr="00E272D5">
              <w:rPr>
                <w:rStyle w:val="Hyperlink"/>
                <w:noProof/>
              </w:rPr>
              <w:fldChar w:fldCharType="separate"/>
            </w:r>
            <w:r w:rsidRPr="00E272D5">
              <w:rPr>
                <w:rStyle w:val="Hyperlink"/>
                <w:noProof/>
                <w:rtl/>
              </w:rPr>
              <w:t>ملخص الرسالة</w:t>
            </w:r>
            <w:r>
              <w:rPr>
                <w:noProof/>
                <w:webHidden/>
              </w:rPr>
              <w:tab/>
            </w:r>
            <w:r>
              <w:rPr>
                <w:noProof/>
                <w:webHidden/>
              </w:rPr>
              <w:fldChar w:fldCharType="begin"/>
            </w:r>
            <w:r>
              <w:rPr>
                <w:noProof/>
                <w:webHidden/>
              </w:rPr>
              <w:instrText xml:space="preserve"> PAGEREF _Toc506718095 \h </w:instrText>
            </w:r>
          </w:ins>
          <w:r>
            <w:rPr>
              <w:noProof/>
              <w:webHidden/>
            </w:rPr>
          </w:r>
          <w:r>
            <w:rPr>
              <w:noProof/>
              <w:webHidden/>
            </w:rPr>
            <w:fldChar w:fldCharType="separate"/>
          </w:r>
          <w:r w:rsidR="001101E6">
            <w:rPr>
              <w:noProof/>
              <w:webHidden/>
            </w:rPr>
            <w:t>xv</w:t>
          </w:r>
          <w:ins w:id="31" w:author="H. B. Adeyemo" w:date="2018-02-18T11:52:00Z">
            <w:r>
              <w:rPr>
                <w:noProof/>
                <w:webHidden/>
              </w:rPr>
              <w:fldChar w:fldCharType="end"/>
            </w:r>
            <w:r w:rsidRPr="00E272D5">
              <w:rPr>
                <w:rStyle w:val="Hyperlink"/>
                <w:noProof/>
              </w:rPr>
              <w:fldChar w:fldCharType="end"/>
            </w:r>
          </w:ins>
        </w:p>
        <w:p w14:paraId="560CAA7A" w14:textId="6BDD244B" w:rsidR="00382257" w:rsidRDefault="00382257">
          <w:pPr>
            <w:pStyle w:val="TOC1"/>
            <w:rPr>
              <w:ins w:id="32" w:author="H. B. Adeyemo" w:date="2018-02-18T11:52:00Z"/>
              <w:rFonts w:eastAsiaTheme="minorEastAsia"/>
              <w:noProof/>
            </w:rPr>
          </w:pPr>
          <w:ins w:id="33"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"_Toc506718096"</w:instrText>
            </w:r>
            <w:r w:rsidRPr="00E272D5">
              <w:rPr>
                <w:rStyle w:val="Hyperlink"/>
                <w:noProof/>
              </w:rPr>
              <w:instrText xml:space="preserve"> </w:instrText>
            </w:r>
            <w:r w:rsidRPr="00E272D5">
              <w:rPr>
                <w:rStyle w:val="Hyperlink"/>
                <w:noProof/>
              </w:rPr>
              <w:fldChar w:fldCharType="separate"/>
            </w:r>
            <w:r w:rsidRPr="00E272D5">
              <w:rPr>
                <w:rStyle w:val="Hyperlink"/>
                <w:noProof/>
              </w:rPr>
              <w:t>CHAPTER ONE</w:t>
            </w:r>
          </w:ins>
          <w:ins w:id="34" w:author="H. B. Adeyemo" w:date="2018-02-18T11:53:00Z">
            <w:r>
              <w:rPr>
                <w:rStyle w:val="Hyperlink"/>
                <w:noProof/>
              </w:rPr>
              <w:t xml:space="preserve"> INTRODUCTION</w:t>
            </w:r>
          </w:ins>
          <w:ins w:id="35" w:author="H. B. Adeyemo" w:date="2018-02-18T11:52:00Z">
            <w:r>
              <w:rPr>
                <w:noProof/>
                <w:webHidden/>
              </w:rPr>
              <w:tab/>
            </w:r>
            <w:r>
              <w:rPr>
                <w:noProof/>
                <w:webHidden/>
              </w:rPr>
              <w:fldChar w:fldCharType="begin"/>
            </w:r>
            <w:r>
              <w:rPr>
                <w:noProof/>
                <w:webHidden/>
              </w:rPr>
              <w:instrText xml:space="preserve"> PAGEREF _Toc506718096 \h </w:instrText>
            </w:r>
          </w:ins>
          <w:r>
            <w:rPr>
              <w:noProof/>
              <w:webHidden/>
            </w:rPr>
          </w:r>
          <w:r>
            <w:rPr>
              <w:noProof/>
              <w:webHidden/>
            </w:rPr>
            <w:fldChar w:fldCharType="separate"/>
          </w:r>
          <w:r w:rsidR="001101E6">
            <w:rPr>
              <w:noProof/>
              <w:webHidden/>
            </w:rPr>
            <w:t>16</w:t>
          </w:r>
          <w:ins w:id="36" w:author="H. B. Adeyemo" w:date="2018-02-18T11:52:00Z">
            <w:r>
              <w:rPr>
                <w:noProof/>
                <w:webHidden/>
              </w:rPr>
              <w:fldChar w:fldCharType="end"/>
            </w:r>
            <w:r w:rsidRPr="00E272D5">
              <w:rPr>
                <w:rStyle w:val="Hyperlink"/>
                <w:noProof/>
              </w:rPr>
              <w:fldChar w:fldCharType="end"/>
            </w:r>
          </w:ins>
        </w:p>
        <w:p w14:paraId="5329D2D8" w14:textId="5BD37EA9" w:rsidR="00382257" w:rsidRDefault="00382257">
          <w:pPr>
            <w:pStyle w:val="TOC2"/>
            <w:rPr>
              <w:ins w:id="37" w:author="H. B. Adeyemo" w:date="2018-02-18T11:52:00Z"/>
              <w:rFonts w:eastAsiaTheme="minorEastAsia"/>
              <w:noProof/>
            </w:rPr>
          </w:pPr>
          <w:ins w:id="38"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"_Toc506718098"</w:instrText>
            </w:r>
            <w:r w:rsidRPr="00E272D5">
              <w:rPr>
                <w:rStyle w:val="Hyperlink"/>
                <w:noProof/>
              </w:rPr>
              <w:instrText xml:space="preserve"> </w:instrText>
            </w:r>
            <w:r w:rsidRPr="00E272D5">
              <w:rPr>
                <w:rStyle w:val="Hyperlink"/>
                <w:noProof/>
              </w:rPr>
              <w:fldChar w:fldCharType="separate"/>
            </w:r>
            <w:r w:rsidRPr="00E272D5">
              <w:rPr>
                <w:rStyle w:val="Hyperlink"/>
                <w:noProof/>
              </w:rPr>
              <w:t>1.1</w:t>
            </w:r>
            <w:r>
              <w:rPr>
                <w:rFonts w:eastAsiaTheme="minorEastAsia"/>
                <w:noProof/>
              </w:rPr>
              <w:tab/>
            </w:r>
            <w:r w:rsidRPr="00E272D5">
              <w:rPr>
                <w:rStyle w:val="Hyperlink"/>
                <w:noProof/>
              </w:rPr>
              <w:t>Introduction</w:t>
            </w:r>
            <w:r>
              <w:rPr>
                <w:noProof/>
                <w:webHidden/>
              </w:rPr>
              <w:tab/>
            </w:r>
            <w:r>
              <w:rPr>
                <w:noProof/>
                <w:webHidden/>
              </w:rPr>
              <w:fldChar w:fldCharType="begin"/>
            </w:r>
            <w:r>
              <w:rPr>
                <w:noProof/>
                <w:webHidden/>
              </w:rPr>
              <w:instrText xml:space="preserve"> PAGEREF _Toc506718098 \h </w:instrText>
            </w:r>
          </w:ins>
          <w:r>
            <w:rPr>
              <w:noProof/>
              <w:webHidden/>
            </w:rPr>
          </w:r>
          <w:r>
            <w:rPr>
              <w:noProof/>
              <w:webHidden/>
            </w:rPr>
            <w:fldChar w:fldCharType="separate"/>
          </w:r>
          <w:r w:rsidR="001101E6">
            <w:rPr>
              <w:noProof/>
              <w:webHidden/>
            </w:rPr>
            <w:t>16</w:t>
          </w:r>
          <w:ins w:id="39" w:author="H. B. Adeyemo" w:date="2018-02-18T11:52:00Z">
            <w:r>
              <w:rPr>
                <w:noProof/>
                <w:webHidden/>
              </w:rPr>
              <w:fldChar w:fldCharType="end"/>
            </w:r>
            <w:r w:rsidRPr="00E272D5">
              <w:rPr>
                <w:rStyle w:val="Hyperlink"/>
                <w:noProof/>
              </w:rPr>
              <w:fldChar w:fldCharType="end"/>
            </w:r>
          </w:ins>
        </w:p>
        <w:p w14:paraId="068A7D11" w14:textId="65340E3F" w:rsidR="00382257" w:rsidRDefault="00382257">
          <w:pPr>
            <w:pStyle w:val="TOC2"/>
            <w:rPr>
              <w:ins w:id="40" w:author="H. B. Adeyemo" w:date="2018-02-18T11:52:00Z"/>
              <w:rFonts w:eastAsiaTheme="minorEastAsia"/>
              <w:noProof/>
            </w:rPr>
          </w:pPr>
          <w:ins w:id="41"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"_Toc506718099"</w:instrText>
            </w:r>
            <w:r w:rsidRPr="00E272D5">
              <w:rPr>
                <w:rStyle w:val="Hyperlink"/>
                <w:noProof/>
              </w:rPr>
              <w:instrText xml:space="preserve"> </w:instrText>
            </w:r>
            <w:r w:rsidRPr="00E272D5">
              <w:rPr>
                <w:rStyle w:val="Hyperlink"/>
                <w:noProof/>
              </w:rPr>
              <w:fldChar w:fldCharType="separate"/>
            </w:r>
            <w:r w:rsidRPr="00E272D5">
              <w:rPr>
                <w:rStyle w:val="Hyperlink"/>
                <w:rFonts w:asciiTheme="majorBidi" w:hAnsiTheme="majorBidi" w:cstheme="majorBidi"/>
                <w:noProof/>
              </w:rPr>
              <w:t>1.2</w:t>
            </w:r>
            <w:r>
              <w:rPr>
                <w:rFonts w:eastAsiaTheme="minorEastAsia"/>
                <w:noProof/>
              </w:rPr>
              <w:tab/>
            </w:r>
            <w:r w:rsidRPr="00E272D5">
              <w:rPr>
                <w:rStyle w:val="Hyperlink"/>
                <w:noProof/>
              </w:rPr>
              <w:t>Problem Statement</w:t>
            </w:r>
            <w:r>
              <w:rPr>
                <w:noProof/>
                <w:webHidden/>
              </w:rPr>
              <w:tab/>
            </w:r>
            <w:r>
              <w:rPr>
                <w:noProof/>
                <w:webHidden/>
              </w:rPr>
              <w:fldChar w:fldCharType="begin"/>
            </w:r>
            <w:r>
              <w:rPr>
                <w:noProof/>
                <w:webHidden/>
              </w:rPr>
              <w:instrText xml:space="preserve"> PAGEREF _Toc506718099 \h </w:instrText>
            </w:r>
          </w:ins>
          <w:r>
            <w:rPr>
              <w:noProof/>
              <w:webHidden/>
            </w:rPr>
          </w:r>
          <w:r>
            <w:rPr>
              <w:noProof/>
              <w:webHidden/>
            </w:rPr>
            <w:fldChar w:fldCharType="separate"/>
          </w:r>
          <w:r w:rsidR="001101E6">
            <w:rPr>
              <w:noProof/>
              <w:webHidden/>
            </w:rPr>
            <w:t>17</w:t>
          </w:r>
          <w:ins w:id="42" w:author="H. B. Adeyemo" w:date="2018-02-18T11:52:00Z">
            <w:r>
              <w:rPr>
                <w:noProof/>
                <w:webHidden/>
              </w:rPr>
              <w:fldChar w:fldCharType="end"/>
            </w:r>
            <w:r w:rsidRPr="00E272D5">
              <w:rPr>
                <w:rStyle w:val="Hyperlink"/>
                <w:noProof/>
              </w:rPr>
              <w:fldChar w:fldCharType="end"/>
            </w:r>
          </w:ins>
        </w:p>
        <w:p w14:paraId="09ECAB6D" w14:textId="1AC84AD6" w:rsidR="00382257" w:rsidRDefault="00382257">
          <w:pPr>
            <w:pStyle w:val="TOC2"/>
            <w:rPr>
              <w:ins w:id="43" w:author="H. B. Adeyemo" w:date="2018-02-18T11:52:00Z"/>
              <w:rFonts w:eastAsiaTheme="minorEastAsia"/>
              <w:noProof/>
            </w:rPr>
          </w:pPr>
          <w:ins w:id="44"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"_Toc506718100"</w:instrText>
            </w:r>
            <w:r w:rsidRPr="00E272D5">
              <w:rPr>
                <w:rStyle w:val="Hyperlink"/>
                <w:noProof/>
              </w:rPr>
              <w:instrText xml:space="preserve"> </w:instrText>
            </w:r>
            <w:r w:rsidRPr="00E272D5">
              <w:rPr>
                <w:rStyle w:val="Hyperlink"/>
                <w:noProof/>
              </w:rPr>
              <w:fldChar w:fldCharType="separate"/>
            </w:r>
            <w:r w:rsidRPr="00E272D5">
              <w:rPr>
                <w:rStyle w:val="Hyperlink"/>
                <w:noProof/>
              </w:rPr>
              <w:t>1.3</w:t>
            </w:r>
            <w:r>
              <w:rPr>
                <w:rFonts w:eastAsiaTheme="minorEastAsia"/>
                <w:noProof/>
              </w:rPr>
              <w:tab/>
            </w:r>
            <w:r w:rsidRPr="00E272D5">
              <w:rPr>
                <w:rStyle w:val="Hyperlink"/>
                <w:noProof/>
              </w:rPr>
              <w:t>Major Contributions</w:t>
            </w:r>
            <w:r>
              <w:rPr>
                <w:noProof/>
                <w:webHidden/>
              </w:rPr>
              <w:tab/>
            </w:r>
            <w:r>
              <w:rPr>
                <w:noProof/>
                <w:webHidden/>
              </w:rPr>
              <w:fldChar w:fldCharType="begin"/>
            </w:r>
            <w:r>
              <w:rPr>
                <w:noProof/>
                <w:webHidden/>
              </w:rPr>
              <w:instrText xml:space="preserve"> PAGEREF _Toc506718100 \h </w:instrText>
            </w:r>
          </w:ins>
          <w:r>
            <w:rPr>
              <w:noProof/>
              <w:webHidden/>
            </w:rPr>
          </w:r>
          <w:r>
            <w:rPr>
              <w:noProof/>
              <w:webHidden/>
            </w:rPr>
            <w:fldChar w:fldCharType="separate"/>
          </w:r>
          <w:r w:rsidR="001101E6">
            <w:rPr>
              <w:noProof/>
              <w:webHidden/>
            </w:rPr>
            <w:t>18</w:t>
          </w:r>
          <w:ins w:id="45" w:author="H. B. Adeyemo" w:date="2018-02-18T11:52:00Z">
            <w:r>
              <w:rPr>
                <w:noProof/>
                <w:webHidden/>
              </w:rPr>
              <w:fldChar w:fldCharType="end"/>
            </w:r>
            <w:r w:rsidRPr="00E272D5">
              <w:rPr>
                <w:rStyle w:val="Hyperlink"/>
                <w:noProof/>
              </w:rPr>
              <w:fldChar w:fldCharType="end"/>
            </w:r>
          </w:ins>
        </w:p>
        <w:p w14:paraId="57793B8E" w14:textId="3BF67B75" w:rsidR="00382257" w:rsidRDefault="00382257">
          <w:pPr>
            <w:pStyle w:val="TOC2"/>
            <w:rPr>
              <w:ins w:id="46" w:author="H. B. Adeyemo" w:date="2018-02-18T11:52:00Z"/>
              <w:rFonts w:eastAsiaTheme="minorEastAsia"/>
              <w:noProof/>
            </w:rPr>
          </w:pPr>
          <w:ins w:id="47"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"_Toc506718101"</w:instrText>
            </w:r>
            <w:r w:rsidRPr="00E272D5">
              <w:rPr>
                <w:rStyle w:val="Hyperlink"/>
                <w:noProof/>
              </w:rPr>
              <w:instrText xml:space="preserve"> </w:instrText>
            </w:r>
            <w:r w:rsidRPr="00E272D5">
              <w:rPr>
                <w:rStyle w:val="Hyperlink"/>
                <w:noProof/>
              </w:rPr>
              <w:fldChar w:fldCharType="separate"/>
            </w:r>
            <w:r w:rsidRPr="00E272D5">
              <w:rPr>
                <w:rStyle w:val="Hyperlink"/>
                <w:noProof/>
              </w:rPr>
              <w:t>1.4</w:t>
            </w:r>
            <w:r>
              <w:rPr>
                <w:rFonts w:eastAsiaTheme="minorEastAsia"/>
                <w:noProof/>
              </w:rPr>
              <w:tab/>
            </w:r>
            <w:r w:rsidRPr="00E272D5">
              <w:rPr>
                <w:rStyle w:val="Hyperlink"/>
                <w:noProof/>
              </w:rPr>
              <w:t>Organization of the Thesis</w:t>
            </w:r>
            <w:r>
              <w:rPr>
                <w:noProof/>
                <w:webHidden/>
              </w:rPr>
              <w:tab/>
            </w:r>
            <w:r>
              <w:rPr>
                <w:noProof/>
                <w:webHidden/>
              </w:rPr>
              <w:fldChar w:fldCharType="begin"/>
            </w:r>
            <w:r>
              <w:rPr>
                <w:noProof/>
                <w:webHidden/>
              </w:rPr>
              <w:instrText xml:space="preserve"> PAGEREF _Toc506718101 \h </w:instrText>
            </w:r>
          </w:ins>
          <w:r>
            <w:rPr>
              <w:noProof/>
              <w:webHidden/>
            </w:rPr>
          </w:r>
          <w:r>
            <w:rPr>
              <w:noProof/>
              <w:webHidden/>
            </w:rPr>
            <w:fldChar w:fldCharType="separate"/>
          </w:r>
          <w:r w:rsidR="001101E6">
            <w:rPr>
              <w:noProof/>
              <w:webHidden/>
            </w:rPr>
            <w:t>18</w:t>
          </w:r>
          <w:ins w:id="48" w:author="H. B. Adeyemo" w:date="2018-02-18T11:52:00Z">
            <w:r>
              <w:rPr>
                <w:noProof/>
                <w:webHidden/>
              </w:rPr>
              <w:fldChar w:fldCharType="end"/>
            </w:r>
            <w:r w:rsidRPr="00E272D5">
              <w:rPr>
                <w:rStyle w:val="Hyperlink"/>
                <w:noProof/>
              </w:rPr>
              <w:fldChar w:fldCharType="end"/>
            </w:r>
          </w:ins>
        </w:p>
        <w:p w14:paraId="60EE90F3" w14:textId="4664B86A" w:rsidR="00382257" w:rsidRDefault="00382257">
          <w:pPr>
            <w:pStyle w:val="TOC1"/>
            <w:rPr>
              <w:ins w:id="49" w:author="H. B. Adeyemo" w:date="2018-02-18T11:52:00Z"/>
              <w:rFonts w:eastAsiaTheme="minorEastAsia"/>
              <w:noProof/>
            </w:rPr>
          </w:pPr>
          <w:ins w:id="50"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"_Toc506718102"</w:instrText>
            </w:r>
            <w:r w:rsidRPr="00E272D5">
              <w:rPr>
                <w:rStyle w:val="Hyperlink"/>
                <w:noProof/>
              </w:rPr>
              <w:instrText xml:space="preserve"> </w:instrText>
            </w:r>
            <w:r w:rsidRPr="00E272D5">
              <w:rPr>
                <w:rStyle w:val="Hyperlink"/>
                <w:noProof/>
              </w:rPr>
              <w:fldChar w:fldCharType="separate"/>
            </w:r>
            <w:r w:rsidRPr="00E272D5">
              <w:rPr>
                <w:rStyle w:val="Hyperlink"/>
                <w:noProof/>
              </w:rPr>
              <w:t>CHAPTER TWO</w:t>
            </w:r>
            <w:r>
              <w:rPr>
                <w:rStyle w:val="Hyperlink"/>
                <w:noProof/>
              </w:rPr>
              <w:t xml:space="preserve"> BACKGROUND</w:t>
            </w:r>
            <w:r>
              <w:rPr>
                <w:noProof/>
                <w:webHidden/>
              </w:rPr>
              <w:tab/>
            </w:r>
            <w:r>
              <w:rPr>
                <w:noProof/>
                <w:webHidden/>
              </w:rPr>
              <w:fldChar w:fldCharType="begin"/>
            </w:r>
            <w:r>
              <w:rPr>
                <w:noProof/>
                <w:webHidden/>
              </w:rPr>
              <w:instrText xml:space="preserve"> PAGEREF _Toc506718102 \h </w:instrText>
            </w:r>
          </w:ins>
          <w:r>
            <w:rPr>
              <w:noProof/>
              <w:webHidden/>
            </w:rPr>
          </w:r>
          <w:r>
            <w:rPr>
              <w:noProof/>
              <w:webHidden/>
            </w:rPr>
            <w:fldChar w:fldCharType="separate"/>
          </w:r>
          <w:r w:rsidR="001101E6">
            <w:rPr>
              <w:noProof/>
              <w:webHidden/>
            </w:rPr>
            <w:t>20</w:t>
          </w:r>
          <w:ins w:id="51" w:author="H. B. Adeyemo" w:date="2018-02-18T11:52:00Z">
            <w:r>
              <w:rPr>
                <w:noProof/>
                <w:webHidden/>
              </w:rPr>
              <w:fldChar w:fldCharType="end"/>
            </w:r>
            <w:r w:rsidRPr="00E272D5">
              <w:rPr>
                <w:rStyle w:val="Hyperlink"/>
                <w:noProof/>
              </w:rPr>
              <w:fldChar w:fldCharType="end"/>
            </w:r>
          </w:ins>
        </w:p>
        <w:p w14:paraId="58986726" w14:textId="1F9300B3" w:rsidR="00382257" w:rsidRDefault="00382257">
          <w:pPr>
            <w:pStyle w:val="TOC2"/>
            <w:rPr>
              <w:ins w:id="52" w:author="H. B. Adeyemo" w:date="2018-02-18T11:52:00Z"/>
              <w:rFonts w:eastAsiaTheme="minorEastAsia"/>
              <w:noProof/>
            </w:rPr>
          </w:pPr>
          <w:ins w:id="53"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"_Toc506718105"</w:instrText>
            </w:r>
            <w:r w:rsidRPr="00E272D5">
              <w:rPr>
                <w:rStyle w:val="Hyperlink"/>
                <w:noProof/>
              </w:rPr>
              <w:instrText xml:space="preserve"> </w:instrText>
            </w:r>
            <w:r w:rsidRPr="00E272D5">
              <w:rPr>
                <w:rStyle w:val="Hyperlink"/>
                <w:noProof/>
              </w:rPr>
              <w:fldChar w:fldCharType="separate"/>
            </w:r>
            <w:r w:rsidRPr="00E272D5">
              <w:rPr>
                <w:rStyle w:val="Hyperlink"/>
                <w:noProof/>
              </w:rPr>
              <w:t>2.1</w:t>
            </w:r>
            <w:r>
              <w:rPr>
                <w:rFonts w:eastAsiaTheme="minorEastAsia"/>
                <w:noProof/>
              </w:rPr>
              <w:tab/>
            </w:r>
            <w:r w:rsidRPr="00E272D5">
              <w:rPr>
                <w:rStyle w:val="Hyperlink"/>
                <w:noProof/>
              </w:rPr>
              <w:t>Software Testing</w:t>
            </w:r>
            <w:r>
              <w:rPr>
                <w:noProof/>
                <w:webHidden/>
              </w:rPr>
              <w:tab/>
            </w:r>
            <w:r>
              <w:rPr>
                <w:noProof/>
                <w:webHidden/>
              </w:rPr>
              <w:fldChar w:fldCharType="begin"/>
            </w:r>
            <w:r>
              <w:rPr>
                <w:noProof/>
                <w:webHidden/>
              </w:rPr>
              <w:instrText xml:space="preserve"> PAGEREF _Toc506718105 \h </w:instrText>
            </w:r>
          </w:ins>
          <w:r>
            <w:rPr>
              <w:noProof/>
              <w:webHidden/>
            </w:rPr>
          </w:r>
          <w:r>
            <w:rPr>
              <w:noProof/>
              <w:webHidden/>
            </w:rPr>
            <w:fldChar w:fldCharType="separate"/>
          </w:r>
          <w:r w:rsidR="001101E6">
            <w:rPr>
              <w:noProof/>
              <w:webHidden/>
            </w:rPr>
            <w:t>21</w:t>
          </w:r>
          <w:ins w:id="54" w:author="H. B. Adeyemo" w:date="2018-02-18T11:52:00Z">
            <w:r>
              <w:rPr>
                <w:noProof/>
                <w:webHidden/>
              </w:rPr>
              <w:fldChar w:fldCharType="end"/>
            </w:r>
            <w:r w:rsidRPr="00E272D5">
              <w:rPr>
                <w:rStyle w:val="Hyperlink"/>
                <w:noProof/>
              </w:rPr>
              <w:fldChar w:fldCharType="end"/>
            </w:r>
          </w:ins>
        </w:p>
        <w:p w14:paraId="69B9F657" w14:textId="28CD88E6" w:rsidR="00382257" w:rsidRDefault="00382257">
          <w:pPr>
            <w:pStyle w:val="TOC2"/>
            <w:rPr>
              <w:ins w:id="55" w:author="H. B. Adeyemo" w:date="2018-02-18T11:52:00Z"/>
              <w:rFonts w:eastAsiaTheme="minorEastAsia"/>
              <w:noProof/>
            </w:rPr>
          </w:pPr>
          <w:ins w:id="56"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"_Toc506718106"</w:instrText>
            </w:r>
            <w:r w:rsidRPr="00E272D5">
              <w:rPr>
                <w:rStyle w:val="Hyperlink"/>
                <w:noProof/>
              </w:rPr>
              <w:instrText xml:space="preserve"> </w:instrText>
            </w:r>
            <w:r w:rsidRPr="00E272D5">
              <w:rPr>
                <w:rStyle w:val="Hyperlink"/>
                <w:noProof/>
              </w:rPr>
              <w:fldChar w:fldCharType="separate"/>
            </w:r>
            <w:r w:rsidRPr="00E272D5">
              <w:rPr>
                <w:rStyle w:val="Hyperlink"/>
                <w:noProof/>
              </w:rPr>
              <w:t>2.1.1</w:t>
            </w:r>
            <w:r>
              <w:rPr>
                <w:rFonts w:eastAsiaTheme="minorEastAsia"/>
                <w:noProof/>
              </w:rPr>
              <w:tab/>
            </w:r>
            <w:r w:rsidRPr="00E272D5">
              <w:rPr>
                <w:rStyle w:val="Hyperlink"/>
                <w:noProof/>
              </w:rPr>
              <w:t>Aim of Software Testing</w:t>
            </w:r>
            <w:r>
              <w:rPr>
                <w:noProof/>
                <w:webHidden/>
              </w:rPr>
              <w:tab/>
            </w:r>
            <w:r>
              <w:rPr>
                <w:noProof/>
                <w:webHidden/>
              </w:rPr>
              <w:fldChar w:fldCharType="begin"/>
            </w:r>
            <w:r>
              <w:rPr>
                <w:noProof/>
                <w:webHidden/>
              </w:rPr>
              <w:instrText xml:space="preserve"> PAGEREF _Toc506718106 \h </w:instrText>
            </w:r>
          </w:ins>
          <w:r>
            <w:rPr>
              <w:noProof/>
              <w:webHidden/>
            </w:rPr>
          </w:r>
          <w:r>
            <w:rPr>
              <w:noProof/>
              <w:webHidden/>
            </w:rPr>
            <w:fldChar w:fldCharType="separate"/>
          </w:r>
          <w:r w:rsidR="001101E6">
            <w:rPr>
              <w:noProof/>
              <w:webHidden/>
            </w:rPr>
            <w:t>23</w:t>
          </w:r>
          <w:ins w:id="57" w:author="H. B. Adeyemo" w:date="2018-02-18T11:52:00Z">
            <w:r>
              <w:rPr>
                <w:noProof/>
                <w:webHidden/>
              </w:rPr>
              <w:fldChar w:fldCharType="end"/>
            </w:r>
            <w:r w:rsidRPr="00E272D5">
              <w:rPr>
                <w:rStyle w:val="Hyperlink"/>
                <w:noProof/>
              </w:rPr>
              <w:fldChar w:fldCharType="end"/>
            </w:r>
          </w:ins>
        </w:p>
        <w:p w14:paraId="1E2C6A22" w14:textId="3C31D65F" w:rsidR="00382257" w:rsidRDefault="00382257">
          <w:pPr>
            <w:pStyle w:val="TOC2"/>
            <w:rPr>
              <w:ins w:id="58" w:author="H. B. Adeyemo" w:date="2018-02-18T11:52:00Z"/>
              <w:rFonts w:eastAsiaTheme="minorEastAsia"/>
              <w:noProof/>
            </w:rPr>
          </w:pPr>
          <w:ins w:id="59"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"_Toc506718107"</w:instrText>
            </w:r>
            <w:r w:rsidRPr="00E272D5">
              <w:rPr>
                <w:rStyle w:val="Hyperlink"/>
                <w:noProof/>
              </w:rPr>
              <w:instrText xml:space="preserve"> </w:instrText>
            </w:r>
            <w:r w:rsidRPr="00E272D5">
              <w:rPr>
                <w:rStyle w:val="Hyperlink"/>
                <w:noProof/>
              </w:rPr>
              <w:fldChar w:fldCharType="separate"/>
            </w:r>
            <w:r w:rsidRPr="00E272D5">
              <w:rPr>
                <w:rStyle w:val="Hyperlink"/>
                <w:noProof/>
              </w:rPr>
              <w:t>2.1.2</w:t>
            </w:r>
            <w:r>
              <w:rPr>
                <w:rFonts w:eastAsiaTheme="minorEastAsia"/>
                <w:noProof/>
              </w:rPr>
              <w:tab/>
            </w:r>
            <w:r w:rsidRPr="00E272D5">
              <w:rPr>
                <w:rStyle w:val="Hyperlink"/>
                <w:noProof/>
              </w:rPr>
              <w:t>Techniques in Software Testing</w:t>
            </w:r>
            <w:r>
              <w:rPr>
                <w:noProof/>
                <w:webHidden/>
              </w:rPr>
              <w:tab/>
            </w:r>
            <w:r>
              <w:rPr>
                <w:noProof/>
                <w:webHidden/>
              </w:rPr>
              <w:fldChar w:fldCharType="begin"/>
            </w:r>
            <w:r>
              <w:rPr>
                <w:noProof/>
                <w:webHidden/>
              </w:rPr>
              <w:instrText xml:space="preserve"> PAGEREF _Toc506718107 \h </w:instrText>
            </w:r>
          </w:ins>
          <w:r>
            <w:rPr>
              <w:noProof/>
              <w:webHidden/>
            </w:rPr>
          </w:r>
          <w:r>
            <w:rPr>
              <w:noProof/>
              <w:webHidden/>
            </w:rPr>
            <w:fldChar w:fldCharType="separate"/>
          </w:r>
          <w:r w:rsidR="001101E6">
            <w:rPr>
              <w:noProof/>
              <w:webHidden/>
            </w:rPr>
            <w:t>24</w:t>
          </w:r>
          <w:ins w:id="60" w:author="H. B. Adeyemo" w:date="2018-02-18T11:52:00Z">
            <w:r>
              <w:rPr>
                <w:noProof/>
                <w:webHidden/>
              </w:rPr>
              <w:fldChar w:fldCharType="end"/>
            </w:r>
            <w:r w:rsidRPr="00E272D5">
              <w:rPr>
                <w:rStyle w:val="Hyperlink"/>
                <w:noProof/>
              </w:rPr>
              <w:fldChar w:fldCharType="end"/>
            </w:r>
          </w:ins>
        </w:p>
        <w:p w14:paraId="28F05DDD" w14:textId="2DBC7BC1" w:rsidR="00382257" w:rsidRDefault="00382257">
          <w:pPr>
            <w:pStyle w:val="TOC2"/>
            <w:rPr>
              <w:ins w:id="61" w:author="H. B. Adeyemo" w:date="2018-02-18T11:52:00Z"/>
              <w:rFonts w:eastAsiaTheme="minorEastAsia"/>
              <w:noProof/>
            </w:rPr>
          </w:pPr>
          <w:ins w:id="62"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"_Toc506718108"</w:instrText>
            </w:r>
            <w:r w:rsidRPr="00E272D5">
              <w:rPr>
                <w:rStyle w:val="Hyperlink"/>
                <w:noProof/>
              </w:rPr>
              <w:instrText xml:space="preserve"> </w:instrText>
            </w:r>
            <w:r w:rsidRPr="00E272D5">
              <w:rPr>
                <w:rStyle w:val="Hyperlink"/>
                <w:noProof/>
              </w:rPr>
              <w:fldChar w:fldCharType="separate"/>
            </w:r>
            <w:r w:rsidRPr="00E272D5">
              <w:rPr>
                <w:rStyle w:val="Hyperlink"/>
                <w:noProof/>
              </w:rPr>
              <w:t>2.1.2.1</w:t>
            </w:r>
            <w:r>
              <w:rPr>
                <w:rFonts w:eastAsiaTheme="minorEastAsia"/>
                <w:noProof/>
              </w:rPr>
              <w:tab/>
            </w:r>
            <w:r w:rsidRPr="00E272D5">
              <w:rPr>
                <w:rStyle w:val="Hyperlink"/>
                <w:noProof/>
              </w:rPr>
              <w:t>Black-Box Testing</w:t>
            </w:r>
            <w:r>
              <w:rPr>
                <w:noProof/>
                <w:webHidden/>
              </w:rPr>
              <w:tab/>
            </w:r>
            <w:r>
              <w:rPr>
                <w:noProof/>
                <w:webHidden/>
              </w:rPr>
              <w:fldChar w:fldCharType="begin"/>
            </w:r>
            <w:r>
              <w:rPr>
                <w:noProof/>
                <w:webHidden/>
              </w:rPr>
              <w:instrText xml:space="preserve"> PAGEREF _Toc506718108 \h </w:instrText>
            </w:r>
          </w:ins>
          <w:r>
            <w:rPr>
              <w:noProof/>
              <w:webHidden/>
            </w:rPr>
          </w:r>
          <w:r>
            <w:rPr>
              <w:noProof/>
              <w:webHidden/>
            </w:rPr>
            <w:fldChar w:fldCharType="separate"/>
          </w:r>
          <w:r w:rsidR="001101E6">
            <w:rPr>
              <w:noProof/>
              <w:webHidden/>
            </w:rPr>
            <w:t>26</w:t>
          </w:r>
          <w:ins w:id="63" w:author="H. B. Adeyemo" w:date="2018-02-18T11:52:00Z">
            <w:r>
              <w:rPr>
                <w:noProof/>
                <w:webHidden/>
              </w:rPr>
              <w:fldChar w:fldCharType="end"/>
            </w:r>
            <w:r w:rsidRPr="00E272D5">
              <w:rPr>
                <w:rStyle w:val="Hyperlink"/>
                <w:noProof/>
              </w:rPr>
              <w:fldChar w:fldCharType="end"/>
            </w:r>
          </w:ins>
        </w:p>
        <w:p w14:paraId="284DB403" w14:textId="7DBE7078" w:rsidR="00382257" w:rsidRDefault="00382257">
          <w:pPr>
            <w:pStyle w:val="TOC2"/>
            <w:rPr>
              <w:ins w:id="64" w:author="H. B. Adeyemo" w:date="2018-02-18T11:52:00Z"/>
              <w:rFonts w:eastAsiaTheme="minorEastAsia"/>
              <w:noProof/>
            </w:rPr>
          </w:pPr>
          <w:ins w:id="65"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"_Toc506718109"</w:instrText>
            </w:r>
            <w:r w:rsidRPr="00E272D5">
              <w:rPr>
                <w:rStyle w:val="Hyperlink"/>
                <w:noProof/>
              </w:rPr>
              <w:instrText xml:space="preserve"> </w:instrText>
            </w:r>
            <w:r w:rsidRPr="00E272D5">
              <w:rPr>
                <w:rStyle w:val="Hyperlink"/>
                <w:noProof/>
              </w:rPr>
              <w:fldChar w:fldCharType="separate"/>
            </w:r>
            <w:r w:rsidRPr="00E272D5">
              <w:rPr>
                <w:rStyle w:val="Hyperlink"/>
                <w:noProof/>
              </w:rPr>
              <w:t>2.1.2.2</w:t>
            </w:r>
            <w:r>
              <w:rPr>
                <w:rFonts w:eastAsiaTheme="minorEastAsia"/>
                <w:noProof/>
              </w:rPr>
              <w:tab/>
            </w:r>
            <w:r w:rsidRPr="00E272D5">
              <w:rPr>
                <w:rStyle w:val="Hyperlink"/>
                <w:noProof/>
              </w:rPr>
              <w:t>White-Box Testing</w:t>
            </w:r>
            <w:r>
              <w:rPr>
                <w:noProof/>
                <w:webHidden/>
              </w:rPr>
              <w:tab/>
            </w:r>
            <w:r>
              <w:rPr>
                <w:noProof/>
                <w:webHidden/>
              </w:rPr>
              <w:fldChar w:fldCharType="begin"/>
            </w:r>
            <w:r>
              <w:rPr>
                <w:noProof/>
                <w:webHidden/>
              </w:rPr>
              <w:instrText xml:space="preserve"> PAGEREF _Toc506718109 \h </w:instrText>
            </w:r>
          </w:ins>
          <w:r>
            <w:rPr>
              <w:noProof/>
              <w:webHidden/>
            </w:rPr>
          </w:r>
          <w:r>
            <w:rPr>
              <w:noProof/>
              <w:webHidden/>
            </w:rPr>
            <w:fldChar w:fldCharType="separate"/>
          </w:r>
          <w:r w:rsidR="001101E6">
            <w:rPr>
              <w:noProof/>
              <w:webHidden/>
            </w:rPr>
            <w:t>27</w:t>
          </w:r>
          <w:ins w:id="66" w:author="H. B. Adeyemo" w:date="2018-02-18T11:52:00Z">
            <w:r>
              <w:rPr>
                <w:noProof/>
                <w:webHidden/>
              </w:rPr>
              <w:fldChar w:fldCharType="end"/>
            </w:r>
            <w:r w:rsidRPr="00E272D5">
              <w:rPr>
                <w:rStyle w:val="Hyperlink"/>
                <w:noProof/>
              </w:rPr>
              <w:fldChar w:fldCharType="end"/>
            </w:r>
          </w:ins>
        </w:p>
        <w:p w14:paraId="47FFB0EE" w14:textId="71F00256" w:rsidR="00382257" w:rsidRDefault="00382257">
          <w:pPr>
            <w:pStyle w:val="TOC2"/>
            <w:rPr>
              <w:ins w:id="67" w:author="H. B. Adeyemo" w:date="2018-02-18T11:52:00Z"/>
              <w:rFonts w:eastAsiaTheme="minorEastAsia"/>
              <w:noProof/>
            </w:rPr>
          </w:pPr>
          <w:ins w:id="68"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"_Toc506718110"</w:instrText>
            </w:r>
            <w:r w:rsidRPr="00E272D5">
              <w:rPr>
                <w:rStyle w:val="Hyperlink"/>
                <w:noProof/>
              </w:rPr>
              <w:instrText xml:space="preserve"> </w:instrText>
            </w:r>
            <w:r w:rsidRPr="00E272D5">
              <w:rPr>
                <w:rStyle w:val="Hyperlink"/>
                <w:noProof/>
              </w:rPr>
              <w:fldChar w:fldCharType="separate"/>
            </w:r>
            <w:r w:rsidRPr="00E272D5">
              <w:rPr>
                <w:rStyle w:val="Hyperlink"/>
                <w:noProof/>
              </w:rPr>
              <w:t>2.1.2.3</w:t>
            </w:r>
            <w:r>
              <w:rPr>
                <w:rFonts w:eastAsiaTheme="minorEastAsia"/>
                <w:noProof/>
              </w:rPr>
              <w:tab/>
            </w:r>
            <w:r w:rsidRPr="00E272D5">
              <w:rPr>
                <w:rStyle w:val="Hyperlink"/>
                <w:noProof/>
              </w:rPr>
              <w:t>Mutation Testing</w:t>
            </w:r>
            <w:r>
              <w:rPr>
                <w:noProof/>
                <w:webHidden/>
              </w:rPr>
              <w:tab/>
            </w:r>
            <w:r>
              <w:rPr>
                <w:noProof/>
                <w:webHidden/>
              </w:rPr>
              <w:fldChar w:fldCharType="begin"/>
            </w:r>
            <w:r>
              <w:rPr>
                <w:noProof/>
                <w:webHidden/>
              </w:rPr>
              <w:instrText xml:space="preserve"> PAGEREF _Toc506718110 \h </w:instrText>
            </w:r>
          </w:ins>
          <w:r>
            <w:rPr>
              <w:noProof/>
              <w:webHidden/>
            </w:rPr>
          </w:r>
          <w:r>
            <w:rPr>
              <w:noProof/>
              <w:webHidden/>
            </w:rPr>
            <w:fldChar w:fldCharType="separate"/>
          </w:r>
          <w:r w:rsidR="001101E6">
            <w:rPr>
              <w:noProof/>
              <w:webHidden/>
            </w:rPr>
            <w:t>28</w:t>
          </w:r>
          <w:ins w:id="69" w:author="H. B. Adeyemo" w:date="2018-02-18T11:52:00Z">
            <w:r>
              <w:rPr>
                <w:noProof/>
                <w:webHidden/>
              </w:rPr>
              <w:fldChar w:fldCharType="end"/>
            </w:r>
            <w:r w:rsidRPr="00E272D5">
              <w:rPr>
                <w:rStyle w:val="Hyperlink"/>
                <w:noProof/>
              </w:rPr>
              <w:fldChar w:fldCharType="end"/>
            </w:r>
          </w:ins>
        </w:p>
        <w:p w14:paraId="37336C22" w14:textId="6EA4A16F" w:rsidR="00382257" w:rsidRDefault="00382257">
          <w:pPr>
            <w:pStyle w:val="TOC2"/>
            <w:rPr>
              <w:ins w:id="70" w:author="H. B. Adeyemo" w:date="2018-02-18T11:52:00Z"/>
              <w:rFonts w:eastAsiaTheme="minorEastAsia"/>
              <w:noProof/>
            </w:rPr>
          </w:pPr>
          <w:ins w:id="71"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"_Toc506718111"</w:instrText>
            </w:r>
            <w:r w:rsidRPr="00E272D5">
              <w:rPr>
                <w:rStyle w:val="Hyperlink"/>
                <w:noProof/>
              </w:rPr>
              <w:instrText xml:space="preserve"> </w:instrText>
            </w:r>
            <w:r w:rsidRPr="00E272D5">
              <w:rPr>
                <w:rStyle w:val="Hyperlink"/>
                <w:noProof/>
              </w:rPr>
              <w:fldChar w:fldCharType="separate"/>
            </w:r>
            <w:r w:rsidRPr="00E272D5">
              <w:rPr>
                <w:rStyle w:val="Hyperlink"/>
                <w:noProof/>
              </w:rPr>
              <w:t>2.1.3</w:t>
            </w:r>
            <w:r>
              <w:rPr>
                <w:rFonts w:eastAsiaTheme="minorEastAsia"/>
                <w:noProof/>
              </w:rPr>
              <w:tab/>
            </w:r>
            <w:r w:rsidRPr="00E272D5">
              <w:rPr>
                <w:rStyle w:val="Hyperlink"/>
                <w:noProof/>
              </w:rPr>
              <w:t>Test Automation</w:t>
            </w:r>
            <w:r>
              <w:rPr>
                <w:noProof/>
                <w:webHidden/>
              </w:rPr>
              <w:tab/>
            </w:r>
            <w:r>
              <w:rPr>
                <w:noProof/>
                <w:webHidden/>
              </w:rPr>
              <w:fldChar w:fldCharType="begin"/>
            </w:r>
            <w:r>
              <w:rPr>
                <w:noProof/>
                <w:webHidden/>
              </w:rPr>
              <w:instrText xml:space="preserve"> PAGEREF _Toc506718111 \h </w:instrText>
            </w:r>
          </w:ins>
          <w:r>
            <w:rPr>
              <w:noProof/>
              <w:webHidden/>
            </w:rPr>
          </w:r>
          <w:r>
            <w:rPr>
              <w:noProof/>
              <w:webHidden/>
            </w:rPr>
            <w:fldChar w:fldCharType="separate"/>
          </w:r>
          <w:r w:rsidR="001101E6">
            <w:rPr>
              <w:noProof/>
              <w:webHidden/>
            </w:rPr>
            <w:t>37</w:t>
          </w:r>
          <w:ins w:id="72" w:author="H. B. Adeyemo" w:date="2018-02-18T11:52:00Z">
            <w:r>
              <w:rPr>
                <w:noProof/>
                <w:webHidden/>
              </w:rPr>
              <w:fldChar w:fldCharType="end"/>
            </w:r>
            <w:r w:rsidRPr="00E272D5">
              <w:rPr>
                <w:rStyle w:val="Hyperlink"/>
                <w:noProof/>
              </w:rPr>
              <w:fldChar w:fldCharType="end"/>
            </w:r>
          </w:ins>
        </w:p>
        <w:p w14:paraId="4AC82DBE" w14:textId="61FC87CA" w:rsidR="00382257" w:rsidRDefault="00382257">
          <w:pPr>
            <w:pStyle w:val="TOC2"/>
            <w:rPr>
              <w:ins w:id="73" w:author="H. B. Adeyemo" w:date="2018-02-18T11:52:00Z"/>
              <w:rFonts w:eastAsiaTheme="minorEastAsia"/>
              <w:noProof/>
            </w:rPr>
          </w:pPr>
          <w:ins w:id="74"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"_Toc506718112"</w:instrText>
            </w:r>
            <w:r w:rsidRPr="00E272D5">
              <w:rPr>
                <w:rStyle w:val="Hyperlink"/>
                <w:noProof/>
              </w:rPr>
              <w:instrText xml:space="preserve"> </w:instrText>
            </w:r>
            <w:r w:rsidRPr="00E272D5">
              <w:rPr>
                <w:rStyle w:val="Hyperlink"/>
                <w:noProof/>
              </w:rPr>
              <w:fldChar w:fldCharType="separate"/>
            </w:r>
            <w:r w:rsidRPr="00E272D5">
              <w:rPr>
                <w:rStyle w:val="Hyperlink"/>
                <w:noProof/>
              </w:rPr>
              <w:t>2.2</w:t>
            </w:r>
            <w:r>
              <w:rPr>
                <w:rFonts w:eastAsiaTheme="minorEastAsia"/>
                <w:noProof/>
              </w:rPr>
              <w:tab/>
            </w:r>
            <w:r w:rsidRPr="00E272D5">
              <w:rPr>
                <w:rStyle w:val="Hyperlink"/>
                <w:noProof/>
              </w:rPr>
              <w:t>Genetic Algorithms</w:t>
            </w:r>
            <w:r>
              <w:rPr>
                <w:noProof/>
                <w:webHidden/>
              </w:rPr>
              <w:tab/>
            </w:r>
            <w:r>
              <w:rPr>
                <w:noProof/>
                <w:webHidden/>
              </w:rPr>
              <w:fldChar w:fldCharType="begin"/>
            </w:r>
            <w:r>
              <w:rPr>
                <w:noProof/>
                <w:webHidden/>
              </w:rPr>
              <w:instrText xml:space="preserve"> PAGEREF _Toc506718112 \h </w:instrText>
            </w:r>
          </w:ins>
          <w:r>
            <w:rPr>
              <w:noProof/>
              <w:webHidden/>
            </w:rPr>
          </w:r>
          <w:r>
            <w:rPr>
              <w:noProof/>
              <w:webHidden/>
            </w:rPr>
            <w:fldChar w:fldCharType="separate"/>
          </w:r>
          <w:r w:rsidR="001101E6">
            <w:rPr>
              <w:noProof/>
              <w:webHidden/>
            </w:rPr>
            <w:t>38</w:t>
          </w:r>
          <w:ins w:id="75" w:author="H. B. Adeyemo" w:date="2018-02-18T11:52:00Z">
            <w:r>
              <w:rPr>
                <w:noProof/>
                <w:webHidden/>
              </w:rPr>
              <w:fldChar w:fldCharType="end"/>
            </w:r>
            <w:r w:rsidRPr="00E272D5">
              <w:rPr>
                <w:rStyle w:val="Hyperlink"/>
                <w:noProof/>
              </w:rPr>
              <w:fldChar w:fldCharType="end"/>
            </w:r>
          </w:ins>
        </w:p>
        <w:p w14:paraId="7C8FA03F" w14:textId="79952F81" w:rsidR="00382257" w:rsidRDefault="00382257">
          <w:pPr>
            <w:pStyle w:val="TOC2"/>
            <w:rPr>
              <w:ins w:id="76" w:author="H. B. Adeyemo" w:date="2018-02-18T11:52:00Z"/>
              <w:rFonts w:eastAsiaTheme="minorEastAsia"/>
              <w:noProof/>
            </w:rPr>
          </w:pPr>
          <w:ins w:id="77"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"_Toc506718113"</w:instrText>
            </w:r>
            <w:r w:rsidRPr="00E272D5">
              <w:rPr>
                <w:rStyle w:val="Hyperlink"/>
                <w:noProof/>
              </w:rPr>
              <w:instrText xml:space="preserve"> </w:instrText>
            </w:r>
            <w:r w:rsidRPr="00E272D5">
              <w:rPr>
                <w:rStyle w:val="Hyperlink"/>
                <w:noProof/>
              </w:rPr>
              <w:fldChar w:fldCharType="separate"/>
            </w:r>
            <w:r w:rsidRPr="00E272D5">
              <w:rPr>
                <w:rStyle w:val="Hyperlink"/>
                <w:noProof/>
              </w:rPr>
              <w:t>2.2.1</w:t>
            </w:r>
            <w:r>
              <w:rPr>
                <w:rFonts w:eastAsiaTheme="minorEastAsia"/>
                <w:noProof/>
              </w:rPr>
              <w:tab/>
            </w:r>
            <w:r w:rsidRPr="00E272D5">
              <w:rPr>
                <w:rStyle w:val="Hyperlink"/>
                <w:noProof/>
              </w:rPr>
              <w:t>Biological Background of Genetic Algorithms</w:t>
            </w:r>
            <w:r>
              <w:rPr>
                <w:noProof/>
                <w:webHidden/>
              </w:rPr>
              <w:tab/>
            </w:r>
            <w:r>
              <w:rPr>
                <w:noProof/>
                <w:webHidden/>
              </w:rPr>
              <w:fldChar w:fldCharType="begin"/>
            </w:r>
            <w:r>
              <w:rPr>
                <w:noProof/>
                <w:webHidden/>
              </w:rPr>
              <w:instrText xml:space="preserve"> PAGEREF _Toc506718113 \h </w:instrText>
            </w:r>
          </w:ins>
          <w:r>
            <w:rPr>
              <w:noProof/>
              <w:webHidden/>
            </w:rPr>
          </w:r>
          <w:r>
            <w:rPr>
              <w:noProof/>
              <w:webHidden/>
            </w:rPr>
            <w:fldChar w:fldCharType="separate"/>
          </w:r>
          <w:r w:rsidR="001101E6">
            <w:rPr>
              <w:noProof/>
              <w:webHidden/>
            </w:rPr>
            <w:t>38</w:t>
          </w:r>
          <w:ins w:id="78" w:author="H. B. Adeyemo" w:date="2018-02-18T11:52:00Z">
            <w:r>
              <w:rPr>
                <w:noProof/>
                <w:webHidden/>
              </w:rPr>
              <w:fldChar w:fldCharType="end"/>
            </w:r>
            <w:r w:rsidRPr="00E272D5">
              <w:rPr>
                <w:rStyle w:val="Hyperlink"/>
                <w:noProof/>
              </w:rPr>
              <w:fldChar w:fldCharType="end"/>
            </w:r>
          </w:ins>
        </w:p>
        <w:p w14:paraId="2D038301" w14:textId="6B279E07" w:rsidR="00382257" w:rsidRDefault="00382257">
          <w:pPr>
            <w:pStyle w:val="TOC2"/>
            <w:rPr>
              <w:ins w:id="79" w:author="H. B. Adeyemo" w:date="2018-02-18T11:52:00Z"/>
              <w:rFonts w:eastAsiaTheme="minorEastAsia"/>
              <w:noProof/>
            </w:rPr>
          </w:pPr>
          <w:ins w:id="80"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"_Toc506718114"</w:instrText>
            </w:r>
            <w:r w:rsidRPr="00E272D5">
              <w:rPr>
                <w:rStyle w:val="Hyperlink"/>
                <w:noProof/>
              </w:rPr>
              <w:instrText xml:space="preserve"> </w:instrText>
            </w:r>
            <w:r w:rsidRPr="00E272D5">
              <w:rPr>
                <w:rStyle w:val="Hyperlink"/>
                <w:noProof/>
              </w:rPr>
              <w:fldChar w:fldCharType="separate"/>
            </w:r>
            <w:r w:rsidRPr="00E272D5">
              <w:rPr>
                <w:rStyle w:val="Hyperlink"/>
                <w:noProof/>
              </w:rPr>
              <w:t>2.2.2</w:t>
            </w:r>
            <w:r>
              <w:rPr>
                <w:rFonts w:eastAsiaTheme="minorEastAsia"/>
                <w:noProof/>
              </w:rPr>
              <w:tab/>
            </w:r>
            <w:r w:rsidRPr="00E272D5">
              <w:rPr>
                <w:rStyle w:val="Hyperlink"/>
                <w:noProof/>
              </w:rPr>
              <w:t>Details of Genetic Algorithms</w:t>
            </w:r>
            <w:r>
              <w:rPr>
                <w:noProof/>
                <w:webHidden/>
              </w:rPr>
              <w:tab/>
            </w:r>
            <w:r>
              <w:rPr>
                <w:noProof/>
                <w:webHidden/>
              </w:rPr>
              <w:fldChar w:fldCharType="begin"/>
            </w:r>
            <w:r>
              <w:rPr>
                <w:noProof/>
                <w:webHidden/>
              </w:rPr>
              <w:instrText xml:space="preserve"> PAGEREF _Toc506718114 \h </w:instrText>
            </w:r>
          </w:ins>
          <w:r>
            <w:rPr>
              <w:noProof/>
              <w:webHidden/>
            </w:rPr>
          </w:r>
          <w:r>
            <w:rPr>
              <w:noProof/>
              <w:webHidden/>
            </w:rPr>
            <w:fldChar w:fldCharType="separate"/>
          </w:r>
          <w:r w:rsidR="001101E6">
            <w:rPr>
              <w:noProof/>
              <w:webHidden/>
            </w:rPr>
            <w:t>40</w:t>
          </w:r>
          <w:ins w:id="81" w:author="H. B. Adeyemo" w:date="2018-02-18T11:52:00Z">
            <w:r>
              <w:rPr>
                <w:noProof/>
                <w:webHidden/>
              </w:rPr>
              <w:fldChar w:fldCharType="end"/>
            </w:r>
            <w:r w:rsidRPr="00E272D5">
              <w:rPr>
                <w:rStyle w:val="Hyperlink"/>
                <w:noProof/>
              </w:rPr>
              <w:fldChar w:fldCharType="end"/>
            </w:r>
          </w:ins>
        </w:p>
        <w:p w14:paraId="7AC5896A" w14:textId="493FD5F6" w:rsidR="00382257" w:rsidRDefault="00382257">
          <w:pPr>
            <w:pStyle w:val="TOC2"/>
            <w:rPr>
              <w:ins w:id="82" w:author="H. B. Adeyemo" w:date="2018-02-18T11:52:00Z"/>
              <w:rFonts w:eastAsiaTheme="minorEastAsia"/>
              <w:noProof/>
            </w:rPr>
          </w:pPr>
          <w:ins w:id="83"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"_Toc506718115"</w:instrText>
            </w:r>
            <w:r w:rsidRPr="00E272D5">
              <w:rPr>
                <w:rStyle w:val="Hyperlink"/>
                <w:noProof/>
              </w:rPr>
              <w:instrText xml:space="preserve"> </w:instrText>
            </w:r>
            <w:r w:rsidRPr="00E272D5">
              <w:rPr>
                <w:rStyle w:val="Hyperlink"/>
                <w:noProof/>
              </w:rPr>
              <w:fldChar w:fldCharType="separate"/>
            </w:r>
            <w:r w:rsidRPr="00E272D5">
              <w:rPr>
                <w:rStyle w:val="Hyperlink"/>
                <w:noProof/>
              </w:rPr>
              <w:t>2.2.2.1</w:t>
            </w:r>
            <w:r>
              <w:rPr>
                <w:rFonts w:eastAsiaTheme="minorEastAsia"/>
                <w:noProof/>
              </w:rPr>
              <w:tab/>
            </w:r>
            <w:r w:rsidRPr="00E272D5">
              <w:rPr>
                <w:rStyle w:val="Hyperlink"/>
                <w:noProof/>
              </w:rPr>
              <w:t>Elitism</w:t>
            </w:r>
            <w:r>
              <w:rPr>
                <w:noProof/>
                <w:webHidden/>
              </w:rPr>
              <w:tab/>
            </w:r>
            <w:r>
              <w:rPr>
                <w:noProof/>
                <w:webHidden/>
              </w:rPr>
              <w:fldChar w:fldCharType="begin"/>
            </w:r>
            <w:r>
              <w:rPr>
                <w:noProof/>
                <w:webHidden/>
              </w:rPr>
              <w:instrText xml:space="preserve"> PAGEREF _Toc506718115 \h </w:instrText>
            </w:r>
          </w:ins>
          <w:r>
            <w:rPr>
              <w:noProof/>
              <w:webHidden/>
            </w:rPr>
          </w:r>
          <w:r>
            <w:rPr>
              <w:noProof/>
              <w:webHidden/>
            </w:rPr>
            <w:fldChar w:fldCharType="separate"/>
          </w:r>
          <w:r w:rsidR="001101E6">
            <w:rPr>
              <w:noProof/>
              <w:webHidden/>
            </w:rPr>
            <w:t>43</w:t>
          </w:r>
          <w:ins w:id="84" w:author="H. B. Adeyemo" w:date="2018-02-18T11:52:00Z">
            <w:r>
              <w:rPr>
                <w:noProof/>
                <w:webHidden/>
              </w:rPr>
              <w:fldChar w:fldCharType="end"/>
            </w:r>
            <w:r w:rsidRPr="00E272D5">
              <w:rPr>
                <w:rStyle w:val="Hyperlink"/>
                <w:noProof/>
              </w:rPr>
              <w:fldChar w:fldCharType="end"/>
            </w:r>
          </w:ins>
        </w:p>
        <w:p w14:paraId="07358F5D" w14:textId="6AF2A354" w:rsidR="00382257" w:rsidRDefault="00382257">
          <w:pPr>
            <w:pStyle w:val="TOC2"/>
            <w:rPr>
              <w:ins w:id="85" w:author="H. B. Adeyemo" w:date="2018-02-18T11:52:00Z"/>
              <w:rFonts w:eastAsiaTheme="minorEastAsia"/>
              <w:noProof/>
            </w:rPr>
          </w:pPr>
          <w:ins w:id="86"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"_Toc506718116"</w:instrText>
            </w:r>
            <w:r w:rsidRPr="00E272D5">
              <w:rPr>
                <w:rStyle w:val="Hyperlink"/>
                <w:noProof/>
              </w:rPr>
              <w:instrText xml:space="preserve"> </w:instrText>
            </w:r>
            <w:r w:rsidRPr="00E272D5">
              <w:rPr>
                <w:rStyle w:val="Hyperlink"/>
                <w:noProof/>
              </w:rPr>
              <w:fldChar w:fldCharType="separate"/>
            </w:r>
            <w:r w:rsidRPr="00E272D5">
              <w:rPr>
                <w:rStyle w:val="Hyperlink"/>
                <w:noProof/>
              </w:rPr>
              <w:t>2.3</w:t>
            </w:r>
            <w:r>
              <w:rPr>
                <w:rFonts w:eastAsiaTheme="minorEastAsia"/>
                <w:noProof/>
              </w:rPr>
              <w:tab/>
            </w:r>
            <w:r w:rsidRPr="00E272D5">
              <w:rPr>
                <w:rStyle w:val="Hyperlink"/>
                <w:noProof/>
              </w:rPr>
              <w:t>Test Data Generation</w:t>
            </w:r>
            <w:r>
              <w:rPr>
                <w:noProof/>
                <w:webHidden/>
              </w:rPr>
              <w:tab/>
            </w:r>
            <w:r>
              <w:rPr>
                <w:noProof/>
                <w:webHidden/>
              </w:rPr>
              <w:fldChar w:fldCharType="begin"/>
            </w:r>
            <w:r>
              <w:rPr>
                <w:noProof/>
                <w:webHidden/>
              </w:rPr>
              <w:instrText xml:space="preserve"> PAGEREF _Toc506718116 \h </w:instrText>
            </w:r>
          </w:ins>
          <w:r>
            <w:rPr>
              <w:noProof/>
              <w:webHidden/>
            </w:rPr>
          </w:r>
          <w:r>
            <w:rPr>
              <w:noProof/>
              <w:webHidden/>
            </w:rPr>
            <w:fldChar w:fldCharType="separate"/>
          </w:r>
          <w:r w:rsidR="001101E6">
            <w:rPr>
              <w:noProof/>
              <w:webHidden/>
            </w:rPr>
            <w:t>47</w:t>
          </w:r>
          <w:ins w:id="87" w:author="H. B. Adeyemo" w:date="2018-02-18T11:52:00Z">
            <w:r>
              <w:rPr>
                <w:noProof/>
                <w:webHidden/>
              </w:rPr>
              <w:fldChar w:fldCharType="end"/>
            </w:r>
            <w:r w:rsidRPr="00E272D5">
              <w:rPr>
                <w:rStyle w:val="Hyperlink"/>
                <w:noProof/>
              </w:rPr>
              <w:fldChar w:fldCharType="end"/>
            </w:r>
          </w:ins>
        </w:p>
        <w:p w14:paraId="2CC98CF9" w14:textId="7765BF74" w:rsidR="00382257" w:rsidRDefault="00382257">
          <w:pPr>
            <w:pStyle w:val="TOC2"/>
            <w:rPr>
              <w:ins w:id="88" w:author="H. B. Adeyemo" w:date="2018-02-18T11:52:00Z"/>
              <w:rFonts w:eastAsiaTheme="minorEastAsia"/>
              <w:noProof/>
            </w:rPr>
          </w:pPr>
          <w:ins w:id="89"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"_Toc506718117"</w:instrText>
            </w:r>
            <w:r w:rsidRPr="00E272D5">
              <w:rPr>
                <w:rStyle w:val="Hyperlink"/>
                <w:noProof/>
              </w:rPr>
              <w:instrText xml:space="preserve"> </w:instrText>
            </w:r>
            <w:r w:rsidRPr="00E272D5">
              <w:rPr>
                <w:rStyle w:val="Hyperlink"/>
                <w:noProof/>
              </w:rPr>
              <w:fldChar w:fldCharType="separate"/>
            </w:r>
            <w:r w:rsidRPr="00E272D5">
              <w:rPr>
                <w:rStyle w:val="Hyperlink"/>
                <w:noProof/>
              </w:rPr>
              <w:t>2.3.1</w:t>
            </w:r>
            <w:r>
              <w:rPr>
                <w:rFonts w:eastAsiaTheme="minorEastAsia"/>
                <w:noProof/>
              </w:rPr>
              <w:tab/>
            </w:r>
            <w:r w:rsidRPr="00E272D5">
              <w:rPr>
                <w:rStyle w:val="Hyperlink"/>
                <w:noProof/>
              </w:rPr>
              <w:t>Test Case Design for Black Box Testing</w:t>
            </w:r>
            <w:r>
              <w:rPr>
                <w:noProof/>
                <w:webHidden/>
              </w:rPr>
              <w:tab/>
            </w:r>
            <w:r>
              <w:rPr>
                <w:noProof/>
                <w:webHidden/>
              </w:rPr>
              <w:fldChar w:fldCharType="begin"/>
            </w:r>
            <w:r>
              <w:rPr>
                <w:noProof/>
                <w:webHidden/>
              </w:rPr>
              <w:instrText xml:space="preserve"> PAGEREF _Toc506718117 \h </w:instrText>
            </w:r>
          </w:ins>
          <w:r>
            <w:rPr>
              <w:noProof/>
              <w:webHidden/>
            </w:rPr>
          </w:r>
          <w:r>
            <w:rPr>
              <w:noProof/>
              <w:webHidden/>
            </w:rPr>
            <w:fldChar w:fldCharType="separate"/>
          </w:r>
          <w:r w:rsidR="001101E6">
            <w:rPr>
              <w:noProof/>
              <w:webHidden/>
            </w:rPr>
            <w:t>49</w:t>
          </w:r>
          <w:ins w:id="90" w:author="H. B. Adeyemo" w:date="2018-02-18T11:52:00Z">
            <w:r>
              <w:rPr>
                <w:noProof/>
                <w:webHidden/>
              </w:rPr>
              <w:fldChar w:fldCharType="end"/>
            </w:r>
            <w:r w:rsidRPr="00E272D5">
              <w:rPr>
                <w:rStyle w:val="Hyperlink"/>
                <w:noProof/>
              </w:rPr>
              <w:fldChar w:fldCharType="end"/>
            </w:r>
          </w:ins>
        </w:p>
        <w:p w14:paraId="4B31EA0C" w14:textId="534B2D19" w:rsidR="00382257" w:rsidRDefault="00382257">
          <w:pPr>
            <w:pStyle w:val="TOC2"/>
            <w:rPr>
              <w:ins w:id="91" w:author="H. B. Adeyemo" w:date="2018-02-18T11:52:00Z"/>
              <w:rFonts w:eastAsiaTheme="minorEastAsia"/>
              <w:noProof/>
            </w:rPr>
          </w:pPr>
          <w:ins w:id="92"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"_Toc506718118"</w:instrText>
            </w:r>
            <w:r w:rsidRPr="00E272D5">
              <w:rPr>
                <w:rStyle w:val="Hyperlink"/>
                <w:noProof/>
              </w:rPr>
              <w:instrText xml:space="preserve"> </w:instrText>
            </w:r>
            <w:r w:rsidRPr="00E272D5">
              <w:rPr>
                <w:rStyle w:val="Hyperlink"/>
                <w:noProof/>
              </w:rPr>
              <w:fldChar w:fldCharType="separate"/>
            </w:r>
            <w:r w:rsidRPr="00E272D5">
              <w:rPr>
                <w:rStyle w:val="Hyperlink"/>
                <w:noProof/>
              </w:rPr>
              <w:t>2.3.2</w:t>
            </w:r>
            <w:r>
              <w:rPr>
                <w:rFonts w:eastAsiaTheme="minorEastAsia"/>
                <w:noProof/>
              </w:rPr>
              <w:tab/>
            </w:r>
            <w:r w:rsidRPr="00E272D5">
              <w:rPr>
                <w:rStyle w:val="Hyperlink"/>
                <w:noProof/>
              </w:rPr>
              <w:t>Test Case Design for White Box Testing</w:t>
            </w:r>
            <w:r>
              <w:rPr>
                <w:noProof/>
                <w:webHidden/>
              </w:rPr>
              <w:tab/>
            </w:r>
            <w:r>
              <w:rPr>
                <w:noProof/>
                <w:webHidden/>
              </w:rPr>
              <w:fldChar w:fldCharType="begin"/>
            </w:r>
            <w:r>
              <w:rPr>
                <w:noProof/>
                <w:webHidden/>
              </w:rPr>
              <w:instrText xml:space="preserve"> PAGEREF _Toc506718118 \h </w:instrText>
            </w:r>
          </w:ins>
          <w:r>
            <w:rPr>
              <w:noProof/>
              <w:webHidden/>
            </w:rPr>
          </w:r>
          <w:r>
            <w:rPr>
              <w:noProof/>
              <w:webHidden/>
            </w:rPr>
            <w:fldChar w:fldCharType="separate"/>
          </w:r>
          <w:r w:rsidR="001101E6">
            <w:rPr>
              <w:noProof/>
              <w:webHidden/>
            </w:rPr>
            <w:t>49</w:t>
          </w:r>
          <w:ins w:id="93" w:author="H. B. Adeyemo" w:date="2018-02-18T11:52:00Z">
            <w:r>
              <w:rPr>
                <w:noProof/>
                <w:webHidden/>
              </w:rPr>
              <w:fldChar w:fldCharType="end"/>
            </w:r>
            <w:r w:rsidRPr="00E272D5">
              <w:rPr>
                <w:rStyle w:val="Hyperlink"/>
                <w:noProof/>
              </w:rPr>
              <w:fldChar w:fldCharType="end"/>
            </w:r>
          </w:ins>
        </w:p>
        <w:p w14:paraId="54ECB409" w14:textId="608256D8" w:rsidR="00382257" w:rsidRDefault="00382257">
          <w:pPr>
            <w:pStyle w:val="TOC2"/>
            <w:rPr>
              <w:ins w:id="94" w:author="H. B. Adeyemo" w:date="2018-02-18T11:52:00Z"/>
              <w:rFonts w:eastAsiaTheme="minorEastAsia"/>
              <w:noProof/>
            </w:rPr>
          </w:pPr>
          <w:ins w:id="95"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"_Toc506718119"</w:instrText>
            </w:r>
            <w:r w:rsidRPr="00E272D5">
              <w:rPr>
                <w:rStyle w:val="Hyperlink"/>
                <w:noProof/>
              </w:rPr>
              <w:instrText xml:space="preserve"> </w:instrText>
            </w:r>
            <w:r w:rsidRPr="00E272D5">
              <w:rPr>
                <w:rStyle w:val="Hyperlink"/>
                <w:noProof/>
              </w:rPr>
              <w:fldChar w:fldCharType="separate"/>
            </w:r>
            <w:r w:rsidRPr="00E272D5">
              <w:rPr>
                <w:rStyle w:val="Hyperlink"/>
                <w:noProof/>
              </w:rPr>
              <w:t>2.3.3</w:t>
            </w:r>
            <w:r>
              <w:rPr>
                <w:rFonts w:eastAsiaTheme="minorEastAsia"/>
                <w:noProof/>
              </w:rPr>
              <w:tab/>
            </w:r>
            <w:r w:rsidRPr="00E272D5">
              <w:rPr>
                <w:rStyle w:val="Hyperlink"/>
                <w:noProof/>
              </w:rPr>
              <w:t>Test Data Generation Using Genetic Algorithms</w:t>
            </w:r>
            <w:r>
              <w:rPr>
                <w:noProof/>
                <w:webHidden/>
              </w:rPr>
              <w:tab/>
            </w:r>
            <w:r>
              <w:rPr>
                <w:noProof/>
                <w:webHidden/>
              </w:rPr>
              <w:fldChar w:fldCharType="begin"/>
            </w:r>
            <w:r>
              <w:rPr>
                <w:noProof/>
                <w:webHidden/>
              </w:rPr>
              <w:instrText xml:space="preserve"> PAGEREF _Toc506718119 \h </w:instrText>
            </w:r>
          </w:ins>
          <w:r>
            <w:rPr>
              <w:noProof/>
              <w:webHidden/>
            </w:rPr>
          </w:r>
          <w:r>
            <w:rPr>
              <w:noProof/>
              <w:webHidden/>
            </w:rPr>
            <w:fldChar w:fldCharType="separate"/>
          </w:r>
          <w:r w:rsidR="001101E6">
            <w:rPr>
              <w:noProof/>
              <w:webHidden/>
            </w:rPr>
            <w:t>50</w:t>
          </w:r>
          <w:ins w:id="96" w:author="H. B. Adeyemo" w:date="2018-02-18T11:52:00Z">
            <w:r>
              <w:rPr>
                <w:noProof/>
                <w:webHidden/>
              </w:rPr>
              <w:fldChar w:fldCharType="end"/>
            </w:r>
            <w:r w:rsidRPr="00E272D5">
              <w:rPr>
                <w:rStyle w:val="Hyperlink"/>
                <w:noProof/>
              </w:rPr>
              <w:fldChar w:fldCharType="end"/>
            </w:r>
          </w:ins>
        </w:p>
        <w:p w14:paraId="17C3A9C5" w14:textId="5CC8CDED" w:rsidR="00382257" w:rsidRDefault="00382257">
          <w:pPr>
            <w:pStyle w:val="TOC2"/>
            <w:rPr>
              <w:ins w:id="97" w:author="H. B. Adeyemo" w:date="2018-02-18T11:52:00Z"/>
              <w:rFonts w:eastAsiaTheme="minorEastAsia"/>
              <w:noProof/>
            </w:rPr>
          </w:pPr>
          <w:ins w:id="98"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"_Toc506718120"</w:instrText>
            </w:r>
            <w:r w:rsidRPr="00E272D5">
              <w:rPr>
                <w:rStyle w:val="Hyperlink"/>
                <w:noProof/>
              </w:rPr>
              <w:instrText xml:space="preserve"> </w:instrText>
            </w:r>
            <w:r w:rsidRPr="00E272D5">
              <w:rPr>
                <w:rStyle w:val="Hyperlink"/>
                <w:noProof/>
              </w:rPr>
              <w:fldChar w:fldCharType="separate"/>
            </w:r>
            <w:r w:rsidRPr="00E272D5">
              <w:rPr>
                <w:rStyle w:val="Hyperlink"/>
                <w:noProof/>
              </w:rPr>
              <w:t>2.3.4</w:t>
            </w:r>
            <w:r>
              <w:rPr>
                <w:rFonts w:eastAsiaTheme="minorEastAsia"/>
                <w:noProof/>
              </w:rPr>
              <w:tab/>
            </w:r>
            <w:r w:rsidRPr="00E272D5">
              <w:rPr>
                <w:rStyle w:val="Hyperlink"/>
                <w:noProof/>
              </w:rPr>
              <w:t>Test Case Generation and some assumptions: Test case planning</w:t>
            </w:r>
            <w:r>
              <w:rPr>
                <w:noProof/>
                <w:webHidden/>
              </w:rPr>
              <w:tab/>
            </w:r>
            <w:r>
              <w:rPr>
                <w:noProof/>
                <w:webHidden/>
              </w:rPr>
              <w:fldChar w:fldCharType="begin"/>
            </w:r>
            <w:r>
              <w:rPr>
                <w:noProof/>
                <w:webHidden/>
              </w:rPr>
              <w:instrText xml:space="preserve"> PAGEREF _Toc506718120 \h </w:instrText>
            </w:r>
          </w:ins>
          <w:r>
            <w:rPr>
              <w:noProof/>
              <w:webHidden/>
            </w:rPr>
          </w:r>
          <w:r>
            <w:rPr>
              <w:noProof/>
              <w:webHidden/>
            </w:rPr>
            <w:fldChar w:fldCharType="separate"/>
          </w:r>
          <w:r w:rsidR="001101E6">
            <w:rPr>
              <w:noProof/>
              <w:webHidden/>
            </w:rPr>
            <w:t>52</w:t>
          </w:r>
          <w:ins w:id="99" w:author="H. B. Adeyemo" w:date="2018-02-18T11:52:00Z">
            <w:r>
              <w:rPr>
                <w:noProof/>
                <w:webHidden/>
              </w:rPr>
              <w:fldChar w:fldCharType="end"/>
            </w:r>
            <w:r w:rsidRPr="00E272D5">
              <w:rPr>
                <w:rStyle w:val="Hyperlink"/>
                <w:noProof/>
              </w:rPr>
              <w:fldChar w:fldCharType="end"/>
            </w:r>
          </w:ins>
        </w:p>
        <w:p w14:paraId="48549EA4" w14:textId="39839078" w:rsidR="00382257" w:rsidRDefault="00382257">
          <w:pPr>
            <w:pStyle w:val="TOC1"/>
            <w:rPr>
              <w:ins w:id="100" w:author="H. B. Adeyemo" w:date="2018-02-18T11:52:00Z"/>
              <w:rFonts w:eastAsiaTheme="minorEastAsia"/>
              <w:noProof/>
            </w:rPr>
          </w:pPr>
          <w:ins w:id="101"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"_Toc506718121"</w:instrText>
            </w:r>
            <w:r w:rsidRPr="00E272D5">
              <w:rPr>
                <w:rStyle w:val="Hyperlink"/>
                <w:noProof/>
              </w:rPr>
              <w:instrText xml:space="preserve"> </w:instrText>
            </w:r>
            <w:r w:rsidRPr="00E272D5">
              <w:rPr>
                <w:rStyle w:val="Hyperlink"/>
                <w:noProof/>
              </w:rPr>
              <w:fldChar w:fldCharType="separate"/>
            </w:r>
            <w:r w:rsidRPr="00E272D5">
              <w:rPr>
                <w:rStyle w:val="Hyperlink"/>
                <w:noProof/>
              </w:rPr>
              <w:t>CHAPTER THREE</w:t>
            </w:r>
          </w:ins>
          <w:ins w:id="102" w:author="H. B. Adeyemo" w:date="2018-02-18T11:53:00Z">
            <w:r>
              <w:rPr>
                <w:rStyle w:val="Hyperlink"/>
                <w:noProof/>
              </w:rPr>
              <w:t xml:space="preserve"> LITERATURE REVIEW</w:t>
            </w:r>
          </w:ins>
          <w:ins w:id="103" w:author="H. B. Adeyemo" w:date="2018-02-18T11:52:00Z">
            <w:r>
              <w:rPr>
                <w:noProof/>
                <w:webHidden/>
              </w:rPr>
              <w:tab/>
            </w:r>
            <w:r>
              <w:rPr>
                <w:noProof/>
                <w:webHidden/>
              </w:rPr>
              <w:fldChar w:fldCharType="begin"/>
            </w:r>
            <w:r>
              <w:rPr>
                <w:noProof/>
                <w:webHidden/>
              </w:rPr>
              <w:instrText xml:space="preserve"> PAGEREF _Toc506718121 \h </w:instrText>
            </w:r>
          </w:ins>
          <w:r>
            <w:rPr>
              <w:noProof/>
              <w:webHidden/>
            </w:rPr>
          </w:r>
          <w:r>
            <w:rPr>
              <w:noProof/>
              <w:webHidden/>
            </w:rPr>
            <w:fldChar w:fldCharType="separate"/>
          </w:r>
          <w:r w:rsidR="001101E6">
            <w:rPr>
              <w:noProof/>
              <w:webHidden/>
            </w:rPr>
            <w:t>54</w:t>
          </w:r>
          <w:ins w:id="104" w:author="H. B. Adeyemo" w:date="2018-02-18T11:52:00Z">
            <w:r>
              <w:rPr>
                <w:noProof/>
                <w:webHidden/>
              </w:rPr>
              <w:fldChar w:fldCharType="end"/>
            </w:r>
            <w:r w:rsidRPr="00E272D5">
              <w:rPr>
                <w:rStyle w:val="Hyperlink"/>
                <w:noProof/>
              </w:rPr>
              <w:fldChar w:fldCharType="end"/>
            </w:r>
          </w:ins>
        </w:p>
        <w:p w14:paraId="2C5B11A3" w14:textId="42CFE1E4" w:rsidR="00382257" w:rsidRDefault="00382257">
          <w:pPr>
            <w:pStyle w:val="TOC2"/>
            <w:rPr>
              <w:ins w:id="105" w:author="H. B. Adeyemo" w:date="2018-02-18T11:52:00Z"/>
              <w:rFonts w:eastAsiaTheme="minorEastAsia"/>
              <w:noProof/>
            </w:rPr>
          </w:pPr>
          <w:ins w:id="106" w:author="H. B. Adeyemo" w:date="2018-02-18T11:52:00Z">
            <w:r w:rsidRPr="00E272D5">
              <w:rPr>
                <w:rStyle w:val="Hyperlink"/>
                <w:noProof/>
              </w:rPr>
              <w:lastRenderedPageBreak/>
              <w:fldChar w:fldCharType="begin"/>
            </w:r>
            <w:r w:rsidRPr="00E272D5">
              <w:rPr>
                <w:rStyle w:val="Hyperlink"/>
                <w:noProof/>
              </w:rPr>
              <w:instrText xml:space="preserve"> </w:instrText>
            </w:r>
            <w:r>
              <w:rPr>
                <w:noProof/>
              </w:rPr>
              <w:instrText>HYPERLINK \l "_Toc506718123"</w:instrText>
            </w:r>
            <w:r w:rsidRPr="00E272D5">
              <w:rPr>
                <w:rStyle w:val="Hyperlink"/>
                <w:noProof/>
              </w:rPr>
              <w:instrText xml:space="preserve"> </w:instrText>
            </w:r>
            <w:r w:rsidRPr="00E272D5">
              <w:rPr>
                <w:rStyle w:val="Hyperlink"/>
                <w:noProof/>
              </w:rPr>
              <w:fldChar w:fldCharType="separate"/>
            </w:r>
            <w:r w:rsidRPr="00E272D5">
              <w:rPr>
                <w:rStyle w:val="Hyperlink"/>
                <w:noProof/>
              </w:rPr>
              <w:t>3.1</w:t>
            </w:r>
            <w:r>
              <w:rPr>
                <w:rFonts w:eastAsiaTheme="minorEastAsia"/>
                <w:noProof/>
              </w:rPr>
              <w:tab/>
            </w:r>
            <w:r w:rsidRPr="00E272D5">
              <w:rPr>
                <w:rStyle w:val="Hyperlink"/>
                <w:noProof/>
              </w:rPr>
              <w:t>Introduction</w:t>
            </w:r>
            <w:r>
              <w:rPr>
                <w:noProof/>
                <w:webHidden/>
              </w:rPr>
              <w:tab/>
            </w:r>
            <w:r>
              <w:rPr>
                <w:noProof/>
                <w:webHidden/>
              </w:rPr>
              <w:fldChar w:fldCharType="begin"/>
            </w:r>
            <w:r>
              <w:rPr>
                <w:noProof/>
                <w:webHidden/>
              </w:rPr>
              <w:instrText xml:space="preserve"> PAGEREF _Toc506718123 \h </w:instrText>
            </w:r>
          </w:ins>
          <w:r>
            <w:rPr>
              <w:noProof/>
              <w:webHidden/>
            </w:rPr>
          </w:r>
          <w:r>
            <w:rPr>
              <w:noProof/>
              <w:webHidden/>
            </w:rPr>
            <w:fldChar w:fldCharType="separate"/>
          </w:r>
          <w:r w:rsidR="001101E6">
            <w:rPr>
              <w:noProof/>
              <w:webHidden/>
            </w:rPr>
            <w:t>54</w:t>
          </w:r>
          <w:ins w:id="107" w:author="H. B. Adeyemo" w:date="2018-02-18T11:52:00Z">
            <w:r>
              <w:rPr>
                <w:noProof/>
                <w:webHidden/>
              </w:rPr>
              <w:fldChar w:fldCharType="end"/>
            </w:r>
            <w:r w:rsidRPr="00E272D5">
              <w:rPr>
                <w:rStyle w:val="Hyperlink"/>
                <w:noProof/>
              </w:rPr>
              <w:fldChar w:fldCharType="end"/>
            </w:r>
          </w:ins>
        </w:p>
        <w:p w14:paraId="3CC06B83" w14:textId="458333A2" w:rsidR="00382257" w:rsidRDefault="00382257">
          <w:pPr>
            <w:pStyle w:val="TOC2"/>
            <w:rPr>
              <w:ins w:id="108" w:author="H. B. Adeyemo" w:date="2018-02-18T11:52:00Z"/>
              <w:rFonts w:eastAsiaTheme="minorEastAsia"/>
              <w:noProof/>
            </w:rPr>
          </w:pPr>
          <w:ins w:id="109"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"_Toc506718124"</w:instrText>
            </w:r>
            <w:r w:rsidRPr="00E272D5">
              <w:rPr>
                <w:rStyle w:val="Hyperlink"/>
                <w:noProof/>
              </w:rPr>
              <w:instrText xml:space="preserve"> </w:instrText>
            </w:r>
            <w:r w:rsidRPr="00E272D5">
              <w:rPr>
                <w:rStyle w:val="Hyperlink"/>
                <w:noProof/>
              </w:rPr>
              <w:fldChar w:fldCharType="separate"/>
            </w:r>
            <w:r w:rsidRPr="00E272D5">
              <w:rPr>
                <w:rStyle w:val="Hyperlink"/>
                <w:noProof/>
              </w:rPr>
              <w:t>3.2</w:t>
            </w:r>
            <w:r>
              <w:rPr>
                <w:rFonts w:eastAsiaTheme="minorEastAsia"/>
                <w:noProof/>
              </w:rPr>
              <w:tab/>
            </w:r>
            <w:r w:rsidRPr="00E272D5">
              <w:rPr>
                <w:rStyle w:val="Hyperlink"/>
                <w:noProof/>
              </w:rPr>
              <w:t>Genetic Algorithms Based Test Case Generation</w:t>
            </w:r>
            <w:r>
              <w:rPr>
                <w:noProof/>
                <w:webHidden/>
              </w:rPr>
              <w:tab/>
            </w:r>
            <w:r>
              <w:rPr>
                <w:noProof/>
                <w:webHidden/>
              </w:rPr>
              <w:fldChar w:fldCharType="begin"/>
            </w:r>
            <w:r>
              <w:rPr>
                <w:noProof/>
                <w:webHidden/>
              </w:rPr>
              <w:instrText xml:space="preserve"> PAGEREF _Toc506718124 \h </w:instrText>
            </w:r>
          </w:ins>
          <w:r>
            <w:rPr>
              <w:noProof/>
              <w:webHidden/>
            </w:rPr>
          </w:r>
          <w:r>
            <w:rPr>
              <w:noProof/>
              <w:webHidden/>
            </w:rPr>
            <w:fldChar w:fldCharType="separate"/>
          </w:r>
          <w:r w:rsidR="001101E6">
            <w:rPr>
              <w:noProof/>
              <w:webHidden/>
            </w:rPr>
            <w:t>54</w:t>
          </w:r>
          <w:ins w:id="110" w:author="H. B. Adeyemo" w:date="2018-02-18T11:52:00Z">
            <w:r>
              <w:rPr>
                <w:noProof/>
                <w:webHidden/>
              </w:rPr>
              <w:fldChar w:fldCharType="end"/>
            </w:r>
            <w:r w:rsidRPr="00E272D5">
              <w:rPr>
                <w:rStyle w:val="Hyperlink"/>
                <w:noProof/>
              </w:rPr>
              <w:fldChar w:fldCharType="end"/>
            </w:r>
          </w:ins>
        </w:p>
        <w:p w14:paraId="3CE95D80" w14:textId="7A866685" w:rsidR="00382257" w:rsidRDefault="00382257">
          <w:pPr>
            <w:pStyle w:val="TOC2"/>
            <w:rPr>
              <w:ins w:id="111" w:author="H. B. Adeyemo" w:date="2018-02-18T11:52:00Z"/>
              <w:rFonts w:eastAsiaTheme="minorEastAsia"/>
              <w:noProof/>
            </w:rPr>
          </w:pPr>
          <w:ins w:id="112"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"_Toc506718125"</w:instrText>
            </w:r>
            <w:r w:rsidRPr="00E272D5">
              <w:rPr>
                <w:rStyle w:val="Hyperlink"/>
                <w:noProof/>
              </w:rPr>
              <w:instrText xml:space="preserve"> </w:instrText>
            </w:r>
            <w:r w:rsidRPr="00E272D5">
              <w:rPr>
                <w:rStyle w:val="Hyperlink"/>
                <w:noProof/>
              </w:rPr>
              <w:fldChar w:fldCharType="separate"/>
            </w:r>
            <w:r w:rsidRPr="00E272D5">
              <w:rPr>
                <w:rStyle w:val="Hyperlink"/>
                <w:noProof/>
              </w:rPr>
              <w:t>3.3</w:t>
            </w:r>
            <w:r>
              <w:rPr>
                <w:rFonts w:eastAsiaTheme="minorEastAsia"/>
                <w:noProof/>
              </w:rPr>
              <w:tab/>
            </w:r>
            <w:r w:rsidRPr="00E272D5">
              <w:rPr>
                <w:rStyle w:val="Hyperlink"/>
                <w:noProof/>
              </w:rPr>
              <w:t>Mutation-Based Test Case Generation</w:t>
            </w:r>
            <w:r>
              <w:rPr>
                <w:noProof/>
                <w:webHidden/>
              </w:rPr>
              <w:tab/>
            </w:r>
            <w:r>
              <w:rPr>
                <w:noProof/>
                <w:webHidden/>
              </w:rPr>
              <w:fldChar w:fldCharType="begin"/>
            </w:r>
            <w:r>
              <w:rPr>
                <w:noProof/>
                <w:webHidden/>
              </w:rPr>
              <w:instrText xml:space="preserve"> PAGEREF _Toc506718125 \h </w:instrText>
            </w:r>
          </w:ins>
          <w:r>
            <w:rPr>
              <w:noProof/>
              <w:webHidden/>
            </w:rPr>
          </w:r>
          <w:r>
            <w:rPr>
              <w:noProof/>
              <w:webHidden/>
            </w:rPr>
            <w:fldChar w:fldCharType="separate"/>
          </w:r>
          <w:r w:rsidR="001101E6">
            <w:rPr>
              <w:noProof/>
              <w:webHidden/>
            </w:rPr>
            <w:t>58</w:t>
          </w:r>
          <w:ins w:id="113" w:author="H. B. Adeyemo" w:date="2018-02-18T11:52:00Z">
            <w:r>
              <w:rPr>
                <w:noProof/>
                <w:webHidden/>
              </w:rPr>
              <w:fldChar w:fldCharType="end"/>
            </w:r>
            <w:r w:rsidRPr="00E272D5">
              <w:rPr>
                <w:rStyle w:val="Hyperlink"/>
                <w:noProof/>
              </w:rPr>
              <w:fldChar w:fldCharType="end"/>
            </w:r>
          </w:ins>
        </w:p>
        <w:p w14:paraId="5FB4DA54" w14:textId="5C8AB6BD" w:rsidR="00382257" w:rsidRDefault="00382257">
          <w:pPr>
            <w:pStyle w:val="TOC2"/>
            <w:rPr>
              <w:ins w:id="114" w:author="H. B. Adeyemo" w:date="2018-02-18T11:52:00Z"/>
              <w:rFonts w:eastAsiaTheme="minorEastAsia"/>
              <w:noProof/>
            </w:rPr>
          </w:pPr>
          <w:ins w:id="115"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"_Toc506718126"</w:instrText>
            </w:r>
            <w:r w:rsidRPr="00E272D5">
              <w:rPr>
                <w:rStyle w:val="Hyperlink"/>
                <w:noProof/>
              </w:rPr>
              <w:instrText xml:space="preserve"> </w:instrText>
            </w:r>
            <w:r w:rsidRPr="00E272D5">
              <w:rPr>
                <w:rStyle w:val="Hyperlink"/>
                <w:noProof/>
              </w:rPr>
              <w:fldChar w:fldCharType="separate"/>
            </w:r>
            <w:r w:rsidRPr="00E272D5">
              <w:rPr>
                <w:rStyle w:val="Hyperlink"/>
                <w:noProof/>
              </w:rPr>
              <w:t>3.4</w:t>
            </w:r>
            <w:r>
              <w:rPr>
                <w:rFonts w:eastAsiaTheme="minorEastAsia"/>
                <w:noProof/>
              </w:rPr>
              <w:tab/>
            </w:r>
            <w:r w:rsidRPr="00E272D5">
              <w:rPr>
                <w:rStyle w:val="Hyperlink"/>
                <w:noProof/>
              </w:rPr>
              <w:t>Research Questions</w:t>
            </w:r>
            <w:r>
              <w:rPr>
                <w:noProof/>
                <w:webHidden/>
              </w:rPr>
              <w:tab/>
            </w:r>
            <w:r>
              <w:rPr>
                <w:noProof/>
                <w:webHidden/>
              </w:rPr>
              <w:fldChar w:fldCharType="begin"/>
            </w:r>
            <w:r>
              <w:rPr>
                <w:noProof/>
                <w:webHidden/>
              </w:rPr>
              <w:instrText xml:space="preserve"> PAGEREF _Toc506718126 \h </w:instrText>
            </w:r>
          </w:ins>
          <w:r>
            <w:rPr>
              <w:noProof/>
              <w:webHidden/>
            </w:rPr>
          </w:r>
          <w:r>
            <w:rPr>
              <w:noProof/>
              <w:webHidden/>
            </w:rPr>
            <w:fldChar w:fldCharType="separate"/>
          </w:r>
          <w:r w:rsidR="001101E6">
            <w:rPr>
              <w:noProof/>
              <w:webHidden/>
            </w:rPr>
            <w:t>68</w:t>
          </w:r>
          <w:ins w:id="116" w:author="H. B. Adeyemo" w:date="2018-02-18T11:52:00Z">
            <w:r>
              <w:rPr>
                <w:noProof/>
                <w:webHidden/>
              </w:rPr>
              <w:fldChar w:fldCharType="end"/>
            </w:r>
            <w:r w:rsidRPr="00E272D5">
              <w:rPr>
                <w:rStyle w:val="Hyperlink"/>
                <w:noProof/>
              </w:rPr>
              <w:fldChar w:fldCharType="end"/>
            </w:r>
          </w:ins>
        </w:p>
        <w:p w14:paraId="3828B8C2" w14:textId="7473192C" w:rsidR="00382257" w:rsidRDefault="00382257">
          <w:pPr>
            <w:pStyle w:val="TOC2"/>
            <w:rPr>
              <w:ins w:id="117" w:author="H. B. Adeyemo" w:date="2018-02-18T11:52:00Z"/>
              <w:rFonts w:eastAsiaTheme="minorEastAsia"/>
              <w:noProof/>
            </w:rPr>
          </w:pPr>
          <w:ins w:id="118"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"_Toc506718127"</w:instrText>
            </w:r>
            <w:r w:rsidRPr="00E272D5">
              <w:rPr>
                <w:rStyle w:val="Hyperlink"/>
                <w:noProof/>
              </w:rPr>
              <w:instrText xml:space="preserve"> </w:instrText>
            </w:r>
            <w:r w:rsidRPr="00E272D5">
              <w:rPr>
                <w:rStyle w:val="Hyperlink"/>
                <w:noProof/>
              </w:rPr>
              <w:fldChar w:fldCharType="separate"/>
            </w:r>
            <w:r w:rsidRPr="00E272D5">
              <w:rPr>
                <w:rStyle w:val="Hyperlink"/>
                <w:noProof/>
              </w:rPr>
              <w:t>3.5</w:t>
            </w:r>
            <w:r>
              <w:rPr>
                <w:rFonts w:eastAsiaTheme="minorEastAsia"/>
                <w:noProof/>
              </w:rPr>
              <w:tab/>
            </w:r>
            <w:r w:rsidRPr="00E272D5">
              <w:rPr>
                <w:rStyle w:val="Hyperlink"/>
                <w:noProof/>
              </w:rPr>
              <w:t>Research Hypothesis</w:t>
            </w:r>
            <w:r>
              <w:rPr>
                <w:noProof/>
                <w:webHidden/>
              </w:rPr>
              <w:tab/>
            </w:r>
            <w:r>
              <w:rPr>
                <w:noProof/>
                <w:webHidden/>
              </w:rPr>
              <w:fldChar w:fldCharType="begin"/>
            </w:r>
            <w:r>
              <w:rPr>
                <w:noProof/>
                <w:webHidden/>
              </w:rPr>
              <w:instrText xml:space="preserve"> PAGEREF _Toc506718127 \h </w:instrText>
            </w:r>
          </w:ins>
          <w:r>
            <w:rPr>
              <w:noProof/>
              <w:webHidden/>
            </w:rPr>
          </w:r>
          <w:r>
            <w:rPr>
              <w:noProof/>
              <w:webHidden/>
            </w:rPr>
            <w:fldChar w:fldCharType="separate"/>
          </w:r>
          <w:r w:rsidR="001101E6">
            <w:rPr>
              <w:noProof/>
              <w:webHidden/>
            </w:rPr>
            <w:t>69</w:t>
          </w:r>
          <w:ins w:id="119" w:author="H. B. Adeyemo" w:date="2018-02-18T11:52:00Z">
            <w:r>
              <w:rPr>
                <w:noProof/>
                <w:webHidden/>
              </w:rPr>
              <w:fldChar w:fldCharType="end"/>
            </w:r>
            <w:r w:rsidRPr="00E272D5">
              <w:rPr>
                <w:rStyle w:val="Hyperlink"/>
                <w:noProof/>
              </w:rPr>
              <w:fldChar w:fldCharType="end"/>
            </w:r>
          </w:ins>
        </w:p>
        <w:p w14:paraId="0D44C811" w14:textId="68370086" w:rsidR="00382257" w:rsidRDefault="00382257">
          <w:pPr>
            <w:pStyle w:val="TOC1"/>
            <w:rPr>
              <w:ins w:id="120" w:author="H. B. Adeyemo" w:date="2018-02-18T11:52:00Z"/>
              <w:rFonts w:eastAsiaTheme="minorEastAsia"/>
              <w:noProof/>
            </w:rPr>
          </w:pPr>
          <w:ins w:id="121"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"_Toc506718128"</w:instrText>
            </w:r>
            <w:r w:rsidRPr="00E272D5">
              <w:rPr>
                <w:rStyle w:val="Hyperlink"/>
                <w:noProof/>
              </w:rPr>
              <w:instrText xml:space="preserve"> </w:instrText>
            </w:r>
            <w:r w:rsidRPr="00E272D5">
              <w:rPr>
                <w:rStyle w:val="Hyperlink"/>
                <w:noProof/>
              </w:rPr>
              <w:fldChar w:fldCharType="separate"/>
            </w:r>
            <w:r w:rsidRPr="00E272D5">
              <w:rPr>
                <w:rStyle w:val="Hyperlink"/>
                <w:noProof/>
              </w:rPr>
              <w:t>CHAPTER FOUR</w:t>
            </w:r>
          </w:ins>
          <w:ins w:id="122" w:author="H. B. Adeyemo" w:date="2018-02-18T11:53:00Z">
            <w:r>
              <w:rPr>
                <w:rStyle w:val="Hyperlink"/>
                <w:noProof/>
              </w:rPr>
              <w:t xml:space="preserve"> PROPOSED APPROACH</w:t>
            </w:r>
          </w:ins>
          <w:ins w:id="123" w:author="H. B. Adeyemo" w:date="2018-02-18T11:52:00Z">
            <w:r>
              <w:rPr>
                <w:noProof/>
                <w:webHidden/>
              </w:rPr>
              <w:tab/>
            </w:r>
            <w:r>
              <w:rPr>
                <w:noProof/>
                <w:webHidden/>
              </w:rPr>
              <w:fldChar w:fldCharType="begin"/>
            </w:r>
            <w:r>
              <w:rPr>
                <w:noProof/>
                <w:webHidden/>
              </w:rPr>
              <w:instrText xml:space="preserve"> PAGEREF _Toc506718128 \h </w:instrText>
            </w:r>
          </w:ins>
          <w:r>
            <w:rPr>
              <w:noProof/>
              <w:webHidden/>
            </w:rPr>
          </w:r>
          <w:r>
            <w:rPr>
              <w:noProof/>
              <w:webHidden/>
            </w:rPr>
            <w:fldChar w:fldCharType="separate"/>
          </w:r>
          <w:r w:rsidR="001101E6">
            <w:rPr>
              <w:noProof/>
              <w:webHidden/>
            </w:rPr>
            <w:t>70</w:t>
          </w:r>
          <w:ins w:id="124" w:author="H. B. Adeyemo" w:date="2018-02-18T11:52:00Z">
            <w:r>
              <w:rPr>
                <w:noProof/>
                <w:webHidden/>
              </w:rPr>
              <w:fldChar w:fldCharType="end"/>
            </w:r>
            <w:r w:rsidRPr="00E272D5">
              <w:rPr>
                <w:rStyle w:val="Hyperlink"/>
                <w:noProof/>
              </w:rPr>
              <w:fldChar w:fldCharType="end"/>
            </w:r>
          </w:ins>
        </w:p>
        <w:p w14:paraId="1CF22C02" w14:textId="4CC47A7F" w:rsidR="00382257" w:rsidRDefault="00382257">
          <w:pPr>
            <w:pStyle w:val="TOC2"/>
            <w:rPr>
              <w:ins w:id="125" w:author="H. B. Adeyemo" w:date="2018-02-18T11:52:00Z"/>
              <w:rFonts w:eastAsiaTheme="minorEastAsia"/>
              <w:noProof/>
            </w:rPr>
          </w:pPr>
          <w:ins w:id="126"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"_Toc506718130"</w:instrText>
            </w:r>
            <w:r w:rsidRPr="00E272D5">
              <w:rPr>
                <w:rStyle w:val="Hyperlink"/>
                <w:noProof/>
              </w:rPr>
              <w:instrText xml:space="preserve"> </w:instrText>
            </w:r>
            <w:r w:rsidRPr="00E272D5">
              <w:rPr>
                <w:rStyle w:val="Hyperlink"/>
                <w:noProof/>
              </w:rPr>
              <w:fldChar w:fldCharType="separate"/>
            </w:r>
            <w:r w:rsidRPr="00E272D5">
              <w:rPr>
                <w:rStyle w:val="Hyperlink"/>
                <w:noProof/>
              </w:rPr>
              <w:t>4.1</w:t>
            </w:r>
            <w:r>
              <w:rPr>
                <w:rFonts w:eastAsiaTheme="minorEastAsia"/>
                <w:noProof/>
              </w:rPr>
              <w:tab/>
            </w:r>
            <w:r w:rsidRPr="00E272D5">
              <w:rPr>
                <w:rStyle w:val="Hyperlink"/>
                <w:noProof/>
              </w:rPr>
              <w:t>Introduction</w:t>
            </w:r>
            <w:r>
              <w:rPr>
                <w:noProof/>
                <w:webHidden/>
              </w:rPr>
              <w:tab/>
            </w:r>
            <w:r>
              <w:rPr>
                <w:noProof/>
                <w:webHidden/>
              </w:rPr>
              <w:fldChar w:fldCharType="begin"/>
            </w:r>
            <w:r>
              <w:rPr>
                <w:noProof/>
                <w:webHidden/>
              </w:rPr>
              <w:instrText xml:space="preserve"> PAGEREF _Toc506718130 \h </w:instrText>
            </w:r>
          </w:ins>
          <w:r>
            <w:rPr>
              <w:noProof/>
              <w:webHidden/>
            </w:rPr>
          </w:r>
          <w:r>
            <w:rPr>
              <w:noProof/>
              <w:webHidden/>
            </w:rPr>
            <w:fldChar w:fldCharType="separate"/>
          </w:r>
          <w:r w:rsidR="001101E6">
            <w:rPr>
              <w:noProof/>
              <w:webHidden/>
            </w:rPr>
            <w:t>70</w:t>
          </w:r>
          <w:ins w:id="127" w:author="H. B. Adeyemo" w:date="2018-02-18T11:52:00Z">
            <w:r>
              <w:rPr>
                <w:noProof/>
                <w:webHidden/>
              </w:rPr>
              <w:fldChar w:fldCharType="end"/>
            </w:r>
            <w:r w:rsidRPr="00E272D5">
              <w:rPr>
                <w:rStyle w:val="Hyperlink"/>
                <w:noProof/>
              </w:rPr>
              <w:fldChar w:fldCharType="end"/>
            </w:r>
          </w:ins>
        </w:p>
        <w:p w14:paraId="118F0353" w14:textId="0ECFE979" w:rsidR="00382257" w:rsidRDefault="00382257">
          <w:pPr>
            <w:pStyle w:val="TOC2"/>
            <w:rPr>
              <w:ins w:id="128" w:author="H. B. Adeyemo" w:date="2018-02-18T11:52:00Z"/>
              <w:rFonts w:eastAsiaTheme="minorEastAsia"/>
              <w:noProof/>
            </w:rPr>
          </w:pPr>
          <w:ins w:id="129"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"_Toc506718131"</w:instrText>
            </w:r>
            <w:r w:rsidRPr="00E272D5">
              <w:rPr>
                <w:rStyle w:val="Hyperlink"/>
                <w:noProof/>
              </w:rPr>
              <w:instrText xml:space="preserve"> </w:instrText>
            </w:r>
            <w:r w:rsidRPr="00E272D5">
              <w:rPr>
                <w:rStyle w:val="Hyperlink"/>
                <w:noProof/>
              </w:rPr>
              <w:fldChar w:fldCharType="separate"/>
            </w:r>
            <w:r w:rsidRPr="00E272D5">
              <w:rPr>
                <w:rStyle w:val="Hyperlink"/>
                <w:noProof/>
              </w:rPr>
              <w:t>4.2</w:t>
            </w:r>
            <w:r>
              <w:rPr>
                <w:rFonts w:eastAsiaTheme="minorEastAsia"/>
                <w:noProof/>
              </w:rPr>
              <w:tab/>
            </w:r>
            <w:r w:rsidRPr="00E272D5">
              <w:rPr>
                <w:rStyle w:val="Hyperlink"/>
                <w:noProof/>
              </w:rPr>
              <w:t>Methodology/Approach</w:t>
            </w:r>
            <w:r>
              <w:rPr>
                <w:noProof/>
                <w:webHidden/>
              </w:rPr>
              <w:tab/>
            </w:r>
            <w:r>
              <w:rPr>
                <w:noProof/>
                <w:webHidden/>
              </w:rPr>
              <w:fldChar w:fldCharType="begin"/>
            </w:r>
            <w:r>
              <w:rPr>
                <w:noProof/>
                <w:webHidden/>
              </w:rPr>
              <w:instrText xml:space="preserve"> PAGEREF _Toc506718131 \h </w:instrText>
            </w:r>
          </w:ins>
          <w:r>
            <w:rPr>
              <w:noProof/>
              <w:webHidden/>
            </w:rPr>
          </w:r>
          <w:r>
            <w:rPr>
              <w:noProof/>
              <w:webHidden/>
            </w:rPr>
            <w:fldChar w:fldCharType="separate"/>
          </w:r>
          <w:r w:rsidR="001101E6">
            <w:rPr>
              <w:noProof/>
              <w:webHidden/>
            </w:rPr>
            <w:t>70</w:t>
          </w:r>
          <w:ins w:id="130" w:author="H. B. Adeyemo" w:date="2018-02-18T11:52:00Z">
            <w:r>
              <w:rPr>
                <w:noProof/>
                <w:webHidden/>
              </w:rPr>
              <w:fldChar w:fldCharType="end"/>
            </w:r>
            <w:r w:rsidRPr="00E272D5">
              <w:rPr>
                <w:rStyle w:val="Hyperlink"/>
                <w:noProof/>
              </w:rPr>
              <w:fldChar w:fldCharType="end"/>
            </w:r>
          </w:ins>
        </w:p>
        <w:p w14:paraId="367F3C47" w14:textId="0287AB1A" w:rsidR="00382257" w:rsidRDefault="00382257">
          <w:pPr>
            <w:pStyle w:val="TOC2"/>
            <w:rPr>
              <w:ins w:id="131" w:author="H. B. Adeyemo" w:date="2018-02-18T11:52:00Z"/>
              <w:rFonts w:eastAsiaTheme="minorEastAsia"/>
              <w:noProof/>
            </w:rPr>
          </w:pPr>
          <w:ins w:id="132"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"_Toc506718132"</w:instrText>
            </w:r>
            <w:r w:rsidRPr="00E272D5">
              <w:rPr>
                <w:rStyle w:val="Hyperlink"/>
                <w:noProof/>
              </w:rPr>
              <w:instrText xml:space="preserve"> </w:instrText>
            </w:r>
            <w:r w:rsidRPr="00E272D5">
              <w:rPr>
                <w:rStyle w:val="Hyperlink"/>
                <w:noProof/>
              </w:rPr>
              <w:fldChar w:fldCharType="separate"/>
            </w:r>
            <w:r w:rsidRPr="00E272D5">
              <w:rPr>
                <w:rStyle w:val="Hyperlink"/>
                <w:noProof/>
              </w:rPr>
              <w:t>4.3</w:t>
            </w:r>
            <w:r>
              <w:rPr>
                <w:rFonts w:eastAsiaTheme="minorEastAsia"/>
                <w:noProof/>
              </w:rPr>
              <w:tab/>
            </w:r>
            <w:r w:rsidRPr="00E272D5">
              <w:rPr>
                <w:rStyle w:val="Hyperlink"/>
                <w:noProof/>
              </w:rPr>
              <w:t>Mutant Fitness Function</w:t>
            </w:r>
            <w:r>
              <w:rPr>
                <w:noProof/>
                <w:webHidden/>
              </w:rPr>
              <w:tab/>
            </w:r>
            <w:r>
              <w:rPr>
                <w:noProof/>
                <w:webHidden/>
              </w:rPr>
              <w:fldChar w:fldCharType="begin"/>
            </w:r>
            <w:r>
              <w:rPr>
                <w:noProof/>
                <w:webHidden/>
              </w:rPr>
              <w:instrText xml:space="preserve"> PAGEREF _Toc506718132 \h </w:instrText>
            </w:r>
          </w:ins>
          <w:r>
            <w:rPr>
              <w:noProof/>
              <w:webHidden/>
            </w:rPr>
          </w:r>
          <w:r>
            <w:rPr>
              <w:noProof/>
              <w:webHidden/>
            </w:rPr>
            <w:fldChar w:fldCharType="separate"/>
          </w:r>
          <w:r w:rsidR="001101E6">
            <w:rPr>
              <w:noProof/>
              <w:webHidden/>
            </w:rPr>
            <w:t>75</w:t>
          </w:r>
          <w:ins w:id="133" w:author="H. B. Adeyemo" w:date="2018-02-18T11:52:00Z">
            <w:r>
              <w:rPr>
                <w:noProof/>
                <w:webHidden/>
              </w:rPr>
              <w:fldChar w:fldCharType="end"/>
            </w:r>
            <w:r w:rsidRPr="00E272D5">
              <w:rPr>
                <w:rStyle w:val="Hyperlink"/>
                <w:noProof/>
              </w:rPr>
              <w:fldChar w:fldCharType="end"/>
            </w:r>
          </w:ins>
        </w:p>
        <w:p w14:paraId="4A384151" w14:textId="1F8081F3" w:rsidR="00382257" w:rsidRDefault="00382257">
          <w:pPr>
            <w:pStyle w:val="TOC2"/>
            <w:rPr>
              <w:ins w:id="134" w:author="H. B. Adeyemo" w:date="2018-02-18T11:52:00Z"/>
              <w:rFonts w:eastAsiaTheme="minorEastAsia"/>
              <w:noProof/>
            </w:rPr>
          </w:pPr>
          <w:ins w:id="135"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"_Toc506718133"</w:instrText>
            </w:r>
            <w:r w:rsidRPr="00E272D5">
              <w:rPr>
                <w:rStyle w:val="Hyperlink"/>
                <w:noProof/>
              </w:rPr>
              <w:instrText xml:space="preserve"> </w:instrText>
            </w:r>
            <w:r w:rsidRPr="00E272D5">
              <w:rPr>
                <w:rStyle w:val="Hyperlink"/>
                <w:noProof/>
              </w:rPr>
              <w:fldChar w:fldCharType="separate"/>
            </w:r>
            <w:r w:rsidRPr="00E272D5">
              <w:rPr>
                <w:rStyle w:val="Hyperlink"/>
                <w:noProof/>
              </w:rPr>
              <w:t>4.4</w:t>
            </w:r>
            <w:r>
              <w:rPr>
                <w:rFonts w:eastAsiaTheme="minorEastAsia"/>
                <w:noProof/>
              </w:rPr>
              <w:tab/>
            </w:r>
            <w:r w:rsidRPr="00E272D5">
              <w:rPr>
                <w:rStyle w:val="Hyperlink"/>
                <w:noProof/>
              </w:rPr>
              <w:t>Test Fitness Function</w:t>
            </w:r>
            <w:r>
              <w:rPr>
                <w:noProof/>
                <w:webHidden/>
              </w:rPr>
              <w:tab/>
            </w:r>
            <w:r>
              <w:rPr>
                <w:noProof/>
                <w:webHidden/>
              </w:rPr>
              <w:fldChar w:fldCharType="begin"/>
            </w:r>
            <w:r>
              <w:rPr>
                <w:noProof/>
                <w:webHidden/>
              </w:rPr>
              <w:instrText xml:space="preserve"> PAGEREF _Toc506718133 \h </w:instrText>
            </w:r>
          </w:ins>
          <w:r>
            <w:rPr>
              <w:noProof/>
              <w:webHidden/>
            </w:rPr>
          </w:r>
          <w:r>
            <w:rPr>
              <w:noProof/>
              <w:webHidden/>
            </w:rPr>
            <w:fldChar w:fldCharType="separate"/>
          </w:r>
          <w:r w:rsidR="001101E6">
            <w:rPr>
              <w:noProof/>
              <w:webHidden/>
            </w:rPr>
            <w:t>80</w:t>
          </w:r>
          <w:ins w:id="136" w:author="H. B. Adeyemo" w:date="2018-02-18T11:52:00Z">
            <w:r>
              <w:rPr>
                <w:noProof/>
                <w:webHidden/>
              </w:rPr>
              <w:fldChar w:fldCharType="end"/>
            </w:r>
            <w:r w:rsidRPr="00E272D5">
              <w:rPr>
                <w:rStyle w:val="Hyperlink"/>
                <w:noProof/>
              </w:rPr>
              <w:fldChar w:fldCharType="end"/>
            </w:r>
          </w:ins>
        </w:p>
        <w:p w14:paraId="6B2E8BE0" w14:textId="213DA69B" w:rsidR="00382257" w:rsidRDefault="00382257">
          <w:pPr>
            <w:pStyle w:val="TOC2"/>
            <w:rPr>
              <w:ins w:id="137" w:author="H. B. Adeyemo" w:date="2018-02-18T11:52:00Z"/>
              <w:rFonts w:eastAsiaTheme="minorEastAsia"/>
              <w:noProof/>
            </w:rPr>
          </w:pPr>
          <w:ins w:id="138"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"_Toc506718134"</w:instrText>
            </w:r>
            <w:r w:rsidRPr="00E272D5">
              <w:rPr>
                <w:rStyle w:val="Hyperlink"/>
                <w:noProof/>
              </w:rPr>
              <w:instrText xml:space="preserve"> </w:instrText>
            </w:r>
            <w:r w:rsidRPr="00E272D5">
              <w:rPr>
                <w:rStyle w:val="Hyperlink"/>
                <w:noProof/>
              </w:rPr>
              <w:fldChar w:fldCharType="separate"/>
            </w:r>
            <w:r w:rsidRPr="00E272D5">
              <w:rPr>
                <w:rStyle w:val="Hyperlink"/>
                <w:noProof/>
              </w:rPr>
              <w:t>4.5</w:t>
            </w:r>
            <w:r>
              <w:rPr>
                <w:rFonts w:eastAsiaTheme="minorEastAsia"/>
                <w:noProof/>
              </w:rPr>
              <w:tab/>
            </w:r>
            <w:r w:rsidRPr="00E272D5">
              <w:rPr>
                <w:rStyle w:val="Hyperlink"/>
                <w:noProof/>
              </w:rPr>
              <w:t>Mutation Operators Design</w:t>
            </w:r>
            <w:r>
              <w:rPr>
                <w:noProof/>
                <w:webHidden/>
              </w:rPr>
              <w:tab/>
            </w:r>
            <w:r>
              <w:rPr>
                <w:noProof/>
                <w:webHidden/>
              </w:rPr>
              <w:fldChar w:fldCharType="begin"/>
            </w:r>
            <w:r>
              <w:rPr>
                <w:noProof/>
                <w:webHidden/>
              </w:rPr>
              <w:instrText xml:space="preserve"> PAGEREF _Toc506718134 \h </w:instrText>
            </w:r>
          </w:ins>
          <w:r>
            <w:rPr>
              <w:noProof/>
              <w:webHidden/>
            </w:rPr>
          </w:r>
          <w:r>
            <w:rPr>
              <w:noProof/>
              <w:webHidden/>
            </w:rPr>
            <w:fldChar w:fldCharType="separate"/>
          </w:r>
          <w:r w:rsidR="001101E6">
            <w:rPr>
              <w:noProof/>
              <w:webHidden/>
            </w:rPr>
            <w:t>83</w:t>
          </w:r>
          <w:ins w:id="139" w:author="H. B. Adeyemo" w:date="2018-02-18T11:52:00Z">
            <w:r>
              <w:rPr>
                <w:noProof/>
                <w:webHidden/>
              </w:rPr>
              <w:fldChar w:fldCharType="end"/>
            </w:r>
            <w:r w:rsidRPr="00E272D5">
              <w:rPr>
                <w:rStyle w:val="Hyperlink"/>
                <w:noProof/>
              </w:rPr>
              <w:fldChar w:fldCharType="end"/>
            </w:r>
          </w:ins>
        </w:p>
        <w:p w14:paraId="73B90D34" w14:textId="456F27C4" w:rsidR="00382257" w:rsidRDefault="00382257">
          <w:pPr>
            <w:pStyle w:val="TOC2"/>
            <w:rPr>
              <w:ins w:id="140" w:author="H. B. Adeyemo" w:date="2018-02-18T11:52:00Z"/>
              <w:rFonts w:eastAsiaTheme="minorEastAsia"/>
              <w:noProof/>
            </w:rPr>
          </w:pPr>
          <w:ins w:id="141"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"_Toc506718135"</w:instrText>
            </w:r>
            <w:r w:rsidRPr="00E272D5">
              <w:rPr>
                <w:rStyle w:val="Hyperlink"/>
                <w:noProof/>
              </w:rPr>
              <w:instrText xml:space="preserve"> </w:instrText>
            </w:r>
            <w:r w:rsidRPr="00E272D5">
              <w:rPr>
                <w:rStyle w:val="Hyperlink"/>
                <w:noProof/>
              </w:rPr>
              <w:fldChar w:fldCharType="separate"/>
            </w:r>
            <w:r w:rsidRPr="00E272D5">
              <w:rPr>
                <w:rStyle w:val="Hyperlink"/>
                <w:noProof/>
              </w:rPr>
              <w:t>4.6</w:t>
            </w:r>
            <w:r>
              <w:rPr>
                <w:rFonts w:eastAsiaTheme="minorEastAsia"/>
                <w:noProof/>
              </w:rPr>
              <w:tab/>
            </w:r>
            <w:r w:rsidRPr="00E272D5">
              <w:rPr>
                <w:rStyle w:val="Hyperlink"/>
                <w:noProof/>
              </w:rPr>
              <w:t>Mutants Generation</w:t>
            </w:r>
            <w:r>
              <w:rPr>
                <w:noProof/>
                <w:webHidden/>
              </w:rPr>
              <w:tab/>
            </w:r>
            <w:r>
              <w:rPr>
                <w:noProof/>
                <w:webHidden/>
              </w:rPr>
              <w:fldChar w:fldCharType="begin"/>
            </w:r>
            <w:r>
              <w:rPr>
                <w:noProof/>
                <w:webHidden/>
              </w:rPr>
              <w:instrText xml:space="preserve"> PAGEREF _Toc506718135 \h </w:instrText>
            </w:r>
          </w:ins>
          <w:r>
            <w:rPr>
              <w:noProof/>
              <w:webHidden/>
            </w:rPr>
          </w:r>
          <w:r>
            <w:rPr>
              <w:noProof/>
              <w:webHidden/>
            </w:rPr>
            <w:fldChar w:fldCharType="separate"/>
          </w:r>
          <w:r w:rsidR="001101E6">
            <w:rPr>
              <w:noProof/>
              <w:webHidden/>
            </w:rPr>
            <w:t>85</w:t>
          </w:r>
          <w:ins w:id="142" w:author="H. B. Adeyemo" w:date="2018-02-18T11:52:00Z">
            <w:r>
              <w:rPr>
                <w:noProof/>
                <w:webHidden/>
              </w:rPr>
              <w:fldChar w:fldCharType="end"/>
            </w:r>
            <w:r w:rsidRPr="00E272D5">
              <w:rPr>
                <w:rStyle w:val="Hyperlink"/>
                <w:noProof/>
              </w:rPr>
              <w:fldChar w:fldCharType="end"/>
            </w:r>
          </w:ins>
        </w:p>
        <w:p w14:paraId="1D3C7569" w14:textId="6B956409" w:rsidR="00382257" w:rsidRDefault="00382257">
          <w:pPr>
            <w:pStyle w:val="TOC2"/>
            <w:rPr>
              <w:ins w:id="143" w:author="H. B. Adeyemo" w:date="2018-02-18T11:52:00Z"/>
              <w:rFonts w:eastAsiaTheme="minorEastAsia"/>
              <w:noProof/>
            </w:rPr>
          </w:pPr>
          <w:ins w:id="144"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"_Toc506718136"</w:instrText>
            </w:r>
            <w:r w:rsidRPr="00E272D5">
              <w:rPr>
                <w:rStyle w:val="Hyperlink"/>
                <w:noProof/>
              </w:rPr>
              <w:instrText xml:space="preserve"> </w:instrText>
            </w:r>
            <w:r w:rsidRPr="00E272D5">
              <w:rPr>
                <w:rStyle w:val="Hyperlink"/>
                <w:noProof/>
              </w:rPr>
              <w:fldChar w:fldCharType="separate"/>
            </w:r>
            <w:r w:rsidRPr="00E272D5">
              <w:rPr>
                <w:rStyle w:val="Hyperlink"/>
                <w:noProof/>
              </w:rPr>
              <w:t>4.7</w:t>
            </w:r>
            <w:r>
              <w:rPr>
                <w:rFonts w:eastAsiaTheme="minorEastAsia"/>
                <w:noProof/>
              </w:rPr>
              <w:tab/>
            </w:r>
            <w:r w:rsidRPr="00E272D5">
              <w:rPr>
                <w:rStyle w:val="Hyperlink"/>
                <w:noProof/>
              </w:rPr>
              <w:t>Mutant Program Generation</w:t>
            </w:r>
            <w:r>
              <w:rPr>
                <w:noProof/>
                <w:webHidden/>
              </w:rPr>
              <w:tab/>
            </w:r>
            <w:r>
              <w:rPr>
                <w:noProof/>
                <w:webHidden/>
              </w:rPr>
              <w:fldChar w:fldCharType="begin"/>
            </w:r>
            <w:r>
              <w:rPr>
                <w:noProof/>
                <w:webHidden/>
              </w:rPr>
              <w:instrText xml:space="preserve"> PAGEREF _Toc506718136 \h </w:instrText>
            </w:r>
          </w:ins>
          <w:r>
            <w:rPr>
              <w:noProof/>
              <w:webHidden/>
            </w:rPr>
          </w:r>
          <w:r>
            <w:rPr>
              <w:noProof/>
              <w:webHidden/>
            </w:rPr>
            <w:fldChar w:fldCharType="separate"/>
          </w:r>
          <w:r w:rsidR="001101E6">
            <w:rPr>
              <w:noProof/>
              <w:webHidden/>
            </w:rPr>
            <w:t>87</w:t>
          </w:r>
          <w:ins w:id="145" w:author="H. B. Adeyemo" w:date="2018-02-18T11:52:00Z">
            <w:r>
              <w:rPr>
                <w:noProof/>
                <w:webHidden/>
              </w:rPr>
              <w:fldChar w:fldCharType="end"/>
            </w:r>
            <w:r w:rsidRPr="00E272D5">
              <w:rPr>
                <w:rStyle w:val="Hyperlink"/>
                <w:noProof/>
              </w:rPr>
              <w:fldChar w:fldCharType="end"/>
            </w:r>
          </w:ins>
        </w:p>
        <w:p w14:paraId="3370F7D1" w14:textId="6DA843C7" w:rsidR="00382257" w:rsidRDefault="00382257">
          <w:pPr>
            <w:pStyle w:val="TOC2"/>
            <w:rPr>
              <w:ins w:id="146" w:author="H. B. Adeyemo" w:date="2018-02-18T11:52:00Z"/>
              <w:rFonts w:eastAsiaTheme="minorEastAsia"/>
              <w:noProof/>
            </w:rPr>
          </w:pPr>
          <w:ins w:id="147"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"_Toc506718137"</w:instrText>
            </w:r>
            <w:r w:rsidRPr="00E272D5">
              <w:rPr>
                <w:rStyle w:val="Hyperlink"/>
                <w:noProof/>
              </w:rPr>
              <w:instrText xml:space="preserve"> </w:instrText>
            </w:r>
            <w:r w:rsidRPr="00E272D5">
              <w:rPr>
                <w:rStyle w:val="Hyperlink"/>
                <w:noProof/>
              </w:rPr>
              <w:fldChar w:fldCharType="separate"/>
            </w:r>
            <w:r w:rsidRPr="00E272D5">
              <w:rPr>
                <w:rStyle w:val="Hyperlink"/>
                <w:noProof/>
              </w:rPr>
              <w:t>4.8</w:t>
            </w:r>
            <w:r>
              <w:rPr>
                <w:rFonts w:eastAsiaTheme="minorEastAsia"/>
                <w:noProof/>
              </w:rPr>
              <w:tab/>
            </w:r>
            <w:r w:rsidRPr="00E272D5">
              <w:rPr>
                <w:rStyle w:val="Hyperlink"/>
                <w:noProof/>
              </w:rPr>
              <w:t>Test Case Generation</w:t>
            </w:r>
            <w:r>
              <w:rPr>
                <w:noProof/>
                <w:webHidden/>
              </w:rPr>
              <w:tab/>
            </w:r>
            <w:r>
              <w:rPr>
                <w:noProof/>
                <w:webHidden/>
              </w:rPr>
              <w:fldChar w:fldCharType="begin"/>
            </w:r>
            <w:r>
              <w:rPr>
                <w:noProof/>
                <w:webHidden/>
              </w:rPr>
              <w:instrText xml:space="preserve"> PAGEREF _Toc506718137 \h </w:instrText>
            </w:r>
          </w:ins>
          <w:r>
            <w:rPr>
              <w:noProof/>
              <w:webHidden/>
            </w:rPr>
          </w:r>
          <w:r>
            <w:rPr>
              <w:noProof/>
              <w:webHidden/>
            </w:rPr>
            <w:fldChar w:fldCharType="separate"/>
          </w:r>
          <w:r w:rsidR="001101E6">
            <w:rPr>
              <w:noProof/>
              <w:webHidden/>
            </w:rPr>
            <w:t>89</w:t>
          </w:r>
          <w:ins w:id="148" w:author="H. B. Adeyemo" w:date="2018-02-18T11:52:00Z">
            <w:r>
              <w:rPr>
                <w:noProof/>
                <w:webHidden/>
              </w:rPr>
              <w:fldChar w:fldCharType="end"/>
            </w:r>
            <w:r w:rsidRPr="00E272D5">
              <w:rPr>
                <w:rStyle w:val="Hyperlink"/>
                <w:noProof/>
              </w:rPr>
              <w:fldChar w:fldCharType="end"/>
            </w:r>
          </w:ins>
        </w:p>
        <w:p w14:paraId="0FDFC906" w14:textId="1FED12D2" w:rsidR="00382257" w:rsidRDefault="00382257">
          <w:pPr>
            <w:pStyle w:val="TOC2"/>
            <w:rPr>
              <w:ins w:id="149" w:author="H. B. Adeyemo" w:date="2018-02-18T11:52:00Z"/>
              <w:rFonts w:eastAsiaTheme="minorEastAsia"/>
              <w:noProof/>
            </w:rPr>
          </w:pPr>
          <w:ins w:id="150"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"_Toc506718138"</w:instrText>
            </w:r>
            <w:r w:rsidRPr="00E272D5">
              <w:rPr>
                <w:rStyle w:val="Hyperlink"/>
                <w:noProof/>
              </w:rPr>
              <w:instrText xml:space="preserve"> </w:instrText>
            </w:r>
            <w:r w:rsidRPr="00E272D5">
              <w:rPr>
                <w:rStyle w:val="Hyperlink"/>
                <w:noProof/>
              </w:rPr>
              <w:fldChar w:fldCharType="separate"/>
            </w:r>
            <w:r w:rsidRPr="00E272D5">
              <w:rPr>
                <w:rStyle w:val="Hyperlink"/>
                <w:noProof/>
              </w:rPr>
              <w:t>4.9</w:t>
            </w:r>
            <w:r>
              <w:rPr>
                <w:rFonts w:eastAsiaTheme="minorEastAsia"/>
                <w:noProof/>
              </w:rPr>
              <w:tab/>
            </w:r>
            <w:r w:rsidRPr="00E272D5">
              <w:rPr>
                <w:rStyle w:val="Hyperlink"/>
                <w:noProof/>
              </w:rPr>
              <w:t>Selecting The GA Parameters</w:t>
            </w:r>
            <w:r>
              <w:rPr>
                <w:noProof/>
                <w:webHidden/>
              </w:rPr>
              <w:tab/>
            </w:r>
            <w:r>
              <w:rPr>
                <w:noProof/>
                <w:webHidden/>
              </w:rPr>
              <w:fldChar w:fldCharType="begin"/>
            </w:r>
            <w:r>
              <w:rPr>
                <w:noProof/>
                <w:webHidden/>
              </w:rPr>
              <w:instrText xml:space="preserve"> PAGEREF _Toc506718138 \h </w:instrText>
            </w:r>
          </w:ins>
          <w:r>
            <w:rPr>
              <w:noProof/>
              <w:webHidden/>
            </w:rPr>
          </w:r>
          <w:r>
            <w:rPr>
              <w:noProof/>
              <w:webHidden/>
            </w:rPr>
            <w:fldChar w:fldCharType="separate"/>
          </w:r>
          <w:r w:rsidR="001101E6">
            <w:rPr>
              <w:noProof/>
              <w:webHidden/>
            </w:rPr>
            <w:t>90</w:t>
          </w:r>
          <w:ins w:id="151" w:author="H. B. Adeyemo" w:date="2018-02-18T11:52:00Z">
            <w:r>
              <w:rPr>
                <w:noProof/>
                <w:webHidden/>
              </w:rPr>
              <w:fldChar w:fldCharType="end"/>
            </w:r>
            <w:r w:rsidRPr="00E272D5">
              <w:rPr>
                <w:rStyle w:val="Hyperlink"/>
                <w:noProof/>
              </w:rPr>
              <w:fldChar w:fldCharType="end"/>
            </w:r>
          </w:ins>
        </w:p>
        <w:p w14:paraId="172F9238" w14:textId="107D556D" w:rsidR="00382257" w:rsidRDefault="00382257">
          <w:pPr>
            <w:pStyle w:val="TOC1"/>
            <w:rPr>
              <w:ins w:id="152" w:author="H. B. Adeyemo" w:date="2018-02-18T11:52:00Z"/>
              <w:rFonts w:eastAsiaTheme="minorEastAsia"/>
              <w:noProof/>
            </w:rPr>
          </w:pPr>
          <w:ins w:id="153"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"_Toc506718139"</w:instrText>
            </w:r>
            <w:r w:rsidRPr="00E272D5">
              <w:rPr>
                <w:rStyle w:val="Hyperlink"/>
                <w:noProof/>
              </w:rPr>
              <w:instrText xml:space="preserve"> </w:instrText>
            </w:r>
            <w:r w:rsidRPr="00E272D5">
              <w:rPr>
                <w:rStyle w:val="Hyperlink"/>
                <w:noProof/>
              </w:rPr>
              <w:fldChar w:fldCharType="separate"/>
            </w:r>
            <w:r w:rsidRPr="00E272D5">
              <w:rPr>
                <w:rStyle w:val="Hyperlink"/>
                <w:noProof/>
              </w:rPr>
              <w:t>CHAPTER FIVE</w:t>
            </w:r>
          </w:ins>
          <w:ins w:id="154" w:author="H. B. Adeyemo" w:date="2018-02-18T11:54:00Z">
            <w:r>
              <w:rPr>
                <w:rStyle w:val="Hyperlink"/>
                <w:noProof/>
              </w:rPr>
              <w:t xml:space="preserve"> EXPERIMENTS, RESULTS AND DISCUSSION</w:t>
            </w:r>
          </w:ins>
          <w:ins w:id="155" w:author="H. B. Adeyemo" w:date="2018-02-18T11:52:00Z">
            <w:r>
              <w:rPr>
                <w:noProof/>
                <w:webHidden/>
              </w:rPr>
              <w:tab/>
            </w:r>
            <w:r>
              <w:rPr>
                <w:noProof/>
                <w:webHidden/>
              </w:rPr>
              <w:fldChar w:fldCharType="begin"/>
            </w:r>
            <w:r>
              <w:rPr>
                <w:noProof/>
                <w:webHidden/>
              </w:rPr>
              <w:instrText xml:space="preserve"> PAGEREF _Toc506718139 \h </w:instrText>
            </w:r>
          </w:ins>
          <w:r>
            <w:rPr>
              <w:noProof/>
              <w:webHidden/>
            </w:rPr>
          </w:r>
          <w:r>
            <w:rPr>
              <w:noProof/>
              <w:webHidden/>
            </w:rPr>
            <w:fldChar w:fldCharType="separate"/>
          </w:r>
          <w:r w:rsidR="001101E6">
            <w:rPr>
              <w:noProof/>
              <w:webHidden/>
            </w:rPr>
            <w:t>95</w:t>
          </w:r>
          <w:ins w:id="156" w:author="H. B. Adeyemo" w:date="2018-02-18T11:52:00Z">
            <w:r>
              <w:rPr>
                <w:noProof/>
                <w:webHidden/>
              </w:rPr>
              <w:fldChar w:fldCharType="end"/>
            </w:r>
            <w:r w:rsidRPr="00E272D5">
              <w:rPr>
                <w:rStyle w:val="Hyperlink"/>
                <w:noProof/>
              </w:rPr>
              <w:fldChar w:fldCharType="end"/>
            </w:r>
          </w:ins>
        </w:p>
        <w:p w14:paraId="58097CEE" w14:textId="2B25D50A" w:rsidR="00382257" w:rsidRDefault="00382257">
          <w:pPr>
            <w:pStyle w:val="TOC2"/>
            <w:rPr>
              <w:ins w:id="157" w:author="H. B. Adeyemo" w:date="2018-02-18T11:52:00Z"/>
              <w:rFonts w:eastAsiaTheme="minorEastAsia"/>
              <w:noProof/>
            </w:rPr>
          </w:pPr>
          <w:ins w:id="158"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"_Toc506718141"</w:instrText>
            </w:r>
            <w:r w:rsidRPr="00E272D5">
              <w:rPr>
                <w:rStyle w:val="Hyperlink"/>
                <w:noProof/>
              </w:rPr>
              <w:instrText xml:space="preserve"> </w:instrText>
            </w:r>
            <w:r w:rsidRPr="00E272D5">
              <w:rPr>
                <w:rStyle w:val="Hyperlink"/>
                <w:noProof/>
              </w:rPr>
              <w:fldChar w:fldCharType="separate"/>
            </w:r>
            <w:r w:rsidRPr="00E272D5">
              <w:rPr>
                <w:rStyle w:val="Hyperlink"/>
                <w:noProof/>
              </w:rPr>
              <w:t>5.1</w:t>
            </w:r>
            <w:r>
              <w:rPr>
                <w:rFonts w:eastAsiaTheme="minorEastAsia"/>
                <w:noProof/>
              </w:rPr>
              <w:tab/>
            </w:r>
            <w:r w:rsidRPr="00E272D5">
              <w:rPr>
                <w:rStyle w:val="Hyperlink"/>
                <w:noProof/>
              </w:rPr>
              <w:t>Introduction</w:t>
            </w:r>
            <w:r>
              <w:rPr>
                <w:noProof/>
                <w:webHidden/>
              </w:rPr>
              <w:tab/>
            </w:r>
            <w:r>
              <w:rPr>
                <w:noProof/>
                <w:webHidden/>
              </w:rPr>
              <w:fldChar w:fldCharType="begin"/>
            </w:r>
            <w:r>
              <w:rPr>
                <w:noProof/>
                <w:webHidden/>
              </w:rPr>
              <w:instrText xml:space="preserve"> PAGEREF _Toc506718141 \h </w:instrText>
            </w:r>
          </w:ins>
          <w:r>
            <w:rPr>
              <w:noProof/>
              <w:webHidden/>
            </w:rPr>
          </w:r>
          <w:r>
            <w:rPr>
              <w:noProof/>
              <w:webHidden/>
            </w:rPr>
            <w:fldChar w:fldCharType="separate"/>
          </w:r>
          <w:r w:rsidR="001101E6">
            <w:rPr>
              <w:noProof/>
              <w:webHidden/>
            </w:rPr>
            <w:t>95</w:t>
          </w:r>
          <w:ins w:id="159" w:author="H. B. Adeyemo" w:date="2018-02-18T11:52:00Z">
            <w:r>
              <w:rPr>
                <w:noProof/>
                <w:webHidden/>
              </w:rPr>
              <w:fldChar w:fldCharType="end"/>
            </w:r>
            <w:r w:rsidRPr="00E272D5">
              <w:rPr>
                <w:rStyle w:val="Hyperlink"/>
                <w:noProof/>
              </w:rPr>
              <w:fldChar w:fldCharType="end"/>
            </w:r>
          </w:ins>
        </w:p>
        <w:p w14:paraId="7F0A9338" w14:textId="4744AAE0" w:rsidR="00382257" w:rsidRDefault="00382257">
          <w:pPr>
            <w:pStyle w:val="TOC2"/>
            <w:rPr>
              <w:ins w:id="160" w:author="H. B. Adeyemo" w:date="2018-02-18T11:52:00Z"/>
              <w:rFonts w:eastAsiaTheme="minorEastAsia"/>
              <w:noProof/>
            </w:rPr>
          </w:pPr>
          <w:ins w:id="161"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"_Toc506718142"</w:instrText>
            </w:r>
            <w:r w:rsidRPr="00E272D5">
              <w:rPr>
                <w:rStyle w:val="Hyperlink"/>
                <w:noProof/>
              </w:rPr>
              <w:instrText xml:space="preserve"> </w:instrText>
            </w:r>
            <w:r w:rsidRPr="00E272D5">
              <w:rPr>
                <w:rStyle w:val="Hyperlink"/>
                <w:noProof/>
              </w:rPr>
              <w:fldChar w:fldCharType="separate"/>
            </w:r>
            <w:r w:rsidRPr="00E272D5">
              <w:rPr>
                <w:rStyle w:val="Hyperlink"/>
                <w:noProof/>
              </w:rPr>
              <w:t>5.2</w:t>
            </w:r>
            <w:r>
              <w:rPr>
                <w:rFonts w:eastAsiaTheme="minorEastAsia"/>
                <w:noProof/>
              </w:rPr>
              <w:tab/>
            </w:r>
            <w:r w:rsidRPr="00E272D5">
              <w:rPr>
                <w:rStyle w:val="Hyperlink"/>
                <w:noProof/>
              </w:rPr>
              <w:t>Deign of Experiments</w:t>
            </w:r>
            <w:r>
              <w:rPr>
                <w:noProof/>
                <w:webHidden/>
              </w:rPr>
              <w:tab/>
            </w:r>
            <w:r>
              <w:rPr>
                <w:noProof/>
                <w:webHidden/>
              </w:rPr>
              <w:fldChar w:fldCharType="begin"/>
            </w:r>
            <w:r>
              <w:rPr>
                <w:noProof/>
                <w:webHidden/>
              </w:rPr>
              <w:instrText xml:space="preserve"> PAGEREF _Toc506718142 \h </w:instrText>
            </w:r>
          </w:ins>
          <w:r>
            <w:rPr>
              <w:noProof/>
              <w:webHidden/>
            </w:rPr>
          </w:r>
          <w:r>
            <w:rPr>
              <w:noProof/>
              <w:webHidden/>
            </w:rPr>
            <w:fldChar w:fldCharType="separate"/>
          </w:r>
          <w:r w:rsidR="001101E6">
            <w:rPr>
              <w:noProof/>
              <w:webHidden/>
            </w:rPr>
            <w:t>95</w:t>
          </w:r>
          <w:ins w:id="162" w:author="H. B. Adeyemo" w:date="2018-02-18T11:52:00Z">
            <w:r>
              <w:rPr>
                <w:noProof/>
                <w:webHidden/>
              </w:rPr>
              <w:fldChar w:fldCharType="end"/>
            </w:r>
            <w:r w:rsidRPr="00E272D5">
              <w:rPr>
                <w:rStyle w:val="Hyperlink"/>
                <w:noProof/>
              </w:rPr>
              <w:fldChar w:fldCharType="end"/>
            </w:r>
          </w:ins>
        </w:p>
        <w:p w14:paraId="53BEC69A" w14:textId="5AD22D91" w:rsidR="00382257" w:rsidRDefault="00382257">
          <w:pPr>
            <w:pStyle w:val="TOC2"/>
            <w:rPr>
              <w:ins w:id="163" w:author="H. B. Adeyemo" w:date="2018-02-18T11:52:00Z"/>
              <w:rFonts w:eastAsiaTheme="minorEastAsia"/>
              <w:noProof/>
            </w:rPr>
          </w:pPr>
          <w:ins w:id="164"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"_Toc506718143"</w:instrText>
            </w:r>
            <w:r w:rsidRPr="00E272D5">
              <w:rPr>
                <w:rStyle w:val="Hyperlink"/>
                <w:noProof/>
              </w:rPr>
              <w:instrText xml:space="preserve"> </w:instrText>
            </w:r>
            <w:r w:rsidRPr="00E272D5">
              <w:rPr>
                <w:rStyle w:val="Hyperlink"/>
                <w:noProof/>
              </w:rPr>
              <w:fldChar w:fldCharType="separate"/>
            </w:r>
            <w:r w:rsidRPr="00E272D5">
              <w:rPr>
                <w:rStyle w:val="Hyperlink"/>
                <w:noProof/>
              </w:rPr>
              <w:t>5.3</w:t>
            </w:r>
            <w:r>
              <w:rPr>
                <w:rFonts w:eastAsiaTheme="minorEastAsia"/>
                <w:noProof/>
              </w:rPr>
              <w:tab/>
            </w:r>
            <w:r w:rsidRPr="00E272D5">
              <w:rPr>
                <w:rStyle w:val="Hyperlink"/>
                <w:noProof/>
              </w:rPr>
              <w:t>Description of Programs Under Test</w:t>
            </w:r>
            <w:r>
              <w:rPr>
                <w:noProof/>
                <w:webHidden/>
              </w:rPr>
              <w:tab/>
            </w:r>
            <w:r>
              <w:rPr>
                <w:noProof/>
                <w:webHidden/>
              </w:rPr>
              <w:fldChar w:fldCharType="begin"/>
            </w:r>
            <w:r>
              <w:rPr>
                <w:noProof/>
                <w:webHidden/>
              </w:rPr>
              <w:instrText xml:space="preserve"> PAGEREF _Toc506718143 \h </w:instrText>
            </w:r>
          </w:ins>
          <w:r>
            <w:rPr>
              <w:noProof/>
              <w:webHidden/>
            </w:rPr>
          </w:r>
          <w:r>
            <w:rPr>
              <w:noProof/>
              <w:webHidden/>
            </w:rPr>
            <w:fldChar w:fldCharType="separate"/>
          </w:r>
          <w:r w:rsidR="001101E6">
            <w:rPr>
              <w:noProof/>
              <w:webHidden/>
            </w:rPr>
            <w:t>96</w:t>
          </w:r>
          <w:ins w:id="165" w:author="H. B. Adeyemo" w:date="2018-02-18T11:52:00Z">
            <w:r>
              <w:rPr>
                <w:noProof/>
                <w:webHidden/>
              </w:rPr>
              <w:fldChar w:fldCharType="end"/>
            </w:r>
            <w:r w:rsidRPr="00E272D5">
              <w:rPr>
                <w:rStyle w:val="Hyperlink"/>
                <w:noProof/>
              </w:rPr>
              <w:fldChar w:fldCharType="end"/>
            </w:r>
          </w:ins>
        </w:p>
        <w:p w14:paraId="58D5D424" w14:textId="264E2DF9" w:rsidR="00382257" w:rsidRDefault="00382257">
          <w:pPr>
            <w:pStyle w:val="TOC2"/>
            <w:rPr>
              <w:ins w:id="166" w:author="H. B. Adeyemo" w:date="2018-02-18T11:52:00Z"/>
              <w:rFonts w:eastAsiaTheme="minorEastAsia"/>
              <w:noProof/>
            </w:rPr>
          </w:pPr>
          <w:ins w:id="167"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"_Toc506718144"</w:instrText>
            </w:r>
            <w:r w:rsidRPr="00E272D5">
              <w:rPr>
                <w:rStyle w:val="Hyperlink"/>
                <w:noProof/>
              </w:rPr>
              <w:instrText xml:space="preserve"> </w:instrText>
            </w:r>
            <w:r w:rsidRPr="00E272D5">
              <w:rPr>
                <w:rStyle w:val="Hyperlink"/>
                <w:noProof/>
              </w:rPr>
              <w:fldChar w:fldCharType="separate"/>
            </w:r>
            <w:r w:rsidRPr="00E272D5">
              <w:rPr>
                <w:rStyle w:val="Hyperlink"/>
                <w:noProof/>
              </w:rPr>
              <w:t>5.4</w:t>
            </w:r>
            <w:r>
              <w:rPr>
                <w:rFonts w:eastAsiaTheme="minorEastAsia"/>
                <w:noProof/>
              </w:rPr>
              <w:tab/>
            </w:r>
            <w:r w:rsidRPr="00E272D5">
              <w:rPr>
                <w:rStyle w:val="Hyperlink"/>
                <w:noProof/>
              </w:rPr>
              <w:t>Results and Discussion</w:t>
            </w:r>
            <w:r>
              <w:rPr>
                <w:noProof/>
                <w:webHidden/>
              </w:rPr>
              <w:tab/>
            </w:r>
            <w:r>
              <w:rPr>
                <w:noProof/>
                <w:webHidden/>
              </w:rPr>
              <w:fldChar w:fldCharType="begin"/>
            </w:r>
            <w:r>
              <w:rPr>
                <w:noProof/>
                <w:webHidden/>
              </w:rPr>
              <w:instrText xml:space="preserve"> PAGEREF _Toc506718144 \h </w:instrText>
            </w:r>
          </w:ins>
          <w:r>
            <w:rPr>
              <w:noProof/>
              <w:webHidden/>
            </w:rPr>
          </w:r>
          <w:r>
            <w:rPr>
              <w:noProof/>
              <w:webHidden/>
            </w:rPr>
            <w:fldChar w:fldCharType="separate"/>
          </w:r>
          <w:r w:rsidR="001101E6">
            <w:rPr>
              <w:noProof/>
              <w:webHidden/>
            </w:rPr>
            <w:t>98</w:t>
          </w:r>
          <w:ins w:id="168" w:author="H. B. Adeyemo" w:date="2018-02-18T11:52:00Z">
            <w:r>
              <w:rPr>
                <w:noProof/>
                <w:webHidden/>
              </w:rPr>
              <w:fldChar w:fldCharType="end"/>
            </w:r>
            <w:r w:rsidRPr="00E272D5">
              <w:rPr>
                <w:rStyle w:val="Hyperlink"/>
                <w:noProof/>
              </w:rPr>
              <w:fldChar w:fldCharType="end"/>
            </w:r>
          </w:ins>
        </w:p>
        <w:p w14:paraId="1E384CE3" w14:textId="471A467A" w:rsidR="00382257" w:rsidRDefault="00382257">
          <w:pPr>
            <w:pStyle w:val="TOC2"/>
            <w:rPr>
              <w:ins w:id="169" w:author="H. B. Adeyemo" w:date="2018-02-18T11:52:00Z"/>
              <w:rFonts w:eastAsiaTheme="minorEastAsia"/>
              <w:noProof/>
            </w:rPr>
          </w:pPr>
          <w:ins w:id="170"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"_Toc506718145"</w:instrText>
            </w:r>
            <w:r w:rsidRPr="00E272D5">
              <w:rPr>
                <w:rStyle w:val="Hyperlink"/>
                <w:noProof/>
              </w:rPr>
              <w:instrText xml:space="preserve"> </w:instrText>
            </w:r>
            <w:r w:rsidRPr="00E272D5">
              <w:rPr>
                <w:rStyle w:val="Hyperlink"/>
                <w:noProof/>
              </w:rPr>
              <w:fldChar w:fldCharType="separate"/>
            </w:r>
            <w:r w:rsidRPr="00E272D5">
              <w:rPr>
                <w:rStyle w:val="Hyperlink"/>
                <w:noProof/>
              </w:rPr>
              <w:t>5.5</w:t>
            </w:r>
            <w:r>
              <w:rPr>
                <w:rFonts w:eastAsiaTheme="minorEastAsia"/>
                <w:noProof/>
              </w:rPr>
              <w:tab/>
            </w:r>
            <w:r w:rsidRPr="00E272D5">
              <w:rPr>
                <w:rStyle w:val="Hyperlink"/>
                <w:noProof/>
              </w:rPr>
              <w:t>Parameter Selections for the GAs</w:t>
            </w:r>
            <w:r>
              <w:rPr>
                <w:noProof/>
                <w:webHidden/>
              </w:rPr>
              <w:tab/>
            </w:r>
            <w:r>
              <w:rPr>
                <w:noProof/>
                <w:webHidden/>
              </w:rPr>
              <w:fldChar w:fldCharType="begin"/>
            </w:r>
            <w:r>
              <w:rPr>
                <w:noProof/>
                <w:webHidden/>
              </w:rPr>
              <w:instrText xml:space="preserve"> PAGEREF _Toc506718145 \h </w:instrText>
            </w:r>
          </w:ins>
          <w:r>
            <w:rPr>
              <w:noProof/>
              <w:webHidden/>
            </w:rPr>
          </w:r>
          <w:r>
            <w:rPr>
              <w:noProof/>
              <w:webHidden/>
            </w:rPr>
            <w:fldChar w:fldCharType="separate"/>
          </w:r>
          <w:r w:rsidR="001101E6">
            <w:rPr>
              <w:noProof/>
              <w:webHidden/>
            </w:rPr>
            <w:t>98</w:t>
          </w:r>
          <w:ins w:id="171" w:author="H. B. Adeyemo" w:date="2018-02-18T11:52:00Z">
            <w:r>
              <w:rPr>
                <w:noProof/>
                <w:webHidden/>
              </w:rPr>
              <w:fldChar w:fldCharType="end"/>
            </w:r>
            <w:r w:rsidRPr="00E272D5">
              <w:rPr>
                <w:rStyle w:val="Hyperlink"/>
                <w:noProof/>
              </w:rPr>
              <w:fldChar w:fldCharType="end"/>
            </w:r>
          </w:ins>
        </w:p>
        <w:p w14:paraId="70EA51D7" w14:textId="09A030D8" w:rsidR="00382257" w:rsidRDefault="00382257">
          <w:pPr>
            <w:pStyle w:val="TOC2"/>
            <w:rPr>
              <w:ins w:id="172" w:author="H. B. Adeyemo" w:date="2018-02-18T11:52:00Z"/>
              <w:rFonts w:eastAsiaTheme="minorEastAsia"/>
              <w:noProof/>
            </w:rPr>
          </w:pPr>
          <w:ins w:id="173"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"_Toc506718146"</w:instrText>
            </w:r>
            <w:r w:rsidRPr="00E272D5">
              <w:rPr>
                <w:rStyle w:val="Hyperlink"/>
                <w:noProof/>
              </w:rPr>
              <w:instrText xml:space="preserve"> </w:instrText>
            </w:r>
            <w:r w:rsidRPr="00E272D5">
              <w:rPr>
                <w:rStyle w:val="Hyperlink"/>
                <w:noProof/>
              </w:rPr>
              <w:fldChar w:fldCharType="separate"/>
            </w:r>
            <w:r w:rsidRPr="00E272D5">
              <w:rPr>
                <w:rStyle w:val="Hyperlink"/>
                <w:noProof/>
              </w:rPr>
              <w:t>5.6</w:t>
            </w:r>
            <w:r>
              <w:rPr>
                <w:rFonts w:eastAsiaTheme="minorEastAsia"/>
                <w:noProof/>
              </w:rPr>
              <w:tab/>
            </w:r>
            <w:r w:rsidRPr="00E272D5">
              <w:rPr>
                <w:rStyle w:val="Hyperlink"/>
                <w:noProof/>
              </w:rPr>
              <w:t>Discussion of the results of Experiment</w:t>
            </w:r>
            <w:r>
              <w:rPr>
                <w:noProof/>
                <w:webHidden/>
              </w:rPr>
              <w:tab/>
            </w:r>
            <w:r>
              <w:rPr>
                <w:noProof/>
                <w:webHidden/>
              </w:rPr>
              <w:fldChar w:fldCharType="begin"/>
            </w:r>
            <w:r>
              <w:rPr>
                <w:noProof/>
                <w:webHidden/>
              </w:rPr>
              <w:instrText xml:space="preserve"> PAGEREF _Toc506718146 \h </w:instrText>
            </w:r>
          </w:ins>
          <w:r>
            <w:rPr>
              <w:noProof/>
              <w:webHidden/>
            </w:rPr>
          </w:r>
          <w:r>
            <w:rPr>
              <w:noProof/>
              <w:webHidden/>
            </w:rPr>
            <w:fldChar w:fldCharType="separate"/>
          </w:r>
          <w:r w:rsidR="001101E6">
            <w:rPr>
              <w:noProof/>
              <w:webHidden/>
            </w:rPr>
            <w:t>103</w:t>
          </w:r>
          <w:ins w:id="174" w:author="H. B. Adeyemo" w:date="2018-02-18T11:52:00Z">
            <w:r>
              <w:rPr>
                <w:noProof/>
                <w:webHidden/>
              </w:rPr>
              <w:fldChar w:fldCharType="end"/>
            </w:r>
            <w:r w:rsidRPr="00E272D5">
              <w:rPr>
                <w:rStyle w:val="Hyperlink"/>
                <w:noProof/>
              </w:rPr>
              <w:fldChar w:fldCharType="end"/>
            </w:r>
          </w:ins>
        </w:p>
        <w:p w14:paraId="685299D7" w14:textId="4CF5B677" w:rsidR="00382257" w:rsidRDefault="00382257">
          <w:pPr>
            <w:pStyle w:val="TOC2"/>
            <w:rPr>
              <w:ins w:id="175" w:author="H. B. Adeyemo" w:date="2018-02-18T11:52:00Z"/>
              <w:rFonts w:eastAsiaTheme="minorEastAsia"/>
              <w:noProof/>
            </w:rPr>
          </w:pPr>
          <w:ins w:id="176"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"_Toc506718147"</w:instrText>
            </w:r>
            <w:r w:rsidRPr="00E272D5">
              <w:rPr>
                <w:rStyle w:val="Hyperlink"/>
                <w:noProof/>
              </w:rPr>
              <w:instrText xml:space="preserve"> </w:instrText>
            </w:r>
            <w:r w:rsidRPr="00E272D5">
              <w:rPr>
                <w:rStyle w:val="Hyperlink"/>
                <w:noProof/>
              </w:rPr>
              <w:fldChar w:fldCharType="separate"/>
            </w:r>
            <w:r w:rsidRPr="00E272D5">
              <w:rPr>
                <w:rStyle w:val="Hyperlink"/>
                <w:noProof/>
              </w:rPr>
              <w:t>5.6.1</w:t>
            </w:r>
            <w:r>
              <w:rPr>
                <w:rFonts w:eastAsiaTheme="minorEastAsia"/>
                <w:noProof/>
              </w:rPr>
              <w:tab/>
            </w:r>
            <w:r w:rsidRPr="00E272D5">
              <w:rPr>
                <w:rStyle w:val="Hyperlink"/>
                <w:noProof/>
              </w:rPr>
              <w:t>QuadraticSolver</w:t>
            </w:r>
            <w:r>
              <w:rPr>
                <w:noProof/>
                <w:webHidden/>
              </w:rPr>
              <w:tab/>
            </w:r>
            <w:r>
              <w:rPr>
                <w:noProof/>
                <w:webHidden/>
              </w:rPr>
              <w:fldChar w:fldCharType="begin"/>
            </w:r>
            <w:r>
              <w:rPr>
                <w:noProof/>
                <w:webHidden/>
              </w:rPr>
              <w:instrText xml:space="preserve"> PAGEREF _Toc506718147 \h </w:instrText>
            </w:r>
          </w:ins>
          <w:r>
            <w:rPr>
              <w:noProof/>
              <w:webHidden/>
            </w:rPr>
          </w:r>
          <w:r>
            <w:rPr>
              <w:noProof/>
              <w:webHidden/>
            </w:rPr>
            <w:fldChar w:fldCharType="separate"/>
          </w:r>
          <w:r w:rsidR="001101E6">
            <w:rPr>
              <w:noProof/>
              <w:webHidden/>
            </w:rPr>
            <w:t>103</w:t>
          </w:r>
          <w:ins w:id="177" w:author="H. B. Adeyemo" w:date="2018-02-18T11:52:00Z">
            <w:r>
              <w:rPr>
                <w:noProof/>
                <w:webHidden/>
              </w:rPr>
              <w:fldChar w:fldCharType="end"/>
            </w:r>
            <w:r w:rsidRPr="00E272D5">
              <w:rPr>
                <w:rStyle w:val="Hyperlink"/>
                <w:noProof/>
              </w:rPr>
              <w:fldChar w:fldCharType="end"/>
            </w:r>
          </w:ins>
        </w:p>
        <w:p w14:paraId="43E4CD4F" w14:textId="22AF6F3F" w:rsidR="00382257" w:rsidRDefault="00382257">
          <w:pPr>
            <w:pStyle w:val="TOC2"/>
            <w:rPr>
              <w:ins w:id="178" w:author="H. B. Adeyemo" w:date="2018-02-18T11:52:00Z"/>
              <w:rFonts w:eastAsiaTheme="minorEastAsia"/>
              <w:noProof/>
            </w:rPr>
          </w:pPr>
          <w:ins w:id="179"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"_Toc506718148"</w:instrText>
            </w:r>
            <w:r w:rsidRPr="00E272D5">
              <w:rPr>
                <w:rStyle w:val="Hyperlink"/>
                <w:noProof/>
              </w:rPr>
              <w:instrText xml:space="preserve"> </w:instrText>
            </w:r>
            <w:r w:rsidRPr="00E272D5">
              <w:rPr>
                <w:rStyle w:val="Hyperlink"/>
                <w:noProof/>
              </w:rPr>
              <w:fldChar w:fldCharType="separate"/>
            </w:r>
            <w:r w:rsidRPr="00E272D5">
              <w:rPr>
                <w:rStyle w:val="Hyperlink"/>
                <w:noProof/>
              </w:rPr>
              <w:t>5.6.2</w:t>
            </w:r>
            <w:r>
              <w:rPr>
                <w:rFonts w:eastAsiaTheme="minorEastAsia"/>
                <w:noProof/>
              </w:rPr>
              <w:tab/>
            </w:r>
            <w:r w:rsidRPr="00E272D5">
              <w:rPr>
                <w:rStyle w:val="Hyperlink"/>
                <w:noProof/>
              </w:rPr>
              <w:t>TriangleType</w:t>
            </w:r>
            <w:r>
              <w:rPr>
                <w:noProof/>
                <w:webHidden/>
              </w:rPr>
              <w:tab/>
            </w:r>
            <w:r>
              <w:rPr>
                <w:noProof/>
                <w:webHidden/>
              </w:rPr>
              <w:fldChar w:fldCharType="begin"/>
            </w:r>
            <w:r>
              <w:rPr>
                <w:noProof/>
                <w:webHidden/>
              </w:rPr>
              <w:instrText xml:space="preserve"> PAGEREF _Toc506718148 \h </w:instrText>
            </w:r>
          </w:ins>
          <w:r>
            <w:rPr>
              <w:noProof/>
              <w:webHidden/>
            </w:rPr>
          </w:r>
          <w:r>
            <w:rPr>
              <w:noProof/>
              <w:webHidden/>
            </w:rPr>
            <w:fldChar w:fldCharType="separate"/>
          </w:r>
          <w:r w:rsidR="001101E6">
            <w:rPr>
              <w:noProof/>
              <w:webHidden/>
            </w:rPr>
            <w:t>110</w:t>
          </w:r>
          <w:ins w:id="180" w:author="H. B. Adeyemo" w:date="2018-02-18T11:52:00Z">
            <w:r>
              <w:rPr>
                <w:noProof/>
                <w:webHidden/>
              </w:rPr>
              <w:fldChar w:fldCharType="end"/>
            </w:r>
            <w:r w:rsidRPr="00E272D5">
              <w:rPr>
                <w:rStyle w:val="Hyperlink"/>
                <w:noProof/>
              </w:rPr>
              <w:fldChar w:fldCharType="end"/>
            </w:r>
          </w:ins>
        </w:p>
        <w:p w14:paraId="3BA5215F" w14:textId="4F6822DA" w:rsidR="00382257" w:rsidRDefault="00382257">
          <w:pPr>
            <w:pStyle w:val="TOC2"/>
            <w:rPr>
              <w:ins w:id="181" w:author="H. B. Adeyemo" w:date="2018-02-18T11:52:00Z"/>
              <w:rFonts w:eastAsiaTheme="minorEastAsia"/>
              <w:noProof/>
            </w:rPr>
          </w:pPr>
          <w:ins w:id="182"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"_Toc506718149"</w:instrText>
            </w:r>
            <w:r w:rsidRPr="00E272D5">
              <w:rPr>
                <w:rStyle w:val="Hyperlink"/>
                <w:noProof/>
              </w:rPr>
              <w:instrText xml:space="preserve"> </w:instrText>
            </w:r>
            <w:r w:rsidRPr="00E272D5">
              <w:rPr>
                <w:rStyle w:val="Hyperlink"/>
                <w:noProof/>
              </w:rPr>
              <w:fldChar w:fldCharType="separate"/>
            </w:r>
            <w:r w:rsidRPr="00E272D5">
              <w:rPr>
                <w:rStyle w:val="Hyperlink"/>
                <w:noProof/>
              </w:rPr>
              <w:t>5.6.3</w:t>
            </w:r>
            <w:r>
              <w:rPr>
                <w:rFonts w:eastAsiaTheme="minorEastAsia"/>
                <w:noProof/>
              </w:rPr>
              <w:tab/>
            </w:r>
            <w:r w:rsidRPr="00E272D5">
              <w:rPr>
                <w:rStyle w:val="Hyperlink"/>
                <w:noProof/>
              </w:rPr>
              <w:t>MID</w:t>
            </w:r>
            <w:r>
              <w:rPr>
                <w:noProof/>
                <w:webHidden/>
              </w:rPr>
              <w:tab/>
            </w:r>
            <w:r>
              <w:rPr>
                <w:noProof/>
                <w:webHidden/>
              </w:rPr>
              <w:fldChar w:fldCharType="begin"/>
            </w:r>
            <w:r>
              <w:rPr>
                <w:noProof/>
                <w:webHidden/>
              </w:rPr>
              <w:instrText xml:space="preserve"> PAGEREF _Toc506718149 \h </w:instrText>
            </w:r>
          </w:ins>
          <w:r>
            <w:rPr>
              <w:noProof/>
              <w:webHidden/>
            </w:rPr>
          </w:r>
          <w:r>
            <w:rPr>
              <w:noProof/>
              <w:webHidden/>
            </w:rPr>
            <w:fldChar w:fldCharType="separate"/>
          </w:r>
          <w:r w:rsidR="001101E6">
            <w:rPr>
              <w:noProof/>
              <w:webHidden/>
            </w:rPr>
            <w:t>113</w:t>
          </w:r>
          <w:ins w:id="183" w:author="H. B. Adeyemo" w:date="2018-02-18T11:52:00Z">
            <w:r>
              <w:rPr>
                <w:noProof/>
                <w:webHidden/>
              </w:rPr>
              <w:fldChar w:fldCharType="end"/>
            </w:r>
            <w:r w:rsidRPr="00E272D5">
              <w:rPr>
                <w:rStyle w:val="Hyperlink"/>
                <w:noProof/>
              </w:rPr>
              <w:fldChar w:fldCharType="end"/>
            </w:r>
          </w:ins>
        </w:p>
        <w:p w14:paraId="48FE12E7" w14:textId="52944090" w:rsidR="00382257" w:rsidRDefault="00382257">
          <w:pPr>
            <w:pStyle w:val="TOC2"/>
            <w:rPr>
              <w:ins w:id="184" w:author="H. B. Adeyemo" w:date="2018-02-18T11:52:00Z"/>
              <w:rFonts w:eastAsiaTheme="minorEastAsia"/>
              <w:noProof/>
            </w:rPr>
          </w:pPr>
          <w:ins w:id="185"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"_Toc506718150"</w:instrText>
            </w:r>
            <w:r w:rsidRPr="00E272D5">
              <w:rPr>
                <w:rStyle w:val="Hyperlink"/>
                <w:noProof/>
              </w:rPr>
              <w:instrText xml:space="preserve"> </w:instrText>
            </w:r>
            <w:r w:rsidRPr="00E272D5">
              <w:rPr>
                <w:rStyle w:val="Hyperlink"/>
                <w:noProof/>
              </w:rPr>
              <w:fldChar w:fldCharType="separate"/>
            </w:r>
            <w:r w:rsidRPr="00E272D5">
              <w:rPr>
                <w:rStyle w:val="Hyperlink"/>
                <w:noProof/>
              </w:rPr>
              <w:t>5.6.4</w:t>
            </w:r>
            <w:r>
              <w:rPr>
                <w:rFonts w:eastAsiaTheme="minorEastAsia"/>
                <w:noProof/>
              </w:rPr>
              <w:tab/>
            </w:r>
            <w:r w:rsidRPr="00E272D5">
              <w:rPr>
                <w:rStyle w:val="Hyperlink"/>
                <w:noProof/>
              </w:rPr>
              <w:t>LineRectangleClassifier</w:t>
            </w:r>
            <w:r>
              <w:rPr>
                <w:noProof/>
                <w:webHidden/>
              </w:rPr>
              <w:tab/>
            </w:r>
            <w:r>
              <w:rPr>
                <w:noProof/>
                <w:webHidden/>
              </w:rPr>
              <w:fldChar w:fldCharType="begin"/>
            </w:r>
            <w:r>
              <w:rPr>
                <w:noProof/>
                <w:webHidden/>
              </w:rPr>
              <w:instrText xml:space="preserve"> PAGEREF _Toc506718150 \h </w:instrText>
            </w:r>
          </w:ins>
          <w:r>
            <w:rPr>
              <w:noProof/>
              <w:webHidden/>
            </w:rPr>
          </w:r>
          <w:r>
            <w:rPr>
              <w:noProof/>
              <w:webHidden/>
            </w:rPr>
            <w:fldChar w:fldCharType="separate"/>
          </w:r>
          <w:r w:rsidR="001101E6">
            <w:rPr>
              <w:noProof/>
              <w:webHidden/>
            </w:rPr>
            <w:t>116</w:t>
          </w:r>
          <w:ins w:id="186" w:author="H. B. Adeyemo" w:date="2018-02-18T11:52:00Z">
            <w:r>
              <w:rPr>
                <w:noProof/>
                <w:webHidden/>
              </w:rPr>
              <w:fldChar w:fldCharType="end"/>
            </w:r>
            <w:r w:rsidRPr="00E272D5">
              <w:rPr>
                <w:rStyle w:val="Hyperlink"/>
                <w:noProof/>
              </w:rPr>
              <w:fldChar w:fldCharType="end"/>
            </w:r>
          </w:ins>
        </w:p>
        <w:p w14:paraId="5627F624" w14:textId="1F2F8194" w:rsidR="00382257" w:rsidRDefault="00382257">
          <w:pPr>
            <w:pStyle w:val="TOC2"/>
            <w:rPr>
              <w:ins w:id="187" w:author="H. B. Adeyemo" w:date="2018-02-18T11:52:00Z"/>
              <w:rFonts w:eastAsiaTheme="minorEastAsia"/>
              <w:noProof/>
            </w:rPr>
          </w:pPr>
          <w:ins w:id="188"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"_Toc506718151"</w:instrText>
            </w:r>
            <w:r w:rsidRPr="00E272D5">
              <w:rPr>
                <w:rStyle w:val="Hyperlink"/>
                <w:noProof/>
              </w:rPr>
              <w:instrText xml:space="preserve"> </w:instrText>
            </w:r>
            <w:r w:rsidRPr="00E272D5">
              <w:rPr>
                <w:rStyle w:val="Hyperlink"/>
                <w:noProof/>
              </w:rPr>
              <w:fldChar w:fldCharType="separate"/>
            </w:r>
            <w:r w:rsidRPr="00E272D5">
              <w:rPr>
                <w:rStyle w:val="Hyperlink"/>
                <w:noProof/>
              </w:rPr>
              <w:t>5.6.5</w:t>
            </w:r>
            <w:r>
              <w:rPr>
                <w:rFonts w:eastAsiaTheme="minorEastAsia"/>
                <w:noProof/>
              </w:rPr>
              <w:tab/>
            </w:r>
            <w:r w:rsidRPr="00E272D5">
              <w:rPr>
                <w:rStyle w:val="Hyperlink"/>
                <w:noProof/>
              </w:rPr>
              <w:t>PointCircleClassifier</w:t>
            </w:r>
            <w:r>
              <w:rPr>
                <w:noProof/>
                <w:webHidden/>
              </w:rPr>
              <w:tab/>
            </w:r>
            <w:r>
              <w:rPr>
                <w:noProof/>
                <w:webHidden/>
              </w:rPr>
              <w:fldChar w:fldCharType="begin"/>
            </w:r>
            <w:r>
              <w:rPr>
                <w:noProof/>
                <w:webHidden/>
              </w:rPr>
              <w:instrText xml:space="preserve"> PAGEREF _Toc506718151 \h </w:instrText>
            </w:r>
          </w:ins>
          <w:r>
            <w:rPr>
              <w:noProof/>
              <w:webHidden/>
            </w:rPr>
          </w:r>
          <w:r>
            <w:rPr>
              <w:noProof/>
              <w:webHidden/>
            </w:rPr>
            <w:fldChar w:fldCharType="separate"/>
          </w:r>
          <w:r w:rsidR="001101E6">
            <w:rPr>
              <w:noProof/>
              <w:webHidden/>
            </w:rPr>
            <w:t>119</w:t>
          </w:r>
          <w:ins w:id="189" w:author="H. B. Adeyemo" w:date="2018-02-18T11:52:00Z">
            <w:r>
              <w:rPr>
                <w:noProof/>
                <w:webHidden/>
              </w:rPr>
              <w:fldChar w:fldCharType="end"/>
            </w:r>
            <w:r w:rsidRPr="00E272D5">
              <w:rPr>
                <w:rStyle w:val="Hyperlink"/>
                <w:noProof/>
              </w:rPr>
              <w:fldChar w:fldCharType="end"/>
            </w:r>
          </w:ins>
        </w:p>
        <w:p w14:paraId="561AB531" w14:textId="769669CE" w:rsidR="00382257" w:rsidRDefault="00382257">
          <w:pPr>
            <w:pStyle w:val="TOC2"/>
            <w:rPr>
              <w:ins w:id="190" w:author="H. B. Adeyemo" w:date="2018-02-18T11:52:00Z"/>
              <w:rFonts w:eastAsiaTheme="minorEastAsia"/>
              <w:noProof/>
            </w:rPr>
          </w:pPr>
          <w:ins w:id="191"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"_Toc506718152"</w:instrText>
            </w:r>
            <w:r w:rsidRPr="00E272D5">
              <w:rPr>
                <w:rStyle w:val="Hyperlink"/>
                <w:noProof/>
              </w:rPr>
              <w:instrText xml:space="preserve"> </w:instrText>
            </w:r>
            <w:r w:rsidRPr="00E272D5">
              <w:rPr>
                <w:rStyle w:val="Hyperlink"/>
                <w:noProof/>
              </w:rPr>
              <w:fldChar w:fldCharType="separate"/>
            </w:r>
            <w:r w:rsidRPr="00E272D5">
              <w:rPr>
                <w:rStyle w:val="Hyperlink"/>
                <w:noProof/>
              </w:rPr>
              <w:t>5.7</w:t>
            </w:r>
            <w:r>
              <w:rPr>
                <w:rFonts w:eastAsiaTheme="minorEastAsia"/>
                <w:noProof/>
              </w:rPr>
              <w:tab/>
            </w:r>
            <w:r w:rsidRPr="00E272D5">
              <w:rPr>
                <w:rStyle w:val="Hyperlink"/>
                <w:noProof/>
              </w:rPr>
              <w:t>ANSWERING RESEARCH QUESTIONS</w:t>
            </w:r>
            <w:r>
              <w:rPr>
                <w:noProof/>
                <w:webHidden/>
              </w:rPr>
              <w:tab/>
            </w:r>
            <w:r>
              <w:rPr>
                <w:noProof/>
                <w:webHidden/>
              </w:rPr>
              <w:fldChar w:fldCharType="begin"/>
            </w:r>
            <w:r>
              <w:rPr>
                <w:noProof/>
                <w:webHidden/>
              </w:rPr>
              <w:instrText xml:space="preserve"> PAGEREF _Toc506718152 \h </w:instrText>
            </w:r>
          </w:ins>
          <w:r>
            <w:rPr>
              <w:noProof/>
              <w:webHidden/>
            </w:rPr>
          </w:r>
          <w:r>
            <w:rPr>
              <w:noProof/>
              <w:webHidden/>
            </w:rPr>
            <w:fldChar w:fldCharType="separate"/>
          </w:r>
          <w:r w:rsidR="001101E6">
            <w:rPr>
              <w:noProof/>
              <w:webHidden/>
            </w:rPr>
            <w:t>122</w:t>
          </w:r>
          <w:ins w:id="192" w:author="H. B. Adeyemo" w:date="2018-02-18T11:52:00Z">
            <w:r>
              <w:rPr>
                <w:noProof/>
                <w:webHidden/>
              </w:rPr>
              <w:fldChar w:fldCharType="end"/>
            </w:r>
            <w:r w:rsidRPr="00E272D5">
              <w:rPr>
                <w:rStyle w:val="Hyperlink"/>
                <w:noProof/>
              </w:rPr>
              <w:fldChar w:fldCharType="end"/>
            </w:r>
          </w:ins>
        </w:p>
        <w:p w14:paraId="59A60B24" w14:textId="7C9BBB08" w:rsidR="00382257" w:rsidRDefault="00382257">
          <w:pPr>
            <w:pStyle w:val="TOC2"/>
            <w:rPr>
              <w:ins w:id="193" w:author="H. B. Adeyemo" w:date="2018-02-18T11:52:00Z"/>
              <w:rFonts w:eastAsiaTheme="minorEastAsia"/>
              <w:noProof/>
            </w:rPr>
          </w:pPr>
          <w:ins w:id="194"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"_Toc506718153"</w:instrText>
            </w:r>
            <w:r w:rsidRPr="00E272D5">
              <w:rPr>
                <w:rStyle w:val="Hyperlink"/>
                <w:noProof/>
              </w:rPr>
              <w:instrText xml:space="preserve"> </w:instrText>
            </w:r>
            <w:r w:rsidRPr="00E272D5">
              <w:rPr>
                <w:rStyle w:val="Hyperlink"/>
                <w:noProof/>
              </w:rPr>
              <w:fldChar w:fldCharType="separate"/>
            </w:r>
            <w:r w:rsidRPr="00E272D5">
              <w:rPr>
                <w:rStyle w:val="Hyperlink"/>
                <w:noProof/>
              </w:rPr>
              <w:t>6.1</w:t>
            </w:r>
            <w:r>
              <w:rPr>
                <w:rFonts w:eastAsiaTheme="minorEastAsia"/>
                <w:noProof/>
              </w:rPr>
              <w:tab/>
            </w:r>
            <w:r w:rsidRPr="00E272D5">
              <w:rPr>
                <w:rStyle w:val="Hyperlink"/>
                <w:noProof/>
              </w:rPr>
              <w:t>Testing the Hypotheses</w:t>
            </w:r>
            <w:r>
              <w:rPr>
                <w:noProof/>
                <w:webHidden/>
              </w:rPr>
              <w:tab/>
            </w:r>
            <w:r>
              <w:rPr>
                <w:noProof/>
                <w:webHidden/>
              </w:rPr>
              <w:fldChar w:fldCharType="begin"/>
            </w:r>
            <w:r>
              <w:rPr>
                <w:noProof/>
                <w:webHidden/>
              </w:rPr>
              <w:instrText xml:space="preserve"> PAGEREF _Toc506718153 \h </w:instrText>
            </w:r>
          </w:ins>
          <w:r>
            <w:rPr>
              <w:noProof/>
              <w:webHidden/>
            </w:rPr>
          </w:r>
          <w:r>
            <w:rPr>
              <w:noProof/>
              <w:webHidden/>
            </w:rPr>
            <w:fldChar w:fldCharType="separate"/>
          </w:r>
          <w:r w:rsidR="001101E6">
            <w:rPr>
              <w:noProof/>
              <w:webHidden/>
            </w:rPr>
            <w:t>124</w:t>
          </w:r>
          <w:ins w:id="195" w:author="H. B. Adeyemo" w:date="2018-02-18T11:52:00Z">
            <w:r>
              <w:rPr>
                <w:noProof/>
                <w:webHidden/>
              </w:rPr>
              <w:fldChar w:fldCharType="end"/>
            </w:r>
            <w:r w:rsidRPr="00E272D5">
              <w:rPr>
                <w:rStyle w:val="Hyperlink"/>
                <w:noProof/>
              </w:rPr>
              <w:fldChar w:fldCharType="end"/>
            </w:r>
          </w:ins>
        </w:p>
        <w:p w14:paraId="520644F6" w14:textId="5CB09A0E" w:rsidR="00382257" w:rsidRDefault="00382257">
          <w:pPr>
            <w:pStyle w:val="TOC2"/>
            <w:rPr>
              <w:ins w:id="196" w:author="H. B. Adeyemo" w:date="2018-02-18T11:52:00Z"/>
              <w:rFonts w:eastAsiaTheme="minorEastAsia"/>
              <w:noProof/>
            </w:rPr>
          </w:pPr>
          <w:ins w:id="197"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"_Toc506718154"</w:instrText>
            </w:r>
            <w:r w:rsidRPr="00E272D5">
              <w:rPr>
                <w:rStyle w:val="Hyperlink"/>
                <w:noProof/>
              </w:rPr>
              <w:instrText xml:space="preserve"> </w:instrText>
            </w:r>
            <w:r w:rsidRPr="00E272D5">
              <w:rPr>
                <w:rStyle w:val="Hyperlink"/>
                <w:noProof/>
              </w:rPr>
              <w:fldChar w:fldCharType="separate"/>
            </w:r>
            <w:r w:rsidRPr="00E272D5">
              <w:rPr>
                <w:rStyle w:val="Hyperlink"/>
                <w:noProof/>
              </w:rPr>
              <w:t>6.2</w:t>
            </w:r>
            <w:r>
              <w:rPr>
                <w:rFonts w:eastAsiaTheme="minorEastAsia"/>
                <w:noProof/>
              </w:rPr>
              <w:tab/>
            </w:r>
            <w:r w:rsidRPr="00E272D5">
              <w:rPr>
                <w:rStyle w:val="Hyperlink"/>
                <w:noProof/>
              </w:rPr>
              <w:t>HARD TO KILL MUTANTS</w:t>
            </w:r>
            <w:r>
              <w:rPr>
                <w:noProof/>
                <w:webHidden/>
              </w:rPr>
              <w:tab/>
            </w:r>
            <w:r>
              <w:rPr>
                <w:noProof/>
                <w:webHidden/>
              </w:rPr>
              <w:fldChar w:fldCharType="begin"/>
            </w:r>
            <w:r>
              <w:rPr>
                <w:noProof/>
                <w:webHidden/>
              </w:rPr>
              <w:instrText xml:space="preserve"> PAGEREF _Toc506718154 \h </w:instrText>
            </w:r>
          </w:ins>
          <w:r>
            <w:rPr>
              <w:noProof/>
              <w:webHidden/>
            </w:rPr>
          </w:r>
          <w:r>
            <w:rPr>
              <w:noProof/>
              <w:webHidden/>
            </w:rPr>
            <w:fldChar w:fldCharType="separate"/>
          </w:r>
          <w:r w:rsidR="001101E6">
            <w:rPr>
              <w:noProof/>
              <w:webHidden/>
            </w:rPr>
            <w:t>126</w:t>
          </w:r>
          <w:ins w:id="198" w:author="H. B. Adeyemo" w:date="2018-02-18T11:52:00Z">
            <w:r>
              <w:rPr>
                <w:noProof/>
                <w:webHidden/>
              </w:rPr>
              <w:fldChar w:fldCharType="end"/>
            </w:r>
            <w:r w:rsidRPr="00E272D5">
              <w:rPr>
                <w:rStyle w:val="Hyperlink"/>
                <w:noProof/>
              </w:rPr>
              <w:fldChar w:fldCharType="end"/>
            </w:r>
          </w:ins>
        </w:p>
        <w:p w14:paraId="559065E3" w14:textId="39B67DCD" w:rsidR="00382257" w:rsidRDefault="00382257">
          <w:pPr>
            <w:pStyle w:val="TOC2"/>
            <w:rPr>
              <w:ins w:id="199" w:author="H. B. Adeyemo" w:date="2018-02-18T11:52:00Z"/>
              <w:rFonts w:eastAsiaTheme="minorEastAsia"/>
              <w:noProof/>
            </w:rPr>
          </w:pPr>
          <w:ins w:id="200"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"_Toc506718155"</w:instrText>
            </w:r>
            <w:r w:rsidRPr="00E272D5">
              <w:rPr>
                <w:rStyle w:val="Hyperlink"/>
                <w:noProof/>
              </w:rPr>
              <w:instrText xml:space="preserve"> </w:instrText>
            </w:r>
            <w:r w:rsidRPr="00E272D5">
              <w:rPr>
                <w:rStyle w:val="Hyperlink"/>
                <w:noProof/>
              </w:rPr>
              <w:fldChar w:fldCharType="separate"/>
            </w:r>
            <w:r w:rsidRPr="00E272D5">
              <w:rPr>
                <w:rStyle w:val="Hyperlink"/>
                <w:noProof/>
              </w:rPr>
              <w:t>6.3</w:t>
            </w:r>
            <w:r>
              <w:rPr>
                <w:rFonts w:eastAsiaTheme="minorEastAsia"/>
                <w:noProof/>
              </w:rPr>
              <w:tab/>
            </w:r>
            <w:r w:rsidRPr="00E272D5">
              <w:rPr>
                <w:rStyle w:val="Hyperlink"/>
                <w:noProof/>
              </w:rPr>
              <w:t>CONFIDENCE INTERVAL</w:t>
            </w:r>
            <w:r>
              <w:rPr>
                <w:noProof/>
                <w:webHidden/>
              </w:rPr>
              <w:tab/>
            </w:r>
            <w:r>
              <w:rPr>
                <w:noProof/>
                <w:webHidden/>
              </w:rPr>
              <w:fldChar w:fldCharType="begin"/>
            </w:r>
            <w:r>
              <w:rPr>
                <w:noProof/>
                <w:webHidden/>
              </w:rPr>
              <w:instrText xml:space="preserve"> PAGEREF _Toc506718155 \h </w:instrText>
            </w:r>
          </w:ins>
          <w:r>
            <w:rPr>
              <w:noProof/>
              <w:webHidden/>
            </w:rPr>
          </w:r>
          <w:r>
            <w:rPr>
              <w:noProof/>
              <w:webHidden/>
            </w:rPr>
            <w:fldChar w:fldCharType="separate"/>
          </w:r>
          <w:r w:rsidR="001101E6">
            <w:rPr>
              <w:noProof/>
              <w:webHidden/>
            </w:rPr>
            <w:t>127</w:t>
          </w:r>
          <w:ins w:id="201" w:author="H. B. Adeyemo" w:date="2018-02-18T11:52:00Z">
            <w:r>
              <w:rPr>
                <w:noProof/>
                <w:webHidden/>
              </w:rPr>
              <w:fldChar w:fldCharType="end"/>
            </w:r>
            <w:r w:rsidRPr="00E272D5">
              <w:rPr>
                <w:rStyle w:val="Hyperlink"/>
                <w:noProof/>
              </w:rPr>
              <w:fldChar w:fldCharType="end"/>
            </w:r>
          </w:ins>
        </w:p>
        <w:p w14:paraId="1FA18B1C" w14:textId="3C1C20E9" w:rsidR="00382257" w:rsidRDefault="00382257">
          <w:pPr>
            <w:pStyle w:val="TOC1"/>
            <w:rPr>
              <w:ins w:id="202" w:author="H. B. Adeyemo" w:date="2018-02-18T11:52:00Z"/>
              <w:rFonts w:eastAsiaTheme="minorEastAsia"/>
              <w:noProof/>
            </w:rPr>
          </w:pPr>
          <w:ins w:id="203"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"_Toc506718156"</w:instrText>
            </w:r>
            <w:r w:rsidRPr="00E272D5">
              <w:rPr>
                <w:rStyle w:val="Hyperlink"/>
                <w:noProof/>
              </w:rPr>
              <w:instrText xml:space="preserve"> </w:instrText>
            </w:r>
            <w:r w:rsidRPr="00E272D5">
              <w:rPr>
                <w:rStyle w:val="Hyperlink"/>
                <w:noProof/>
              </w:rPr>
              <w:fldChar w:fldCharType="separate"/>
            </w:r>
            <w:r w:rsidRPr="00E272D5">
              <w:rPr>
                <w:rStyle w:val="Hyperlink"/>
                <w:noProof/>
              </w:rPr>
              <w:t>CHAPTER SIX</w:t>
            </w:r>
          </w:ins>
          <w:ins w:id="204" w:author="H. B. Adeyemo" w:date="2018-02-18T11:54:00Z">
            <w:r>
              <w:rPr>
                <w:rStyle w:val="Hyperlink"/>
                <w:noProof/>
              </w:rPr>
              <w:t xml:space="preserve"> CONCLUSION AND FUTURE WORK</w:t>
            </w:r>
          </w:ins>
          <w:ins w:id="205" w:author="H. B. Adeyemo" w:date="2018-02-18T11:52:00Z">
            <w:r>
              <w:rPr>
                <w:noProof/>
                <w:webHidden/>
              </w:rPr>
              <w:tab/>
            </w:r>
            <w:r>
              <w:rPr>
                <w:noProof/>
                <w:webHidden/>
              </w:rPr>
              <w:fldChar w:fldCharType="begin"/>
            </w:r>
            <w:r>
              <w:rPr>
                <w:noProof/>
                <w:webHidden/>
              </w:rPr>
              <w:instrText xml:space="preserve"> PAGEREF _Toc506718156 \h </w:instrText>
            </w:r>
          </w:ins>
          <w:r>
            <w:rPr>
              <w:noProof/>
              <w:webHidden/>
            </w:rPr>
          </w:r>
          <w:r>
            <w:rPr>
              <w:noProof/>
              <w:webHidden/>
            </w:rPr>
            <w:fldChar w:fldCharType="separate"/>
          </w:r>
          <w:r w:rsidR="001101E6">
            <w:rPr>
              <w:noProof/>
              <w:webHidden/>
            </w:rPr>
            <w:t>130</w:t>
          </w:r>
          <w:ins w:id="206" w:author="H. B. Adeyemo" w:date="2018-02-18T11:52:00Z">
            <w:r>
              <w:rPr>
                <w:noProof/>
                <w:webHidden/>
              </w:rPr>
              <w:fldChar w:fldCharType="end"/>
            </w:r>
            <w:r w:rsidRPr="00E272D5">
              <w:rPr>
                <w:rStyle w:val="Hyperlink"/>
                <w:noProof/>
              </w:rPr>
              <w:fldChar w:fldCharType="end"/>
            </w:r>
          </w:ins>
        </w:p>
        <w:p w14:paraId="44457D3D" w14:textId="69776D02" w:rsidR="00382257" w:rsidRDefault="00382257">
          <w:pPr>
            <w:pStyle w:val="TOC2"/>
            <w:rPr>
              <w:ins w:id="207" w:author="H. B. Adeyemo" w:date="2018-02-18T11:52:00Z"/>
              <w:rFonts w:eastAsiaTheme="minorEastAsia"/>
              <w:noProof/>
            </w:rPr>
          </w:pPr>
          <w:ins w:id="208"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"_Toc506718158"</w:instrText>
            </w:r>
            <w:r w:rsidRPr="00E272D5">
              <w:rPr>
                <w:rStyle w:val="Hyperlink"/>
                <w:noProof/>
              </w:rPr>
              <w:instrText xml:space="preserve"> </w:instrText>
            </w:r>
            <w:r w:rsidRPr="00E272D5">
              <w:rPr>
                <w:rStyle w:val="Hyperlink"/>
                <w:noProof/>
              </w:rPr>
              <w:fldChar w:fldCharType="separate"/>
            </w:r>
            <w:r w:rsidRPr="00E272D5">
              <w:rPr>
                <w:rStyle w:val="Hyperlink"/>
                <w:noProof/>
              </w:rPr>
              <w:t>6.1</w:t>
            </w:r>
            <w:r>
              <w:rPr>
                <w:rFonts w:eastAsiaTheme="minorEastAsia"/>
                <w:noProof/>
              </w:rPr>
              <w:tab/>
            </w:r>
            <w:r w:rsidRPr="00E272D5">
              <w:rPr>
                <w:rStyle w:val="Hyperlink"/>
                <w:noProof/>
              </w:rPr>
              <w:t>Introduction</w:t>
            </w:r>
            <w:r>
              <w:rPr>
                <w:noProof/>
                <w:webHidden/>
              </w:rPr>
              <w:tab/>
            </w:r>
            <w:r>
              <w:rPr>
                <w:noProof/>
                <w:webHidden/>
              </w:rPr>
              <w:fldChar w:fldCharType="begin"/>
            </w:r>
            <w:r>
              <w:rPr>
                <w:noProof/>
                <w:webHidden/>
              </w:rPr>
              <w:instrText xml:space="preserve"> PAGEREF _Toc506718158 \h </w:instrText>
            </w:r>
          </w:ins>
          <w:r>
            <w:rPr>
              <w:noProof/>
              <w:webHidden/>
            </w:rPr>
          </w:r>
          <w:r>
            <w:rPr>
              <w:noProof/>
              <w:webHidden/>
            </w:rPr>
            <w:fldChar w:fldCharType="separate"/>
          </w:r>
          <w:r w:rsidR="001101E6">
            <w:rPr>
              <w:noProof/>
              <w:webHidden/>
            </w:rPr>
            <w:t>130</w:t>
          </w:r>
          <w:ins w:id="209" w:author="H. B. Adeyemo" w:date="2018-02-18T11:52:00Z">
            <w:r>
              <w:rPr>
                <w:noProof/>
                <w:webHidden/>
              </w:rPr>
              <w:fldChar w:fldCharType="end"/>
            </w:r>
            <w:r w:rsidRPr="00E272D5">
              <w:rPr>
                <w:rStyle w:val="Hyperlink"/>
                <w:noProof/>
              </w:rPr>
              <w:fldChar w:fldCharType="end"/>
            </w:r>
          </w:ins>
        </w:p>
        <w:p w14:paraId="38E26CC5" w14:textId="33404784" w:rsidR="00382257" w:rsidRDefault="00382257">
          <w:pPr>
            <w:pStyle w:val="TOC2"/>
            <w:rPr>
              <w:ins w:id="210" w:author="H. B. Adeyemo" w:date="2018-02-18T11:52:00Z"/>
              <w:rFonts w:eastAsiaTheme="minorEastAsia"/>
              <w:noProof/>
            </w:rPr>
          </w:pPr>
          <w:ins w:id="211" w:author="H. B. Adeyemo" w:date="2018-02-18T11:52:00Z">
            <w:r w:rsidRPr="00E272D5">
              <w:rPr>
                <w:rStyle w:val="Hyperlink"/>
                <w:noProof/>
              </w:rPr>
              <w:lastRenderedPageBreak/>
              <w:fldChar w:fldCharType="begin"/>
            </w:r>
            <w:r w:rsidRPr="00E272D5">
              <w:rPr>
                <w:rStyle w:val="Hyperlink"/>
                <w:noProof/>
              </w:rPr>
              <w:instrText xml:space="preserve"> </w:instrText>
            </w:r>
            <w:r>
              <w:rPr>
                <w:noProof/>
              </w:rPr>
              <w:instrText>HYPERLINK \l "_Toc506718159"</w:instrText>
            </w:r>
            <w:r w:rsidRPr="00E272D5">
              <w:rPr>
                <w:rStyle w:val="Hyperlink"/>
                <w:noProof/>
              </w:rPr>
              <w:instrText xml:space="preserve"> </w:instrText>
            </w:r>
            <w:r w:rsidRPr="00E272D5">
              <w:rPr>
                <w:rStyle w:val="Hyperlink"/>
                <w:noProof/>
              </w:rPr>
              <w:fldChar w:fldCharType="separate"/>
            </w:r>
            <w:r w:rsidRPr="00E272D5">
              <w:rPr>
                <w:rStyle w:val="Hyperlink"/>
                <w:noProof/>
              </w:rPr>
              <w:t>6.2</w:t>
            </w:r>
            <w:r>
              <w:rPr>
                <w:rFonts w:eastAsiaTheme="minorEastAsia"/>
                <w:noProof/>
              </w:rPr>
              <w:tab/>
            </w:r>
            <w:r w:rsidRPr="00E272D5">
              <w:rPr>
                <w:rStyle w:val="Hyperlink"/>
                <w:noProof/>
              </w:rPr>
              <w:t>Summary of the Study</w:t>
            </w:r>
            <w:r>
              <w:rPr>
                <w:noProof/>
                <w:webHidden/>
              </w:rPr>
              <w:tab/>
            </w:r>
            <w:r>
              <w:rPr>
                <w:noProof/>
                <w:webHidden/>
              </w:rPr>
              <w:fldChar w:fldCharType="begin"/>
            </w:r>
            <w:r>
              <w:rPr>
                <w:noProof/>
                <w:webHidden/>
              </w:rPr>
              <w:instrText xml:space="preserve"> PAGEREF _Toc506718159 \h </w:instrText>
            </w:r>
          </w:ins>
          <w:r>
            <w:rPr>
              <w:noProof/>
              <w:webHidden/>
            </w:rPr>
          </w:r>
          <w:r>
            <w:rPr>
              <w:noProof/>
              <w:webHidden/>
            </w:rPr>
            <w:fldChar w:fldCharType="separate"/>
          </w:r>
          <w:r w:rsidR="001101E6">
            <w:rPr>
              <w:noProof/>
              <w:webHidden/>
            </w:rPr>
            <w:t>130</w:t>
          </w:r>
          <w:ins w:id="212" w:author="H. B. Adeyemo" w:date="2018-02-18T11:52:00Z">
            <w:r>
              <w:rPr>
                <w:noProof/>
                <w:webHidden/>
              </w:rPr>
              <w:fldChar w:fldCharType="end"/>
            </w:r>
            <w:r w:rsidRPr="00E272D5">
              <w:rPr>
                <w:rStyle w:val="Hyperlink"/>
                <w:noProof/>
              </w:rPr>
              <w:fldChar w:fldCharType="end"/>
            </w:r>
          </w:ins>
        </w:p>
        <w:p w14:paraId="617392B6" w14:textId="783EBFE2" w:rsidR="00382257" w:rsidRDefault="00382257">
          <w:pPr>
            <w:pStyle w:val="TOC2"/>
            <w:rPr>
              <w:ins w:id="213" w:author="H. B. Adeyemo" w:date="2018-02-18T11:52:00Z"/>
              <w:rFonts w:eastAsiaTheme="minorEastAsia"/>
              <w:noProof/>
            </w:rPr>
          </w:pPr>
          <w:ins w:id="214"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"_Toc506718160"</w:instrText>
            </w:r>
            <w:r w:rsidRPr="00E272D5">
              <w:rPr>
                <w:rStyle w:val="Hyperlink"/>
                <w:noProof/>
              </w:rPr>
              <w:instrText xml:space="preserve"> </w:instrText>
            </w:r>
            <w:r w:rsidRPr="00E272D5">
              <w:rPr>
                <w:rStyle w:val="Hyperlink"/>
                <w:noProof/>
              </w:rPr>
              <w:fldChar w:fldCharType="separate"/>
            </w:r>
            <w:r w:rsidRPr="00E272D5">
              <w:rPr>
                <w:rStyle w:val="Hyperlink"/>
                <w:noProof/>
              </w:rPr>
              <w:t>6.3</w:t>
            </w:r>
            <w:r>
              <w:rPr>
                <w:rFonts w:eastAsiaTheme="minorEastAsia"/>
                <w:noProof/>
              </w:rPr>
              <w:tab/>
            </w:r>
            <w:r w:rsidRPr="00E272D5">
              <w:rPr>
                <w:rStyle w:val="Hyperlink"/>
                <w:noProof/>
              </w:rPr>
              <w:t>Limitations of the Study</w:t>
            </w:r>
            <w:r>
              <w:rPr>
                <w:noProof/>
                <w:webHidden/>
              </w:rPr>
              <w:tab/>
            </w:r>
            <w:r>
              <w:rPr>
                <w:noProof/>
                <w:webHidden/>
              </w:rPr>
              <w:fldChar w:fldCharType="begin"/>
            </w:r>
            <w:r>
              <w:rPr>
                <w:noProof/>
                <w:webHidden/>
              </w:rPr>
              <w:instrText xml:space="preserve"> PAGEREF _Toc506718160 \h </w:instrText>
            </w:r>
          </w:ins>
          <w:r>
            <w:rPr>
              <w:noProof/>
              <w:webHidden/>
            </w:rPr>
          </w:r>
          <w:r>
            <w:rPr>
              <w:noProof/>
              <w:webHidden/>
            </w:rPr>
            <w:fldChar w:fldCharType="separate"/>
          </w:r>
          <w:r w:rsidR="001101E6">
            <w:rPr>
              <w:noProof/>
              <w:webHidden/>
            </w:rPr>
            <w:t>130</w:t>
          </w:r>
          <w:ins w:id="215" w:author="H. B. Adeyemo" w:date="2018-02-18T11:52:00Z">
            <w:r>
              <w:rPr>
                <w:noProof/>
                <w:webHidden/>
              </w:rPr>
              <w:fldChar w:fldCharType="end"/>
            </w:r>
            <w:r w:rsidRPr="00E272D5">
              <w:rPr>
                <w:rStyle w:val="Hyperlink"/>
                <w:noProof/>
              </w:rPr>
              <w:fldChar w:fldCharType="end"/>
            </w:r>
          </w:ins>
        </w:p>
        <w:p w14:paraId="29D04575" w14:textId="29AB4981" w:rsidR="00382257" w:rsidRDefault="00382257">
          <w:pPr>
            <w:pStyle w:val="TOC2"/>
            <w:rPr>
              <w:ins w:id="216" w:author="H. B. Adeyemo" w:date="2018-02-18T11:52:00Z"/>
              <w:rFonts w:eastAsiaTheme="minorEastAsia"/>
              <w:noProof/>
            </w:rPr>
          </w:pPr>
          <w:ins w:id="217"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"_Toc506718161"</w:instrText>
            </w:r>
            <w:r w:rsidRPr="00E272D5">
              <w:rPr>
                <w:rStyle w:val="Hyperlink"/>
                <w:noProof/>
              </w:rPr>
              <w:instrText xml:space="preserve"> </w:instrText>
            </w:r>
            <w:r w:rsidRPr="00E272D5">
              <w:rPr>
                <w:rStyle w:val="Hyperlink"/>
                <w:noProof/>
              </w:rPr>
              <w:fldChar w:fldCharType="separate"/>
            </w:r>
            <w:r w:rsidRPr="00E272D5">
              <w:rPr>
                <w:rStyle w:val="Hyperlink"/>
                <w:noProof/>
              </w:rPr>
              <w:t>6.4</w:t>
            </w:r>
            <w:r>
              <w:rPr>
                <w:rFonts w:eastAsiaTheme="minorEastAsia"/>
                <w:noProof/>
              </w:rPr>
              <w:tab/>
            </w:r>
            <w:r w:rsidRPr="00E272D5">
              <w:rPr>
                <w:rStyle w:val="Hyperlink"/>
                <w:noProof/>
              </w:rPr>
              <w:t>Threats to Validity</w:t>
            </w:r>
            <w:r>
              <w:rPr>
                <w:noProof/>
                <w:webHidden/>
              </w:rPr>
              <w:tab/>
            </w:r>
            <w:r>
              <w:rPr>
                <w:noProof/>
                <w:webHidden/>
              </w:rPr>
              <w:fldChar w:fldCharType="begin"/>
            </w:r>
            <w:r>
              <w:rPr>
                <w:noProof/>
                <w:webHidden/>
              </w:rPr>
              <w:instrText xml:space="preserve"> PAGEREF _Toc506718161 \h </w:instrText>
            </w:r>
          </w:ins>
          <w:r>
            <w:rPr>
              <w:noProof/>
              <w:webHidden/>
            </w:rPr>
          </w:r>
          <w:r>
            <w:rPr>
              <w:noProof/>
              <w:webHidden/>
            </w:rPr>
            <w:fldChar w:fldCharType="separate"/>
          </w:r>
          <w:r w:rsidR="001101E6">
            <w:rPr>
              <w:noProof/>
              <w:webHidden/>
            </w:rPr>
            <w:t>131</w:t>
          </w:r>
          <w:ins w:id="218" w:author="H. B. Adeyemo" w:date="2018-02-18T11:52:00Z">
            <w:r>
              <w:rPr>
                <w:noProof/>
                <w:webHidden/>
              </w:rPr>
              <w:fldChar w:fldCharType="end"/>
            </w:r>
            <w:r w:rsidRPr="00E272D5">
              <w:rPr>
                <w:rStyle w:val="Hyperlink"/>
                <w:noProof/>
              </w:rPr>
              <w:fldChar w:fldCharType="end"/>
            </w:r>
          </w:ins>
        </w:p>
        <w:p w14:paraId="36055E37" w14:textId="5CA11981" w:rsidR="00382257" w:rsidRDefault="00382257">
          <w:pPr>
            <w:pStyle w:val="TOC2"/>
            <w:rPr>
              <w:ins w:id="219" w:author="H. B. Adeyemo" w:date="2018-02-18T11:52:00Z"/>
              <w:rFonts w:eastAsiaTheme="minorEastAsia"/>
              <w:noProof/>
            </w:rPr>
          </w:pPr>
          <w:ins w:id="220"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"_Toc506718162"</w:instrText>
            </w:r>
            <w:r w:rsidRPr="00E272D5">
              <w:rPr>
                <w:rStyle w:val="Hyperlink"/>
                <w:noProof/>
              </w:rPr>
              <w:instrText xml:space="preserve"> </w:instrText>
            </w:r>
            <w:r w:rsidRPr="00E272D5">
              <w:rPr>
                <w:rStyle w:val="Hyperlink"/>
                <w:noProof/>
              </w:rPr>
              <w:fldChar w:fldCharType="separate"/>
            </w:r>
            <w:r w:rsidRPr="00E272D5">
              <w:rPr>
                <w:rStyle w:val="Hyperlink"/>
                <w:noProof/>
              </w:rPr>
              <w:t>6.5</w:t>
            </w:r>
            <w:r>
              <w:rPr>
                <w:rFonts w:eastAsiaTheme="minorEastAsia"/>
                <w:noProof/>
              </w:rPr>
              <w:tab/>
            </w:r>
            <w:r w:rsidRPr="00E272D5">
              <w:rPr>
                <w:rStyle w:val="Hyperlink"/>
                <w:noProof/>
              </w:rPr>
              <w:t>Future Work</w:t>
            </w:r>
            <w:r>
              <w:rPr>
                <w:noProof/>
                <w:webHidden/>
              </w:rPr>
              <w:tab/>
            </w:r>
            <w:r>
              <w:rPr>
                <w:noProof/>
                <w:webHidden/>
              </w:rPr>
              <w:fldChar w:fldCharType="begin"/>
            </w:r>
            <w:r>
              <w:rPr>
                <w:noProof/>
                <w:webHidden/>
              </w:rPr>
              <w:instrText xml:space="preserve"> PAGEREF _Toc506718162 \h </w:instrText>
            </w:r>
          </w:ins>
          <w:r>
            <w:rPr>
              <w:noProof/>
              <w:webHidden/>
            </w:rPr>
          </w:r>
          <w:r>
            <w:rPr>
              <w:noProof/>
              <w:webHidden/>
            </w:rPr>
            <w:fldChar w:fldCharType="separate"/>
          </w:r>
          <w:r w:rsidR="001101E6">
            <w:rPr>
              <w:noProof/>
              <w:webHidden/>
            </w:rPr>
            <w:t>132</w:t>
          </w:r>
          <w:ins w:id="221" w:author="H. B. Adeyemo" w:date="2018-02-18T11:52:00Z">
            <w:r>
              <w:rPr>
                <w:noProof/>
                <w:webHidden/>
              </w:rPr>
              <w:fldChar w:fldCharType="end"/>
            </w:r>
            <w:r w:rsidRPr="00E272D5">
              <w:rPr>
                <w:rStyle w:val="Hyperlink"/>
                <w:noProof/>
              </w:rPr>
              <w:fldChar w:fldCharType="end"/>
            </w:r>
          </w:ins>
        </w:p>
        <w:p w14:paraId="06FC2D1D" w14:textId="11F0D046" w:rsidR="00382257" w:rsidRDefault="00382257">
          <w:pPr>
            <w:pStyle w:val="TOC2"/>
            <w:rPr>
              <w:ins w:id="222" w:author="H. B. Adeyemo" w:date="2018-02-18T11:52:00Z"/>
              <w:rFonts w:eastAsiaTheme="minorEastAsia"/>
              <w:noProof/>
            </w:rPr>
          </w:pPr>
          <w:ins w:id="223"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"_Toc506718163"</w:instrText>
            </w:r>
            <w:r w:rsidRPr="00E272D5">
              <w:rPr>
                <w:rStyle w:val="Hyperlink"/>
                <w:noProof/>
              </w:rPr>
              <w:instrText xml:space="preserve"> </w:instrText>
            </w:r>
            <w:r w:rsidRPr="00E272D5">
              <w:rPr>
                <w:rStyle w:val="Hyperlink"/>
                <w:noProof/>
              </w:rPr>
              <w:fldChar w:fldCharType="separate"/>
            </w:r>
            <w:r w:rsidRPr="00E272D5">
              <w:rPr>
                <w:rStyle w:val="Hyperlink"/>
                <w:noProof/>
              </w:rPr>
              <w:t>REFERENCES</w:t>
            </w:r>
            <w:r>
              <w:rPr>
                <w:noProof/>
                <w:webHidden/>
              </w:rPr>
              <w:tab/>
            </w:r>
            <w:r>
              <w:rPr>
                <w:noProof/>
                <w:webHidden/>
              </w:rPr>
              <w:fldChar w:fldCharType="begin"/>
            </w:r>
            <w:r>
              <w:rPr>
                <w:noProof/>
                <w:webHidden/>
              </w:rPr>
              <w:instrText xml:space="preserve"> PAGEREF _Toc506718163 \h </w:instrText>
            </w:r>
          </w:ins>
          <w:r>
            <w:rPr>
              <w:noProof/>
              <w:webHidden/>
            </w:rPr>
          </w:r>
          <w:r>
            <w:rPr>
              <w:noProof/>
              <w:webHidden/>
            </w:rPr>
            <w:fldChar w:fldCharType="separate"/>
          </w:r>
          <w:r w:rsidR="001101E6">
            <w:rPr>
              <w:noProof/>
              <w:webHidden/>
            </w:rPr>
            <w:t>133</w:t>
          </w:r>
          <w:ins w:id="224" w:author="H. B. Adeyemo" w:date="2018-02-18T11:52:00Z">
            <w:r>
              <w:rPr>
                <w:noProof/>
                <w:webHidden/>
              </w:rPr>
              <w:fldChar w:fldCharType="end"/>
            </w:r>
            <w:r w:rsidRPr="00E272D5">
              <w:rPr>
                <w:rStyle w:val="Hyperlink"/>
                <w:noProof/>
              </w:rPr>
              <w:fldChar w:fldCharType="end"/>
            </w:r>
          </w:ins>
        </w:p>
        <w:p w14:paraId="135B6FCE" w14:textId="76FFCC2E" w:rsidR="00382257" w:rsidRDefault="00382257">
          <w:pPr>
            <w:pStyle w:val="TOC1"/>
            <w:rPr>
              <w:ins w:id="225" w:author="H. B. Adeyemo" w:date="2018-02-18T11:52:00Z"/>
              <w:rFonts w:eastAsiaTheme="minorEastAsia"/>
              <w:noProof/>
            </w:rPr>
          </w:pPr>
          <w:ins w:id="226"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"_Toc506718164"</w:instrText>
            </w:r>
            <w:r w:rsidRPr="00E272D5">
              <w:rPr>
                <w:rStyle w:val="Hyperlink"/>
                <w:noProof/>
              </w:rPr>
              <w:instrText xml:space="preserve"> </w:instrText>
            </w:r>
            <w:r w:rsidRPr="00E272D5">
              <w:rPr>
                <w:rStyle w:val="Hyperlink"/>
                <w:noProof/>
              </w:rPr>
              <w:fldChar w:fldCharType="separate"/>
            </w:r>
            <w:r w:rsidRPr="00E272D5">
              <w:rPr>
                <w:rStyle w:val="Hyperlink"/>
                <w:noProof/>
              </w:rPr>
              <w:t>Curriculum Vitae</w:t>
            </w:r>
            <w:r>
              <w:rPr>
                <w:noProof/>
                <w:webHidden/>
              </w:rPr>
              <w:tab/>
            </w:r>
            <w:r>
              <w:rPr>
                <w:noProof/>
                <w:webHidden/>
              </w:rPr>
              <w:fldChar w:fldCharType="begin"/>
            </w:r>
            <w:r>
              <w:rPr>
                <w:noProof/>
                <w:webHidden/>
              </w:rPr>
              <w:instrText xml:space="preserve"> PAGEREF _Toc506718164 \h </w:instrText>
            </w:r>
          </w:ins>
          <w:r>
            <w:rPr>
              <w:noProof/>
              <w:webHidden/>
            </w:rPr>
          </w:r>
          <w:r>
            <w:rPr>
              <w:noProof/>
              <w:webHidden/>
            </w:rPr>
            <w:fldChar w:fldCharType="separate"/>
          </w:r>
          <w:r w:rsidR="001101E6">
            <w:rPr>
              <w:noProof/>
              <w:webHidden/>
            </w:rPr>
            <w:t>142</w:t>
          </w:r>
          <w:ins w:id="227" w:author="H. B. Adeyemo" w:date="2018-02-18T11:52:00Z">
            <w:r>
              <w:rPr>
                <w:noProof/>
                <w:webHidden/>
              </w:rPr>
              <w:fldChar w:fldCharType="end"/>
            </w:r>
            <w:r w:rsidRPr="00E272D5">
              <w:rPr>
                <w:rStyle w:val="Hyperlink"/>
                <w:noProof/>
              </w:rPr>
              <w:fldChar w:fldCharType="end"/>
            </w:r>
          </w:ins>
        </w:p>
        <w:p w14:paraId="35DCE324" w14:textId="5DA171A0" w:rsidR="00382257" w:rsidRDefault="00382257">
          <w:pPr>
            <w:pStyle w:val="TOC1"/>
            <w:rPr>
              <w:ins w:id="228" w:author="H. B. Adeyemo" w:date="2018-02-18T11:52:00Z"/>
              <w:rFonts w:eastAsiaTheme="minorEastAsia"/>
              <w:noProof/>
            </w:rPr>
          </w:pPr>
          <w:ins w:id="229"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"_Toc506718165"</w:instrText>
            </w:r>
            <w:r w:rsidRPr="00E272D5">
              <w:rPr>
                <w:rStyle w:val="Hyperlink"/>
                <w:noProof/>
              </w:rPr>
              <w:instrText xml:space="preserve"> </w:instrText>
            </w:r>
            <w:r w:rsidRPr="00E272D5">
              <w:rPr>
                <w:rStyle w:val="Hyperlink"/>
                <w:noProof/>
              </w:rPr>
              <w:fldChar w:fldCharType="separate"/>
            </w:r>
            <w:r w:rsidRPr="00E272D5">
              <w:rPr>
                <w:rStyle w:val="Hyperlink"/>
                <w:noProof/>
              </w:rPr>
              <w:t>Appendix A</w:t>
            </w:r>
            <w:r>
              <w:rPr>
                <w:noProof/>
                <w:webHidden/>
              </w:rPr>
              <w:tab/>
            </w:r>
            <w:r>
              <w:rPr>
                <w:noProof/>
                <w:webHidden/>
              </w:rPr>
              <w:fldChar w:fldCharType="begin"/>
            </w:r>
            <w:r>
              <w:rPr>
                <w:noProof/>
                <w:webHidden/>
              </w:rPr>
              <w:instrText xml:space="preserve"> PAGEREF _Toc506718165 \h </w:instrText>
            </w:r>
          </w:ins>
          <w:r>
            <w:rPr>
              <w:noProof/>
              <w:webHidden/>
            </w:rPr>
          </w:r>
          <w:r>
            <w:rPr>
              <w:noProof/>
              <w:webHidden/>
            </w:rPr>
            <w:fldChar w:fldCharType="separate"/>
          </w:r>
          <w:r w:rsidR="001101E6">
            <w:rPr>
              <w:noProof/>
              <w:webHidden/>
            </w:rPr>
            <w:t>143</w:t>
          </w:r>
          <w:ins w:id="230" w:author="H. B. Adeyemo" w:date="2018-02-18T11:52:00Z">
            <w:r>
              <w:rPr>
                <w:noProof/>
                <w:webHidden/>
              </w:rPr>
              <w:fldChar w:fldCharType="end"/>
            </w:r>
            <w:r w:rsidRPr="00E272D5">
              <w:rPr>
                <w:rStyle w:val="Hyperlink"/>
                <w:noProof/>
              </w:rPr>
              <w:fldChar w:fldCharType="end"/>
            </w:r>
          </w:ins>
        </w:p>
        <w:p w14:paraId="7602A37B" w14:textId="71F95690" w:rsidR="00382257" w:rsidRDefault="00382257">
          <w:pPr>
            <w:pStyle w:val="TOC2"/>
            <w:rPr>
              <w:ins w:id="231" w:author="H. B. Adeyemo" w:date="2018-02-18T11:52:00Z"/>
              <w:rFonts w:eastAsiaTheme="minorEastAsia"/>
              <w:noProof/>
            </w:rPr>
          </w:pPr>
          <w:ins w:id="232"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"_Toc506718166"</w:instrText>
            </w:r>
            <w:r w:rsidRPr="00E272D5">
              <w:rPr>
                <w:rStyle w:val="Hyperlink"/>
                <w:noProof/>
              </w:rPr>
              <w:instrText xml:space="preserve"> </w:instrText>
            </w:r>
            <w:r w:rsidRPr="00E272D5">
              <w:rPr>
                <w:rStyle w:val="Hyperlink"/>
                <w:noProof/>
              </w:rPr>
              <w:fldChar w:fldCharType="separate"/>
            </w:r>
            <w:r w:rsidRPr="00E272D5">
              <w:rPr>
                <w:rStyle w:val="Hyperlink"/>
                <w:noProof/>
              </w:rPr>
              <w:t>Experimental Data</w:t>
            </w:r>
            <w:r>
              <w:rPr>
                <w:noProof/>
                <w:webHidden/>
              </w:rPr>
              <w:tab/>
            </w:r>
            <w:r>
              <w:rPr>
                <w:noProof/>
                <w:webHidden/>
              </w:rPr>
              <w:fldChar w:fldCharType="begin"/>
            </w:r>
            <w:r>
              <w:rPr>
                <w:noProof/>
                <w:webHidden/>
              </w:rPr>
              <w:instrText xml:space="preserve"> PAGEREF _Toc506718166 \h </w:instrText>
            </w:r>
          </w:ins>
          <w:r>
            <w:rPr>
              <w:noProof/>
              <w:webHidden/>
            </w:rPr>
          </w:r>
          <w:r>
            <w:rPr>
              <w:noProof/>
              <w:webHidden/>
            </w:rPr>
            <w:fldChar w:fldCharType="separate"/>
          </w:r>
          <w:r w:rsidR="001101E6">
            <w:rPr>
              <w:noProof/>
              <w:webHidden/>
            </w:rPr>
            <w:t>143</w:t>
          </w:r>
          <w:ins w:id="233" w:author="H. B. Adeyemo" w:date="2018-02-18T11:52:00Z">
            <w:r>
              <w:rPr>
                <w:noProof/>
                <w:webHidden/>
              </w:rPr>
              <w:fldChar w:fldCharType="end"/>
            </w:r>
            <w:r w:rsidRPr="00E272D5">
              <w:rPr>
                <w:rStyle w:val="Hyperlink"/>
                <w:noProof/>
              </w:rPr>
              <w:fldChar w:fldCharType="end"/>
            </w:r>
          </w:ins>
        </w:p>
        <w:p w14:paraId="5E46A9DB" w14:textId="53A8C699" w:rsidR="00382257" w:rsidRDefault="00382257">
          <w:pPr>
            <w:pStyle w:val="TOC1"/>
            <w:rPr>
              <w:ins w:id="234" w:author="H. B. Adeyemo" w:date="2018-02-18T11:52:00Z"/>
              <w:rFonts w:eastAsiaTheme="minorEastAsia"/>
              <w:noProof/>
            </w:rPr>
          </w:pPr>
          <w:ins w:id="235" w:author="H. B. Adeyemo" w:date="2018-02-18T11:52:00Z">
            <w:r w:rsidRPr="00E272D5">
              <w:rPr>
                <w:rStyle w:val="Hyperlink"/>
                <w:noProof/>
              </w:rPr>
              <w:fldChar w:fldCharType="begin"/>
            </w:r>
            <w:r w:rsidRPr="00E272D5">
              <w:rPr>
                <w:rStyle w:val="Hyperlink"/>
                <w:noProof/>
              </w:rPr>
              <w:instrText xml:space="preserve"> </w:instrText>
            </w:r>
            <w:r>
              <w:rPr>
                <w:noProof/>
              </w:rPr>
              <w:instrText>HYPERLINK \l "_Toc506718167"</w:instrText>
            </w:r>
            <w:r w:rsidRPr="00E272D5">
              <w:rPr>
                <w:rStyle w:val="Hyperlink"/>
                <w:noProof/>
              </w:rPr>
              <w:instrText xml:space="preserve"> </w:instrText>
            </w:r>
            <w:r w:rsidRPr="00E272D5">
              <w:rPr>
                <w:rStyle w:val="Hyperlink"/>
                <w:noProof/>
              </w:rPr>
              <w:fldChar w:fldCharType="separate"/>
            </w:r>
            <w:r w:rsidRPr="00E272D5">
              <w:rPr>
                <w:rStyle w:val="Hyperlink"/>
                <w:noProof/>
              </w:rPr>
              <w:t>Appendix B</w:t>
            </w:r>
            <w:r>
              <w:rPr>
                <w:noProof/>
                <w:webHidden/>
              </w:rPr>
              <w:tab/>
            </w:r>
            <w:r>
              <w:rPr>
                <w:noProof/>
                <w:webHidden/>
              </w:rPr>
              <w:fldChar w:fldCharType="begin"/>
            </w:r>
            <w:r>
              <w:rPr>
                <w:noProof/>
                <w:webHidden/>
              </w:rPr>
              <w:instrText xml:space="preserve"> PAGEREF _Toc506718167 \h </w:instrText>
            </w:r>
          </w:ins>
          <w:r>
            <w:rPr>
              <w:noProof/>
              <w:webHidden/>
            </w:rPr>
          </w:r>
          <w:r>
            <w:rPr>
              <w:noProof/>
              <w:webHidden/>
            </w:rPr>
            <w:fldChar w:fldCharType="separate"/>
          </w:r>
          <w:r w:rsidR="001101E6">
            <w:rPr>
              <w:noProof/>
              <w:webHidden/>
            </w:rPr>
            <w:t>145</w:t>
          </w:r>
          <w:ins w:id="236" w:author="H. B. Adeyemo" w:date="2018-02-18T11:52:00Z">
            <w:r>
              <w:rPr>
                <w:noProof/>
                <w:webHidden/>
              </w:rPr>
              <w:fldChar w:fldCharType="end"/>
            </w:r>
            <w:r w:rsidRPr="00E272D5">
              <w:rPr>
                <w:rStyle w:val="Hyperlink"/>
                <w:noProof/>
              </w:rPr>
              <w:fldChar w:fldCharType="end"/>
            </w:r>
          </w:ins>
        </w:p>
        <w:p w14:paraId="21878D7F" w14:textId="2058AA4B" w:rsidR="00C411E4" w:rsidRDefault="00C411E4" w:rsidP="00C411E4">
          <w:pPr>
            <w:spacing w:after="0" w:line="240" w:lineRule="auto"/>
            <w:rPr>
              <w:rFonts w:eastAsia="Times New Roman"/>
              <w:b/>
              <w:bCs/>
              <w:sz w:val="32"/>
              <w:szCs w:val="28"/>
            </w:rPr>
          </w:pPr>
          <w:r w:rsidRPr="0087236A">
            <w:rPr>
              <w:rFonts w:asciiTheme="majorBidi" w:hAnsiTheme="majorBidi" w:cstheme="majorBidi"/>
              <w:b/>
              <w:bCs/>
              <w:noProof/>
            </w:rPr>
            <w:fldChar w:fldCharType="end"/>
          </w:r>
        </w:p>
      </w:sdtContent>
    </w:sdt>
    <w:p w14:paraId="684C150E" w14:textId="77777777" w:rsidR="00C411E4" w:rsidRDefault="00C411E4" w:rsidP="00C411E4">
      <w:pPr>
        <w:spacing w:line="259" w:lineRule="auto"/>
        <w:rPr>
          <w:rFonts w:ascii="Times New Roman" w:eastAsia="Times New Roman" w:hAnsi="Times New Roman" w:cs="Times New Roman"/>
          <w:b/>
          <w:bCs/>
          <w:sz w:val="32"/>
          <w:szCs w:val="28"/>
        </w:rPr>
      </w:pPr>
      <w:bookmarkStart w:id="237" w:name="_Toc442623101"/>
      <w:r>
        <w:br w:type="page"/>
      </w:r>
    </w:p>
    <w:p w14:paraId="49D0A4B5" w14:textId="77777777" w:rsidR="00C411E4" w:rsidRPr="00657697" w:rsidRDefault="00C411E4" w:rsidP="00C411E4">
      <w:pPr>
        <w:pStyle w:val="Heading1"/>
        <w:jc w:val="center"/>
      </w:pPr>
      <w:bookmarkStart w:id="238" w:name="_Toc506718091"/>
      <w:bookmarkStart w:id="239" w:name="_Toc300570117"/>
      <w:bookmarkStart w:id="240" w:name="_Toc442623104"/>
      <w:bookmarkEnd w:id="237"/>
      <w:permEnd w:id="84487130"/>
      <w:r w:rsidRPr="00657697">
        <w:lastRenderedPageBreak/>
        <w:t>LIST OF TABLES</w:t>
      </w:r>
      <w:bookmarkEnd w:id="238"/>
    </w:p>
    <w:p w14:paraId="34C291D8" w14:textId="5DDF0E55" w:rsidR="00882758" w:rsidRPr="00F25812" w:rsidRDefault="00C411E4">
      <w:pPr>
        <w:pStyle w:val="TableofFigures"/>
        <w:tabs>
          <w:tab w:val="right" w:leader="dot" w:pos="8630"/>
        </w:tabs>
        <w:rPr>
          <w:rFonts w:asciiTheme="majorBidi" w:eastAsiaTheme="minorEastAsia" w:hAnsiTheme="majorBidi" w:cstheme="majorBidi"/>
          <w:noProof/>
          <w:sz w:val="24"/>
          <w:szCs w:val="24"/>
        </w:rPr>
      </w:pPr>
      <w:r w:rsidRPr="00F25812">
        <w:rPr>
          <w:rFonts w:asciiTheme="majorBidi" w:eastAsia="Times New Roman" w:hAnsiTheme="majorBidi" w:cstheme="majorBidi"/>
          <w:sz w:val="24"/>
          <w:szCs w:val="24"/>
        </w:rPr>
        <w:fldChar w:fldCharType="begin"/>
      </w:r>
      <w:r w:rsidRPr="00F25812">
        <w:rPr>
          <w:rFonts w:asciiTheme="majorBidi" w:eastAsia="Times New Roman" w:hAnsiTheme="majorBidi" w:cstheme="majorBidi"/>
          <w:sz w:val="24"/>
          <w:szCs w:val="24"/>
        </w:rPr>
        <w:instrText xml:space="preserve"> TOC \h \z \c "Table" </w:instrText>
      </w:r>
      <w:r w:rsidRPr="00F25812">
        <w:rPr>
          <w:rFonts w:asciiTheme="majorBidi" w:eastAsia="Times New Roman" w:hAnsiTheme="majorBidi" w:cstheme="majorBidi"/>
          <w:sz w:val="24"/>
          <w:szCs w:val="24"/>
        </w:rPr>
        <w:fldChar w:fldCharType="separate"/>
      </w:r>
      <w:hyperlink w:anchor="_Toc506449821" w:history="1">
        <w:r w:rsidR="00882758" w:rsidRPr="00F25812">
          <w:rPr>
            <w:rStyle w:val="Hyperlink"/>
            <w:rFonts w:asciiTheme="majorBidi" w:hAnsiTheme="majorBidi" w:cstheme="majorBidi"/>
            <w:noProof/>
            <w:sz w:val="24"/>
            <w:szCs w:val="24"/>
          </w:rPr>
          <w:t>Table 1: Differences  between Verification and Validation</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_Toc506449821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22</w:t>
        </w:r>
        <w:r w:rsidR="00882758" w:rsidRPr="00F25812">
          <w:rPr>
            <w:rFonts w:asciiTheme="majorBidi" w:hAnsiTheme="majorBidi" w:cstheme="majorBidi"/>
            <w:noProof/>
            <w:webHidden/>
            <w:sz w:val="24"/>
            <w:szCs w:val="24"/>
          </w:rPr>
          <w:fldChar w:fldCharType="end"/>
        </w:r>
      </w:hyperlink>
    </w:p>
    <w:p w14:paraId="2761CEAE" w14:textId="16B0B82B"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22" w:history="1">
        <w:r w:rsidR="00882758" w:rsidRPr="00F25812">
          <w:rPr>
            <w:rStyle w:val="Hyperlink"/>
            <w:rFonts w:asciiTheme="majorBidi" w:hAnsiTheme="majorBidi" w:cstheme="majorBidi"/>
            <w:noProof/>
            <w:sz w:val="24"/>
            <w:szCs w:val="24"/>
          </w:rPr>
          <w:t>Table 2: Different levels of testing</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_Toc506449822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24</w:t>
        </w:r>
        <w:r w:rsidR="00882758" w:rsidRPr="00F25812">
          <w:rPr>
            <w:rFonts w:asciiTheme="majorBidi" w:hAnsiTheme="majorBidi" w:cstheme="majorBidi"/>
            <w:noProof/>
            <w:webHidden/>
            <w:sz w:val="24"/>
            <w:szCs w:val="24"/>
          </w:rPr>
          <w:fldChar w:fldCharType="end"/>
        </w:r>
      </w:hyperlink>
    </w:p>
    <w:p w14:paraId="6E42C06D" w14:textId="50958628"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23" w:history="1">
        <w:r w:rsidR="00882758" w:rsidRPr="00F25812">
          <w:rPr>
            <w:rStyle w:val="Hyperlink"/>
            <w:rFonts w:asciiTheme="majorBidi" w:hAnsiTheme="majorBidi" w:cstheme="majorBidi"/>
            <w:noProof/>
            <w:sz w:val="24"/>
            <w:szCs w:val="24"/>
          </w:rPr>
          <w:t>Table 3: Differences between inspection and walkthrough</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_Toc506449823 \h </w:instrText>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b/>
            <w:bCs/>
            <w:noProof/>
            <w:webHidden/>
            <w:sz w:val="24"/>
            <w:szCs w:val="24"/>
          </w:rPr>
          <w:t>Error! Bookmark not defined.</w:t>
        </w:r>
        <w:r w:rsidR="00882758" w:rsidRPr="00F25812">
          <w:rPr>
            <w:rFonts w:asciiTheme="majorBidi" w:hAnsiTheme="majorBidi" w:cstheme="majorBidi"/>
            <w:noProof/>
            <w:webHidden/>
            <w:sz w:val="24"/>
            <w:szCs w:val="24"/>
          </w:rPr>
          <w:fldChar w:fldCharType="end"/>
        </w:r>
      </w:hyperlink>
    </w:p>
    <w:p w14:paraId="11DCFFED" w14:textId="62BEE082"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24" w:history="1">
        <w:r w:rsidR="00882758" w:rsidRPr="00F25812">
          <w:rPr>
            <w:rStyle w:val="Hyperlink"/>
            <w:rFonts w:asciiTheme="majorBidi" w:hAnsiTheme="majorBidi" w:cstheme="majorBidi"/>
            <w:noProof/>
            <w:sz w:val="24"/>
            <w:szCs w:val="24"/>
          </w:rPr>
          <w:t>Table 4: Chromosome representation and interpretation</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_Toc506449824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43</w:t>
        </w:r>
        <w:r w:rsidR="00882758" w:rsidRPr="00F25812">
          <w:rPr>
            <w:rFonts w:asciiTheme="majorBidi" w:hAnsiTheme="majorBidi" w:cstheme="majorBidi"/>
            <w:noProof/>
            <w:webHidden/>
            <w:sz w:val="24"/>
            <w:szCs w:val="24"/>
          </w:rPr>
          <w:fldChar w:fldCharType="end"/>
        </w:r>
      </w:hyperlink>
    </w:p>
    <w:p w14:paraId="6652D0FB" w14:textId="55AA1ED9"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25" w:history="1">
        <w:r w:rsidR="00882758" w:rsidRPr="00F25812">
          <w:rPr>
            <w:rStyle w:val="Hyperlink"/>
            <w:rFonts w:asciiTheme="majorBidi" w:hAnsiTheme="majorBidi" w:cstheme="majorBidi"/>
            <w:noProof/>
            <w:sz w:val="24"/>
            <w:szCs w:val="24"/>
          </w:rPr>
          <w:t>Table 5: Summary of Master's and PhD theses on mutation testing</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_Toc506449825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61</w:t>
        </w:r>
        <w:r w:rsidR="00882758" w:rsidRPr="00F25812">
          <w:rPr>
            <w:rFonts w:asciiTheme="majorBidi" w:hAnsiTheme="majorBidi" w:cstheme="majorBidi"/>
            <w:noProof/>
            <w:webHidden/>
            <w:sz w:val="24"/>
            <w:szCs w:val="24"/>
          </w:rPr>
          <w:fldChar w:fldCharType="end"/>
        </w:r>
      </w:hyperlink>
    </w:p>
    <w:p w14:paraId="12281BA2" w14:textId="733C0CEE"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26" w:history="1">
        <w:r w:rsidR="00882758" w:rsidRPr="00F25812">
          <w:rPr>
            <w:rStyle w:val="Hyperlink"/>
            <w:rFonts w:asciiTheme="majorBidi" w:hAnsiTheme="majorBidi" w:cstheme="majorBidi"/>
            <w:noProof/>
            <w:sz w:val="24"/>
            <w:szCs w:val="24"/>
          </w:rPr>
          <w:t>Table 6: Summary of Mutation-based Test Case Generation</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_Toc506449826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67</w:t>
        </w:r>
        <w:r w:rsidR="00882758" w:rsidRPr="00F25812">
          <w:rPr>
            <w:rFonts w:asciiTheme="majorBidi" w:hAnsiTheme="majorBidi" w:cstheme="majorBidi"/>
            <w:noProof/>
            <w:webHidden/>
            <w:sz w:val="24"/>
            <w:szCs w:val="24"/>
          </w:rPr>
          <w:fldChar w:fldCharType="end"/>
        </w:r>
      </w:hyperlink>
    </w:p>
    <w:p w14:paraId="27B8BF4A" w14:textId="75F511D1"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27" w:history="1">
        <w:r w:rsidR="00882758" w:rsidRPr="00F25812">
          <w:rPr>
            <w:rStyle w:val="Hyperlink"/>
            <w:rFonts w:asciiTheme="majorBidi" w:hAnsiTheme="majorBidi" w:cstheme="majorBidi"/>
            <w:noProof/>
            <w:sz w:val="24"/>
            <w:szCs w:val="24"/>
          </w:rPr>
          <w:t>Table 7:Initial  Probability score of  operators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_Toc506449827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76</w:t>
        </w:r>
        <w:r w:rsidR="00882758" w:rsidRPr="00F25812">
          <w:rPr>
            <w:rFonts w:asciiTheme="majorBidi" w:hAnsiTheme="majorBidi" w:cstheme="majorBidi"/>
            <w:noProof/>
            <w:webHidden/>
            <w:sz w:val="24"/>
            <w:szCs w:val="24"/>
          </w:rPr>
          <w:fldChar w:fldCharType="end"/>
        </w:r>
      </w:hyperlink>
    </w:p>
    <w:p w14:paraId="758F3E84" w14:textId="44A8B0D7"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28" w:history="1">
        <w:r w:rsidR="00882758" w:rsidRPr="00F25812">
          <w:rPr>
            <w:rStyle w:val="Hyperlink"/>
            <w:rFonts w:asciiTheme="majorBidi" w:hAnsiTheme="majorBidi" w:cstheme="majorBidi"/>
            <w:noProof/>
            <w:sz w:val="24"/>
            <w:szCs w:val="24"/>
          </w:rPr>
          <w:t>Table 8: Updated Probability score of operators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_Toc506449828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76</w:t>
        </w:r>
        <w:r w:rsidR="00882758" w:rsidRPr="00F25812">
          <w:rPr>
            <w:rFonts w:asciiTheme="majorBidi" w:hAnsiTheme="majorBidi" w:cstheme="majorBidi"/>
            <w:noProof/>
            <w:webHidden/>
            <w:sz w:val="24"/>
            <w:szCs w:val="24"/>
          </w:rPr>
          <w:fldChar w:fldCharType="end"/>
        </w:r>
      </w:hyperlink>
    </w:p>
    <w:p w14:paraId="135E367B" w14:textId="6EFC8120"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29" w:history="1">
        <w:r w:rsidR="00882758" w:rsidRPr="00F25812">
          <w:rPr>
            <w:rStyle w:val="Hyperlink"/>
            <w:rFonts w:asciiTheme="majorBidi" w:hAnsiTheme="majorBidi" w:cstheme="majorBidi"/>
            <w:noProof/>
            <w:sz w:val="24"/>
            <w:szCs w:val="24"/>
          </w:rPr>
          <w:t>Table 9:Probability score of program line number</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_Toc506449829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79</w:t>
        </w:r>
        <w:r w:rsidR="00882758" w:rsidRPr="00F25812">
          <w:rPr>
            <w:rFonts w:asciiTheme="majorBidi" w:hAnsiTheme="majorBidi" w:cstheme="majorBidi"/>
            <w:noProof/>
            <w:webHidden/>
            <w:sz w:val="24"/>
            <w:szCs w:val="24"/>
          </w:rPr>
          <w:fldChar w:fldCharType="end"/>
        </w:r>
      </w:hyperlink>
    </w:p>
    <w:p w14:paraId="205CCF26" w14:textId="604FA0B3"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30" w:history="1">
        <w:r w:rsidR="00882758" w:rsidRPr="00F25812">
          <w:rPr>
            <w:rStyle w:val="Hyperlink"/>
            <w:rFonts w:asciiTheme="majorBidi" w:hAnsiTheme="majorBidi" w:cstheme="majorBidi"/>
            <w:noProof/>
            <w:sz w:val="24"/>
            <w:szCs w:val="24"/>
          </w:rPr>
          <w:t>Table 10: Test Execution Matrix</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_Toc506449830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80</w:t>
        </w:r>
        <w:r w:rsidR="00882758" w:rsidRPr="00F25812">
          <w:rPr>
            <w:rFonts w:asciiTheme="majorBidi" w:hAnsiTheme="majorBidi" w:cstheme="majorBidi"/>
            <w:noProof/>
            <w:webHidden/>
            <w:sz w:val="24"/>
            <w:szCs w:val="24"/>
          </w:rPr>
          <w:fldChar w:fldCharType="end"/>
        </w:r>
      </w:hyperlink>
    </w:p>
    <w:p w14:paraId="23839CB4" w14:textId="2525C26A"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31" w:history="1">
        <w:r w:rsidR="00882758" w:rsidRPr="00F25812">
          <w:rPr>
            <w:rStyle w:val="Hyperlink"/>
            <w:rFonts w:asciiTheme="majorBidi" w:hAnsiTheme="majorBidi" w:cstheme="majorBidi"/>
            <w:noProof/>
            <w:sz w:val="24"/>
            <w:szCs w:val="24"/>
          </w:rPr>
          <w:t>Table 11: Updated test execution matrix</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_Toc506449831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81</w:t>
        </w:r>
        <w:r w:rsidR="00882758" w:rsidRPr="00F25812">
          <w:rPr>
            <w:rFonts w:asciiTheme="majorBidi" w:hAnsiTheme="majorBidi" w:cstheme="majorBidi"/>
            <w:noProof/>
            <w:webHidden/>
            <w:sz w:val="24"/>
            <w:szCs w:val="24"/>
          </w:rPr>
          <w:fldChar w:fldCharType="end"/>
        </w:r>
      </w:hyperlink>
    </w:p>
    <w:p w14:paraId="0B1F6C34" w14:textId="000734E1"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32" w:history="1">
        <w:r w:rsidR="00882758" w:rsidRPr="00F25812">
          <w:rPr>
            <w:rStyle w:val="Hyperlink"/>
            <w:rFonts w:asciiTheme="majorBidi" w:hAnsiTheme="majorBidi" w:cstheme="majorBidi"/>
            <w:noProof/>
            <w:sz w:val="24"/>
            <w:szCs w:val="24"/>
          </w:rPr>
          <w:t>Table 12: Score of test cases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_Toc506449832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82</w:t>
        </w:r>
        <w:r w:rsidR="00882758" w:rsidRPr="00F25812">
          <w:rPr>
            <w:rFonts w:asciiTheme="majorBidi" w:hAnsiTheme="majorBidi" w:cstheme="majorBidi"/>
            <w:noProof/>
            <w:webHidden/>
            <w:sz w:val="24"/>
            <w:szCs w:val="24"/>
          </w:rPr>
          <w:fldChar w:fldCharType="end"/>
        </w:r>
      </w:hyperlink>
    </w:p>
    <w:p w14:paraId="4F86ACF4" w14:textId="03D6CC07"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33" w:history="1">
        <w:r w:rsidR="00882758" w:rsidRPr="00F25812">
          <w:rPr>
            <w:rStyle w:val="Hyperlink"/>
            <w:rFonts w:asciiTheme="majorBidi" w:hAnsiTheme="majorBidi" w:cstheme="majorBidi"/>
            <w:noProof/>
            <w:sz w:val="24"/>
            <w:szCs w:val="24"/>
          </w:rPr>
          <w:t>Table 13: Sorted test cases with respect to their killing power</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_Toc506449833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82</w:t>
        </w:r>
        <w:r w:rsidR="00882758" w:rsidRPr="00F25812">
          <w:rPr>
            <w:rFonts w:asciiTheme="majorBidi" w:hAnsiTheme="majorBidi" w:cstheme="majorBidi"/>
            <w:noProof/>
            <w:webHidden/>
            <w:sz w:val="24"/>
            <w:szCs w:val="24"/>
          </w:rPr>
          <w:fldChar w:fldCharType="end"/>
        </w:r>
      </w:hyperlink>
    </w:p>
    <w:p w14:paraId="7CA5F0F7" w14:textId="4330BB9F"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34" w:history="1">
        <w:r w:rsidR="00882758" w:rsidRPr="00F25812">
          <w:rPr>
            <w:rStyle w:val="Hyperlink"/>
            <w:rFonts w:asciiTheme="majorBidi" w:hAnsiTheme="majorBidi" w:cstheme="majorBidi"/>
            <w:noProof/>
            <w:sz w:val="24"/>
            <w:szCs w:val="24"/>
          </w:rPr>
          <w:t>Table 14: Tester GA Parameters and Levels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_Toc506449834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92</w:t>
        </w:r>
        <w:r w:rsidR="00882758" w:rsidRPr="00F25812">
          <w:rPr>
            <w:rFonts w:asciiTheme="majorBidi" w:hAnsiTheme="majorBidi" w:cstheme="majorBidi"/>
            <w:noProof/>
            <w:webHidden/>
            <w:sz w:val="24"/>
            <w:szCs w:val="24"/>
          </w:rPr>
          <w:fldChar w:fldCharType="end"/>
        </w:r>
      </w:hyperlink>
    </w:p>
    <w:p w14:paraId="051A3C41" w14:textId="29907074"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35" w:history="1">
        <w:r w:rsidR="00882758" w:rsidRPr="00F25812">
          <w:rPr>
            <w:rStyle w:val="Hyperlink"/>
            <w:rFonts w:asciiTheme="majorBidi" w:hAnsiTheme="majorBidi" w:cstheme="majorBidi"/>
            <w:noProof/>
            <w:sz w:val="24"/>
            <w:szCs w:val="24"/>
          </w:rPr>
          <w:t>Table 15: Mutation GA Parameters and Levels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_Toc506449835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92</w:t>
        </w:r>
        <w:r w:rsidR="00882758" w:rsidRPr="00F25812">
          <w:rPr>
            <w:rFonts w:asciiTheme="majorBidi" w:hAnsiTheme="majorBidi" w:cstheme="majorBidi"/>
            <w:noProof/>
            <w:webHidden/>
            <w:sz w:val="24"/>
            <w:szCs w:val="24"/>
          </w:rPr>
          <w:fldChar w:fldCharType="end"/>
        </w:r>
      </w:hyperlink>
    </w:p>
    <w:p w14:paraId="5A863B4A" w14:textId="47276C6F"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36" w:history="1">
        <w:r w:rsidR="00882758" w:rsidRPr="00F25812">
          <w:rPr>
            <w:rStyle w:val="Hyperlink"/>
            <w:rFonts w:asciiTheme="majorBidi" w:hAnsiTheme="majorBidi" w:cstheme="majorBidi"/>
            <w:noProof/>
            <w:sz w:val="24"/>
            <w:szCs w:val="24"/>
          </w:rPr>
          <w:t>Table 16: Experimental Design for Tester GA Parameter Selection</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_Toc506449836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93</w:t>
        </w:r>
        <w:r w:rsidR="00882758" w:rsidRPr="00F25812">
          <w:rPr>
            <w:rFonts w:asciiTheme="majorBidi" w:hAnsiTheme="majorBidi" w:cstheme="majorBidi"/>
            <w:noProof/>
            <w:webHidden/>
            <w:sz w:val="24"/>
            <w:szCs w:val="24"/>
          </w:rPr>
          <w:fldChar w:fldCharType="end"/>
        </w:r>
      </w:hyperlink>
    </w:p>
    <w:p w14:paraId="6A9D7021" w14:textId="60C461BB"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37" w:history="1">
        <w:r w:rsidR="00882758" w:rsidRPr="00F25812">
          <w:rPr>
            <w:rStyle w:val="Hyperlink"/>
            <w:rFonts w:asciiTheme="majorBidi" w:hAnsiTheme="majorBidi" w:cstheme="majorBidi"/>
            <w:noProof/>
            <w:sz w:val="24"/>
            <w:szCs w:val="24"/>
          </w:rPr>
          <w:t>Table 17: Experimental Design for Mutator GA Parameter Selection</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_Toc506449837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94</w:t>
        </w:r>
        <w:r w:rsidR="00882758" w:rsidRPr="00F25812">
          <w:rPr>
            <w:rFonts w:asciiTheme="majorBidi" w:hAnsiTheme="majorBidi" w:cstheme="majorBidi"/>
            <w:noProof/>
            <w:webHidden/>
            <w:sz w:val="24"/>
            <w:szCs w:val="24"/>
          </w:rPr>
          <w:fldChar w:fldCharType="end"/>
        </w:r>
      </w:hyperlink>
    </w:p>
    <w:p w14:paraId="34E3918F" w14:textId="627FA058"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38" w:history="1">
        <w:r w:rsidR="00882758" w:rsidRPr="00F25812">
          <w:rPr>
            <w:rStyle w:val="Hyperlink"/>
            <w:rFonts w:asciiTheme="majorBidi" w:hAnsiTheme="majorBidi" w:cstheme="majorBidi"/>
            <w:noProof/>
            <w:sz w:val="24"/>
            <w:szCs w:val="24"/>
          </w:rPr>
          <w:t>Table 18: Description of Programs under Test</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_Toc506449838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96</w:t>
        </w:r>
        <w:r w:rsidR="00882758" w:rsidRPr="00F25812">
          <w:rPr>
            <w:rFonts w:asciiTheme="majorBidi" w:hAnsiTheme="majorBidi" w:cstheme="majorBidi"/>
            <w:noProof/>
            <w:webHidden/>
            <w:sz w:val="24"/>
            <w:szCs w:val="24"/>
          </w:rPr>
          <w:fldChar w:fldCharType="end"/>
        </w:r>
      </w:hyperlink>
    </w:p>
    <w:p w14:paraId="1953E030" w14:textId="44706C26"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39" w:history="1">
        <w:r w:rsidR="00882758" w:rsidRPr="00F25812">
          <w:rPr>
            <w:rStyle w:val="Hyperlink"/>
            <w:rFonts w:asciiTheme="majorBidi" w:hAnsiTheme="majorBidi" w:cstheme="majorBidi"/>
            <w:noProof/>
            <w:sz w:val="24"/>
            <w:szCs w:val="24"/>
          </w:rPr>
          <w:t>Table 19: Results of experiment to select the best parameter set for tester GA</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_Toc506449839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99</w:t>
        </w:r>
        <w:r w:rsidR="00882758" w:rsidRPr="00F25812">
          <w:rPr>
            <w:rFonts w:asciiTheme="majorBidi" w:hAnsiTheme="majorBidi" w:cstheme="majorBidi"/>
            <w:noProof/>
            <w:webHidden/>
            <w:sz w:val="24"/>
            <w:szCs w:val="24"/>
          </w:rPr>
          <w:fldChar w:fldCharType="end"/>
        </w:r>
      </w:hyperlink>
    </w:p>
    <w:p w14:paraId="41CC3E9F" w14:textId="03875F78"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40" w:history="1">
        <w:r w:rsidR="00882758" w:rsidRPr="00F25812">
          <w:rPr>
            <w:rStyle w:val="Hyperlink"/>
            <w:rFonts w:asciiTheme="majorBidi" w:hAnsiTheme="majorBidi" w:cstheme="majorBidi"/>
            <w:noProof/>
            <w:sz w:val="24"/>
            <w:szCs w:val="24"/>
          </w:rPr>
          <w:t>Table 20: Selected parameters for tester GA</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_Toc506449840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100</w:t>
        </w:r>
        <w:r w:rsidR="00882758" w:rsidRPr="00F25812">
          <w:rPr>
            <w:rFonts w:asciiTheme="majorBidi" w:hAnsiTheme="majorBidi" w:cstheme="majorBidi"/>
            <w:noProof/>
            <w:webHidden/>
            <w:sz w:val="24"/>
            <w:szCs w:val="24"/>
          </w:rPr>
          <w:fldChar w:fldCharType="end"/>
        </w:r>
      </w:hyperlink>
    </w:p>
    <w:p w14:paraId="538B218B" w14:textId="193A1E1F"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41" w:history="1">
        <w:r w:rsidR="00882758" w:rsidRPr="00F25812">
          <w:rPr>
            <w:rStyle w:val="Hyperlink"/>
            <w:rFonts w:asciiTheme="majorBidi" w:hAnsiTheme="majorBidi" w:cstheme="majorBidi"/>
            <w:noProof/>
            <w:sz w:val="24"/>
            <w:szCs w:val="24"/>
          </w:rPr>
          <w:t>Table 21: Results of experiment to select the best parameter set for mutator GA</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_Toc506449841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101</w:t>
        </w:r>
        <w:r w:rsidR="00882758" w:rsidRPr="00F25812">
          <w:rPr>
            <w:rFonts w:asciiTheme="majorBidi" w:hAnsiTheme="majorBidi" w:cstheme="majorBidi"/>
            <w:noProof/>
            <w:webHidden/>
            <w:sz w:val="24"/>
            <w:szCs w:val="24"/>
          </w:rPr>
          <w:fldChar w:fldCharType="end"/>
        </w:r>
      </w:hyperlink>
    </w:p>
    <w:p w14:paraId="1B92ABCA" w14:textId="1D789CE2"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42" w:history="1">
        <w:r w:rsidR="00882758" w:rsidRPr="00F25812">
          <w:rPr>
            <w:rStyle w:val="Hyperlink"/>
            <w:rFonts w:asciiTheme="majorBidi" w:hAnsiTheme="majorBidi" w:cstheme="majorBidi"/>
            <w:noProof/>
            <w:sz w:val="24"/>
            <w:szCs w:val="24"/>
          </w:rPr>
          <w:t>Table 22: Selected parameters for tester GA</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_Toc506449842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103</w:t>
        </w:r>
        <w:r w:rsidR="00882758" w:rsidRPr="00F25812">
          <w:rPr>
            <w:rFonts w:asciiTheme="majorBidi" w:hAnsiTheme="majorBidi" w:cstheme="majorBidi"/>
            <w:noProof/>
            <w:webHidden/>
            <w:sz w:val="24"/>
            <w:szCs w:val="24"/>
          </w:rPr>
          <w:fldChar w:fldCharType="end"/>
        </w:r>
      </w:hyperlink>
    </w:p>
    <w:p w14:paraId="64D51323" w14:textId="7C23B260"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43" w:history="1">
        <w:r w:rsidR="00882758" w:rsidRPr="00F25812">
          <w:rPr>
            <w:rStyle w:val="Hyperlink"/>
            <w:rFonts w:asciiTheme="majorBidi" w:hAnsiTheme="majorBidi" w:cstheme="majorBidi"/>
            <w:noProof/>
            <w:sz w:val="24"/>
            <w:szCs w:val="24"/>
          </w:rPr>
          <w:t>Table 23: Results of RQ3</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_Toc506449843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124</w:t>
        </w:r>
        <w:r w:rsidR="00882758" w:rsidRPr="00F25812">
          <w:rPr>
            <w:rFonts w:asciiTheme="majorBidi" w:hAnsiTheme="majorBidi" w:cstheme="majorBidi"/>
            <w:noProof/>
            <w:webHidden/>
            <w:sz w:val="24"/>
            <w:szCs w:val="24"/>
          </w:rPr>
          <w:fldChar w:fldCharType="end"/>
        </w:r>
      </w:hyperlink>
    </w:p>
    <w:p w14:paraId="5D4C0CBD" w14:textId="25A40453"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44" w:history="1">
        <w:r w:rsidR="00882758" w:rsidRPr="00F25812">
          <w:rPr>
            <w:rStyle w:val="Hyperlink"/>
            <w:rFonts w:asciiTheme="majorBidi" w:hAnsiTheme="majorBidi" w:cstheme="majorBidi"/>
            <w:noProof/>
            <w:sz w:val="24"/>
            <w:szCs w:val="24"/>
          </w:rPr>
          <w:t>Table 24: Fitness of tGA of each subject program over 32 runs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_Toc506449844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128</w:t>
        </w:r>
        <w:r w:rsidR="00882758" w:rsidRPr="00F25812">
          <w:rPr>
            <w:rFonts w:asciiTheme="majorBidi" w:hAnsiTheme="majorBidi" w:cstheme="majorBidi"/>
            <w:noProof/>
            <w:webHidden/>
            <w:sz w:val="24"/>
            <w:szCs w:val="24"/>
          </w:rPr>
          <w:fldChar w:fldCharType="end"/>
        </w:r>
      </w:hyperlink>
    </w:p>
    <w:p w14:paraId="48EC1A95" w14:textId="77777777" w:rsidR="00C411E4" w:rsidRDefault="00C411E4" w:rsidP="00C411E4">
      <w:pPr>
        <w:spacing w:line="259" w:lineRule="auto"/>
        <w:rPr>
          <w:rFonts w:ascii="Times New Roman" w:eastAsia="Times New Roman" w:hAnsi="Times New Roman" w:cs="Times New Roman"/>
          <w:b/>
          <w:bCs/>
          <w:sz w:val="32"/>
          <w:szCs w:val="28"/>
        </w:rPr>
      </w:pPr>
      <w:r w:rsidRPr="00F25812">
        <w:rPr>
          <w:rFonts w:asciiTheme="majorBidi" w:eastAsia="Times New Roman" w:hAnsiTheme="majorBidi" w:cstheme="majorBidi"/>
          <w:sz w:val="24"/>
          <w:szCs w:val="24"/>
        </w:rPr>
        <w:fldChar w:fldCharType="end"/>
      </w:r>
    </w:p>
    <w:p w14:paraId="24C4AD58" w14:textId="77777777" w:rsidR="00C411E4" w:rsidRDefault="00C411E4" w:rsidP="00C411E4">
      <w:pPr>
        <w:spacing w:line="259" w:lineRule="auto"/>
        <w:rPr>
          <w:rFonts w:ascii="Times New Roman" w:eastAsia="Times New Roman" w:hAnsi="Times New Roman" w:cs="Times New Roman"/>
          <w:b/>
          <w:bCs/>
          <w:sz w:val="32"/>
          <w:szCs w:val="28"/>
        </w:rPr>
      </w:pPr>
      <w:r>
        <w:br w:type="page"/>
      </w:r>
    </w:p>
    <w:p w14:paraId="283AD7A5" w14:textId="77777777" w:rsidR="00C411E4" w:rsidRDefault="00C411E4" w:rsidP="00C411E4">
      <w:pPr>
        <w:pStyle w:val="Heading1"/>
        <w:jc w:val="center"/>
      </w:pPr>
      <w:bookmarkStart w:id="241" w:name="_Toc506718092"/>
      <w:r>
        <w:lastRenderedPageBreak/>
        <w:t>LIST OF FIGURES</w:t>
      </w:r>
      <w:bookmarkEnd w:id="241"/>
    </w:p>
    <w:p w14:paraId="428EF8CD" w14:textId="2F9A95F4" w:rsidR="00882758" w:rsidRPr="00F25812" w:rsidRDefault="00C411E4">
      <w:pPr>
        <w:pStyle w:val="TableofFigures"/>
        <w:tabs>
          <w:tab w:val="right" w:leader="dot" w:pos="8630"/>
        </w:tabs>
        <w:rPr>
          <w:rFonts w:asciiTheme="majorBidi" w:eastAsiaTheme="minorEastAsia" w:hAnsiTheme="majorBidi" w:cstheme="majorBidi"/>
          <w:noProof/>
          <w:sz w:val="24"/>
          <w:szCs w:val="24"/>
        </w:rPr>
      </w:pPr>
      <w:r w:rsidRPr="00F25812">
        <w:rPr>
          <w:rFonts w:asciiTheme="majorBidi" w:eastAsia="Times New Roman" w:hAnsiTheme="majorBidi" w:cstheme="majorBidi"/>
          <w:sz w:val="24"/>
          <w:szCs w:val="24"/>
        </w:rPr>
        <w:fldChar w:fldCharType="begin"/>
      </w:r>
      <w:r w:rsidRPr="00F25812">
        <w:rPr>
          <w:rFonts w:asciiTheme="majorBidi" w:eastAsia="Times New Roman" w:hAnsiTheme="majorBidi" w:cstheme="majorBidi"/>
          <w:sz w:val="24"/>
          <w:szCs w:val="24"/>
        </w:rPr>
        <w:instrText xml:space="preserve"> TOC \h \z \c "Figure" </w:instrText>
      </w:r>
      <w:r w:rsidRPr="00F25812">
        <w:rPr>
          <w:rFonts w:asciiTheme="majorBidi" w:eastAsia="Times New Roman" w:hAnsiTheme="majorBidi" w:cstheme="majorBidi"/>
          <w:sz w:val="24"/>
          <w:szCs w:val="24"/>
        </w:rPr>
        <w:fldChar w:fldCharType="separate"/>
      </w:r>
      <w:hyperlink w:anchor="_Toc506449845" w:history="1">
        <w:r w:rsidR="00882758" w:rsidRPr="00F25812">
          <w:rPr>
            <w:rStyle w:val="Hyperlink"/>
            <w:rFonts w:asciiTheme="majorBidi" w:hAnsiTheme="majorBidi" w:cstheme="majorBidi"/>
            <w:noProof/>
            <w:sz w:val="24"/>
            <w:szCs w:val="24"/>
          </w:rPr>
          <w:t>Figure 1: Verification and Validation</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_Toc506449845 \h </w:instrText>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b/>
            <w:bCs/>
            <w:noProof/>
            <w:webHidden/>
            <w:sz w:val="24"/>
            <w:szCs w:val="24"/>
          </w:rPr>
          <w:t>Error! Bookmark not defined.</w:t>
        </w:r>
        <w:r w:rsidR="00882758" w:rsidRPr="00F25812">
          <w:rPr>
            <w:rFonts w:asciiTheme="majorBidi" w:hAnsiTheme="majorBidi" w:cstheme="majorBidi"/>
            <w:noProof/>
            <w:webHidden/>
            <w:sz w:val="24"/>
            <w:szCs w:val="24"/>
          </w:rPr>
          <w:fldChar w:fldCharType="end"/>
        </w:r>
      </w:hyperlink>
    </w:p>
    <w:p w14:paraId="01EBAD03" w14:textId="7B79D302"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r:id="rId9" w:anchor="_Toc506449846" w:history="1">
        <w:r w:rsidR="00882758" w:rsidRPr="00F25812">
          <w:rPr>
            <w:rStyle w:val="Hyperlink"/>
            <w:rFonts w:asciiTheme="majorBidi" w:eastAsia="Calibri" w:hAnsiTheme="majorBidi" w:cstheme="majorBidi"/>
            <w:noProof/>
            <w:sz w:val="24"/>
            <w:szCs w:val="24"/>
          </w:rPr>
          <w:t>Figure 2: Black box (Relationship between Input and Output)</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_Toc506449846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27</w:t>
        </w:r>
        <w:r w:rsidR="00882758" w:rsidRPr="00F25812">
          <w:rPr>
            <w:rFonts w:asciiTheme="majorBidi" w:hAnsiTheme="majorBidi" w:cstheme="majorBidi"/>
            <w:noProof/>
            <w:webHidden/>
            <w:sz w:val="24"/>
            <w:szCs w:val="24"/>
          </w:rPr>
          <w:fldChar w:fldCharType="end"/>
        </w:r>
      </w:hyperlink>
    </w:p>
    <w:p w14:paraId="49590C14" w14:textId="089F19FE"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47" w:history="1">
        <w:r w:rsidR="00882758" w:rsidRPr="00F25812">
          <w:rPr>
            <w:rStyle w:val="Hyperlink"/>
            <w:rFonts w:asciiTheme="majorBidi" w:eastAsia="Calibri" w:hAnsiTheme="majorBidi" w:cstheme="majorBidi"/>
            <w:noProof/>
            <w:sz w:val="24"/>
            <w:szCs w:val="24"/>
          </w:rPr>
          <w:t>Figure 3: Black and white box testing techniques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_Toc506449847 \h </w:instrText>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b/>
            <w:bCs/>
            <w:noProof/>
            <w:webHidden/>
            <w:sz w:val="24"/>
            <w:szCs w:val="24"/>
          </w:rPr>
          <w:t>Error! Bookmark not defined.</w:t>
        </w:r>
        <w:r w:rsidR="00882758" w:rsidRPr="00F25812">
          <w:rPr>
            <w:rFonts w:asciiTheme="majorBidi" w:hAnsiTheme="majorBidi" w:cstheme="majorBidi"/>
            <w:noProof/>
            <w:webHidden/>
            <w:sz w:val="24"/>
            <w:szCs w:val="24"/>
          </w:rPr>
          <w:fldChar w:fldCharType="end"/>
        </w:r>
      </w:hyperlink>
    </w:p>
    <w:p w14:paraId="783139C0" w14:textId="659BBE8D"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48" w:history="1">
        <w:r w:rsidR="00882758" w:rsidRPr="00F25812">
          <w:rPr>
            <w:rStyle w:val="Hyperlink"/>
            <w:rFonts w:asciiTheme="majorBidi" w:eastAsia="Calibri" w:hAnsiTheme="majorBidi" w:cstheme="majorBidi"/>
            <w:noProof/>
            <w:sz w:val="24"/>
            <w:szCs w:val="24"/>
          </w:rPr>
          <w:t>Figure 4: Mutation Testing Process Flow chart (from [9])</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_Toc506449848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29</w:t>
        </w:r>
        <w:r w:rsidR="00882758" w:rsidRPr="00F25812">
          <w:rPr>
            <w:rFonts w:asciiTheme="majorBidi" w:hAnsiTheme="majorBidi" w:cstheme="majorBidi"/>
            <w:noProof/>
            <w:webHidden/>
            <w:sz w:val="24"/>
            <w:szCs w:val="24"/>
          </w:rPr>
          <w:fldChar w:fldCharType="end"/>
        </w:r>
      </w:hyperlink>
    </w:p>
    <w:p w14:paraId="13816D78" w14:textId="096ACFA1"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49" w:history="1">
        <w:r w:rsidR="00882758" w:rsidRPr="00F25812">
          <w:rPr>
            <w:rStyle w:val="Hyperlink"/>
            <w:rFonts w:asciiTheme="majorBidi" w:eastAsia="Calibri" w:hAnsiTheme="majorBidi" w:cstheme="majorBidi"/>
            <w:noProof/>
            <w:sz w:val="24"/>
            <w:szCs w:val="24"/>
          </w:rPr>
          <w:t>Figure 5: Examples of mutants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_Toc506449849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30</w:t>
        </w:r>
        <w:r w:rsidR="00882758" w:rsidRPr="00F25812">
          <w:rPr>
            <w:rFonts w:asciiTheme="majorBidi" w:hAnsiTheme="majorBidi" w:cstheme="majorBidi"/>
            <w:noProof/>
            <w:webHidden/>
            <w:sz w:val="24"/>
            <w:szCs w:val="24"/>
          </w:rPr>
          <w:fldChar w:fldCharType="end"/>
        </w:r>
      </w:hyperlink>
    </w:p>
    <w:p w14:paraId="67514BAA" w14:textId="21B90AB4"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50" w:history="1">
        <w:r w:rsidR="00882758" w:rsidRPr="00F25812">
          <w:rPr>
            <w:rStyle w:val="Hyperlink"/>
            <w:rFonts w:asciiTheme="majorBidi" w:eastAsia="Calibri" w:hAnsiTheme="majorBidi" w:cstheme="majorBidi"/>
            <w:noProof/>
            <w:sz w:val="24"/>
            <w:szCs w:val="24"/>
          </w:rPr>
          <w:t>Figure 6: Basic Genetic Algorithm</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_Toc506449850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42</w:t>
        </w:r>
        <w:r w:rsidR="00882758" w:rsidRPr="00F25812">
          <w:rPr>
            <w:rFonts w:asciiTheme="majorBidi" w:hAnsiTheme="majorBidi" w:cstheme="majorBidi"/>
            <w:noProof/>
            <w:webHidden/>
            <w:sz w:val="24"/>
            <w:szCs w:val="24"/>
          </w:rPr>
          <w:fldChar w:fldCharType="end"/>
        </w:r>
      </w:hyperlink>
    </w:p>
    <w:p w14:paraId="34D0A601" w14:textId="6B7F2D27"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51" w:history="1">
        <w:r w:rsidR="00882758" w:rsidRPr="00F25812">
          <w:rPr>
            <w:rStyle w:val="Hyperlink"/>
            <w:rFonts w:asciiTheme="majorBidi" w:eastAsia="Calibri" w:hAnsiTheme="majorBidi" w:cstheme="majorBidi"/>
            <w:noProof/>
            <w:sz w:val="24"/>
            <w:szCs w:val="24"/>
          </w:rPr>
          <w:t>Figure 7: The Genetic Algorithm with Elitism (from [20])</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_Toc506449851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44</w:t>
        </w:r>
        <w:r w:rsidR="00882758" w:rsidRPr="00F25812">
          <w:rPr>
            <w:rFonts w:asciiTheme="majorBidi" w:hAnsiTheme="majorBidi" w:cstheme="majorBidi"/>
            <w:noProof/>
            <w:webHidden/>
            <w:sz w:val="24"/>
            <w:szCs w:val="24"/>
          </w:rPr>
          <w:fldChar w:fldCharType="end"/>
        </w:r>
      </w:hyperlink>
    </w:p>
    <w:p w14:paraId="437D47C2" w14:textId="15E9B6F5"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52" w:history="1">
        <w:r w:rsidR="00882758" w:rsidRPr="00F25812">
          <w:rPr>
            <w:rStyle w:val="Hyperlink"/>
            <w:rFonts w:asciiTheme="majorBidi" w:hAnsiTheme="majorBidi" w:cstheme="majorBidi"/>
            <w:noProof/>
            <w:sz w:val="24"/>
            <w:szCs w:val="24"/>
          </w:rPr>
          <w:t>Figure 8: Flowchart of mutant generation and analysis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_Toc506449852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72</w:t>
        </w:r>
        <w:r w:rsidR="00882758" w:rsidRPr="00F25812">
          <w:rPr>
            <w:rFonts w:asciiTheme="majorBidi" w:hAnsiTheme="majorBidi" w:cstheme="majorBidi"/>
            <w:noProof/>
            <w:webHidden/>
            <w:sz w:val="24"/>
            <w:szCs w:val="24"/>
          </w:rPr>
          <w:fldChar w:fldCharType="end"/>
        </w:r>
      </w:hyperlink>
    </w:p>
    <w:p w14:paraId="3836BDAF" w14:textId="5AF1D0C3"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53" w:history="1">
        <w:r w:rsidR="00882758" w:rsidRPr="00F25812">
          <w:rPr>
            <w:rStyle w:val="Hyperlink"/>
            <w:rFonts w:asciiTheme="majorBidi" w:hAnsiTheme="majorBidi" w:cstheme="majorBidi"/>
            <w:noProof/>
            <w:sz w:val="24"/>
            <w:szCs w:val="24"/>
          </w:rPr>
          <w:t>Figure 9: Flowchart for mutants conversion</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_Toc506449853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73</w:t>
        </w:r>
        <w:r w:rsidR="00882758" w:rsidRPr="00F25812">
          <w:rPr>
            <w:rFonts w:asciiTheme="majorBidi" w:hAnsiTheme="majorBidi" w:cstheme="majorBidi"/>
            <w:noProof/>
            <w:webHidden/>
            <w:sz w:val="24"/>
            <w:szCs w:val="24"/>
          </w:rPr>
          <w:fldChar w:fldCharType="end"/>
        </w:r>
      </w:hyperlink>
    </w:p>
    <w:p w14:paraId="2717C51B" w14:textId="565CA0D2"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r:id="rId10" w:anchor="_Toc506449854" w:history="1">
        <w:r w:rsidR="00882758" w:rsidRPr="00F25812">
          <w:rPr>
            <w:rStyle w:val="Hyperlink"/>
            <w:rFonts w:asciiTheme="majorBidi" w:hAnsiTheme="majorBidi" w:cstheme="majorBidi"/>
            <w:noProof/>
            <w:sz w:val="24"/>
            <w:szCs w:val="24"/>
          </w:rPr>
          <w:t>Figure 10: Algorithm for computing test case fitness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_Toc506449854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82</w:t>
        </w:r>
        <w:r w:rsidR="00882758" w:rsidRPr="00F25812">
          <w:rPr>
            <w:rFonts w:asciiTheme="majorBidi" w:hAnsiTheme="majorBidi" w:cstheme="majorBidi"/>
            <w:noProof/>
            <w:webHidden/>
            <w:sz w:val="24"/>
            <w:szCs w:val="24"/>
          </w:rPr>
          <w:fldChar w:fldCharType="end"/>
        </w:r>
      </w:hyperlink>
    </w:p>
    <w:p w14:paraId="55F1712D" w14:textId="22A3A5F6"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55" w:history="1">
        <w:r w:rsidR="00882758" w:rsidRPr="00F25812">
          <w:rPr>
            <w:rStyle w:val="Hyperlink"/>
            <w:rFonts w:asciiTheme="majorBidi" w:hAnsiTheme="majorBidi" w:cstheme="majorBidi"/>
            <w:noProof/>
            <w:sz w:val="24"/>
            <w:szCs w:val="24"/>
          </w:rPr>
          <w:t>Figure 11: Mothra mutation operators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_Toc506449855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85</w:t>
        </w:r>
        <w:r w:rsidR="00882758" w:rsidRPr="00F25812">
          <w:rPr>
            <w:rFonts w:asciiTheme="majorBidi" w:hAnsiTheme="majorBidi" w:cstheme="majorBidi"/>
            <w:noProof/>
            <w:webHidden/>
            <w:sz w:val="24"/>
            <w:szCs w:val="24"/>
          </w:rPr>
          <w:fldChar w:fldCharType="end"/>
        </w:r>
      </w:hyperlink>
    </w:p>
    <w:p w14:paraId="2A8FB96B" w14:textId="75EA6C7E"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r:id="rId11" w:anchor="_Toc506449856" w:history="1">
        <w:r w:rsidR="00882758" w:rsidRPr="00F25812">
          <w:rPr>
            <w:rStyle w:val="Hyperlink"/>
            <w:rFonts w:asciiTheme="majorBidi" w:hAnsiTheme="majorBidi" w:cstheme="majorBidi"/>
            <w:noProof/>
            <w:sz w:val="24"/>
            <w:szCs w:val="24"/>
          </w:rPr>
          <w:t>Figure 12: Representation of mutant chromosome</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_Toc506449856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86</w:t>
        </w:r>
        <w:r w:rsidR="00882758" w:rsidRPr="00F25812">
          <w:rPr>
            <w:rFonts w:asciiTheme="majorBidi" w:hAnsiTheme="majorBidi" w:cstheme="majorBidi"/>
            <w:noProof/>
            <w:webHidden/>
            <w:sz w:val="24"/>
            <w:szCs w:val="24"/>
          </w:rPr>
          <w:fldChar w:fldCharType="end"/>
        </w:r>
      </w:hyperlink>
    </w:p>
    <w:p w14:paraId="66C91130" w14:textId="280AD29A"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r:id="rId12" w:anchor="_Toc506449857" w:history="1">
        <w:r w:rsidR="00882758" w:rsidRPr="00F25812">
          <w:rPr>
            <w:rStyle w:val="Hyperlink"/>
            <w:rFonts w:asciiTheme="majorBidi" w:hAnsiTheme="majorBidi" w:cstheme="majorBidi"/>
            <w:noProof/>
            <w:sz w:val="24"/>
            <w:szCs w:val="24"/>
          </w:rPr>
          <w:t>Figure 14: Representation of test chromosome</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_Toc506449857 \h </w:instrText>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b/>
            <w:bCs/>
            <w:noProof/>
            <w:webHidden/>
            <w:sz w:val="24"/>
            <w:szCs w:val="24"/>
          </w:rPr>
          <w:t>Error! Bookmark not defined.</w:t>
        </w:r>
        <w:r w:rsidR="00882758" w:rsidRPr="00F25812">
          <w:rPr>
            <w:rFonts w:asciiTheme="majorBidi" w:hAnsiTheme="majorBidi" w:cstheme="majorBidi"/>
            <w:noProof/>
            <w:webHidden/>
            <w:sz w:val="24"/>
            <w:szCs w:val="24"/>
          </w:rPr>
          <w:fldChar w:fldCharType="end"/>
        </w:r>
      </w:hyperlink>
    </w:p>
    <w:p w14:paraId="4AA55E0A" w14:textId="642C0566"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58" w:history="1">
        <w:r w:rsidR="00882758" w:rsidRPr="00F25812">
          <w:rPr>
            <w:rStyle w:val="Hyperlink"/>
            <w:rFonts w:asciiTheme="majorBidi" w:hAnsiTheme="majorBidi" w:cstheme="majorBidi"/>
            <w:noProof/>
            <w:sz w:val="24"/>
            <w:szCs w:val="24"/>
          </w:rPr>
          <w:t>Figure 15: Plot of Tester GA  Confidence Interval for parameters selection</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_Toc506449858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100</w:t>
        </w:r>
        <w:r w:rsidR="00882758" w:rsidRPr="00F25812">
          <w:rPr>
            <w:rFonts w:asciiTheme="majorBidi" w:hAnsiTheme="majorBidi" w:cstheme="majorBidi"/>
            <w:noProof/>
            <w:webHidden/>
            <w:sz w:val="24"/>
            <w:szCs w:val="24"/>
          </w:rPr>
          <w:fldChar w:fldCharType="end"/>
        </w:r>
      </w:hyperlink>
    </w:p>
    <w:p w14:paraId="45158C49" w14:textId="0796D19C"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59" w:history="1">
        <w:r w:rsidR="00882758" w:rsidRPr="00F25812">
          <w:rPr>
            <w:rStyle w:val="Hyperlink"/>
            <w:rFonts w:asciiTheme="majorBidi" w:hAnsiTheme="majorBidi" w:cstheme="majorBidi"/>
            <w:noProof/>
            <w:sz w:val="24"/>
            <w:szCs w:val="24"/>
          </w:rPr>
          <w:t>Figure 16: Plot of Mutator GA  Confidence Interval for parameters selection</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_Toc506449859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102</w:t>
        </w:r>
        <w:r w:rsidR="00882758" w:rsidRPr="00F25812">
          <w:rPr>
            <w:rFonts w:asciiTheme="majorBidi" w:hAnsiTheme="majorBidi" w:cstheme="majorBidi"/>
            <w:noProof/>
            <w:webHidden/>
            <w:sz w:val="24"/>
            <w:szCs w:val="24"/>
          </w:rPr>
          <w:fldChar w:fldCharType="end"/>
        </w:r>
      </w:hyperlink>
    </w:p>
    <w:p w14:paraId="66B3A083" w14:textId="105B2F48"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60" w:history="1">
        <w:r w:rsidR="00882758" w:rsidRPr="00F25812">
          <w:rPr>
            <w:rStyle w:val="Hyperlink"/>
            <w:rFonts w:asciiTheme="majorBidi" w:hAnsiTheme="majorBidi" w:cstheme="majorBidi"/>
            <w:noProof/>
            <w:sz w:val="24"/>
            <w:szCs w:val="24"/>
          </w:rPr>
          <w:t>Figure 17: Total and Killed mutants for QuadraticSolver using 100 generations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_Toc506449860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103</w:t>
        </w:r>
        <w:r w:rsidR="00882758" w:rsidRPr="00F25812">
          <w:rPr>
            <w:rFonts w:asciiTheme="majorBidi" w:hAnsiTheme="majorBidi" w:cstheme="majorBidi"/>
            <w:noProof/>
            <w:webHidden/>
            <w:sz w:val="24"/>
            <w:szCs w:val="24"/>
          </w:rPr>
          <w:fldChar w:fldCharType="end"/>
        </w:r>
      </w:hyperlink>
    </w:p>
    <w:p w14:paraId="1421B32F" w14:textId="27CE9C50"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61" w:history="1">
        <w:r w:rsidR="00882758" w:rsidRPr="00F25812">
          <w:rPr>
            <w:rStyle w:val="Hyperlink"/>
            <w:rFonts w:asciiTheme="majorBidi" w:hAnsiTheme="majorBidi" w:cstheme="majorBidi"/>
            <w:noProof/>
            <w:sz w:val="24"/>
            <w:szCs w:val="24"/>
          </w:rPr>
          <w:t>Figure 18:Killed mutants and unique mutants for QuadraticSolver (100 Generations)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_Toc506449861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104</w:t>
        </w:r>
        <w:r w:rsidR="00882758" w:rsidRPr="00F25812">
          <w:rPr>
            <w:rFonts w:asciiTheme="majorBidi" w:hAnsiTheme="majorBidi" w:cstheme="majorBidi"/>
            <w:noProof/>
            <w:webHidden/>
            <w:sz w:val="24"/>
            <w:szCs w:val="24"/>
          </w:rPr>
          <w:fldChar w:fldCharType="end"/>
        </w:r>
      </w:hyperlink>
    </w:p>
    <w:p w14:paraId="6BE3D3A2" w14:textId="4E0DAFBE"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62" w:history="1">
        <w:r w:rsidR="00882758" w:rsidRPr="00F25812">
          <w:rPr>
            <w:rStyle w:val="Hyperlink"/>
            <w:rFonts w:asciiTheme="majorBidi" w:hAnsiTheme="majorBidi" w:cstheme="majorBidi"/>
            <w:noProof/>
            <w:sz w:val="24"/>
            <w:szCs w:val="24"/>
          </w:rPr>
          <w:t>Figure 19: Killed mutants and unique mutants for QuadraticSolver (150 Generations)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_Toc506449862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104</w:t>
        </w:r>
        <w:r w:rsidR="00882758" w:rsidRPr="00F25812">
          <w:rPr>
            <w:rFonts w:asciiTheme="majorBidi" w:hAnsiTheme="majorBidi" w:cstheme="majorBidi"/>
            <w:noProof/>
            <w:webHidden/>
            <w:sz w:val="24"/>
            <w:szCs w:val="24"/>
          </w:rPr>
          <w:fldChar w:fldCharType="end"/>
        </w:r>
      </w:hyperlink>
    </w:p>
    <w:p w14:paraId="1E3AEB95" w14:textId="0D73D64D"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63" w:history="1">
        <w:r w:rsidR="00882758" w:rsidRPr="00F25812">
          <w:rPr>
            <w:rStyle w:val="Hyperlink"/>
            <w:rFonts w:asciiTheme="majorBidi" w:hAnsiTheme="majorBidi" w:cstheme="majorBidi"/>
            <w:noProof/>
            <w:sz w:val="24"/>
            <w:szCs w:val="24"/>
          </w:rPr>
          <w:t>Figure 20: Number of unique tested mutants for QuadraticSolver (150 Generations)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_Toc506449863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105</w:t>
        </w:r>
        <w:r w:rsidR="00882758" w:rsidRPr="00F25812">
          <w:rPr>
            <w:rFonts w:asciiTheme="majorBidi" w:hAnsiTheme="majorBidi" w:cstheme="majorBidi"/>
            <w:noProof/>
            <w:webHidden/>
            <w:sz w:val="24"/>
            <w:szCs w:val="24"/>
          </w:rPr>
          <w:fldChar w:fldCharType="end"/>
        </w:r>
      </w:hyperlink>
    </w:p>
    <w:p w14:paraId="556C852D" w14:textId="49478F55"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64" w:history="1">
        <w:r w:rsidR="00882758" w:rsidRPr="00F25812">
          <w:rPr>
            <w:rStyle w:val="Hyperlink"/>
            <w:rFonts w:asciiTheme="majorBidi" w:hAnsiTheme="majorBidi" w:cstheme="majorBidi"/>
            <w:noProof/>
            <w:sz w:val="24"/>
            <w:szCs w:val="24"/>
          </w:rPr>
          <w:t>Figure 21: Killed mutants and unique mutants for QuadraticSolver (200 Generations)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_Toc506449864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106</w:t>
        </w:r>
        <w:r w:rsidR="00882758" w:rsidRPr="00F25812">
          <w:rPr>
            <w:rFonts w:asciiTheme="majorBidi" w:hAnsiTheme="majorBidi" w:cstheme="majorBidi"/>
            <w:noProof/>
            <w:webHidden/>
            <w:sz w:val="24"/>
            <w:szCs w:val="24"/>
          </w:rPr>
          <w:fldChar w:fldCharType="end"/>
        </w:r>
      </w:hyperlink>
    </w:p>
    <w:p w14:paraId="3F3DE537" w14:textId="4C973F3E"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65" w:history="1">
        <w:r w:rsidR="00882758" w:rsidRPr="00F25812">
          <w:rPr>
            <w:rStyle w:val="Hyperlink"/>
            <w:rFonts w:asciiTheme="majorBidi" w:hAnsiTheme="majorBidi" w:cstheme="majorBidi"/>
            <w:noProof/>
            <w:sz w:val="24"/>
            <w:szCs w:val="24"/>
          </w:rPr>
          <w:t>Figure 22: Number of unique tested mutants for QuadraticSolver (200 Generations)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_Toc506449865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106</w:t>
        </w:r>
        <w:r w:rsidR="00882758" w:rsidRPr="00F25812">
          <w:rPr>
            <w:rFonts w:asciiTheme="majorBidi" w:hAnsiTheme="majorBidi" w:cstheme="majorBidi"/>
            <w:noProof/>
            <w:webHidden/>
            <w:sz w:val="24"/>
            <w:szCs w:val="24"/>
          </w:rPr>
          <w:fldChar w:fldCharType="end"/>
        </w:r>
      </w:hyperlink>
    </w:p>
    <w:p w14:paraId="448F4EF7" w14:textId="08F50A22"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66" w:history="1">
        <w:r w:rsidR="00882758" w:rsidRPr="00F25812">
          <w:rPr>
            <w:rStyle w:val="Hyperlink"/>
            <w:rFonts w:asciiTheme="majorBidi" w:hAnsiTheme="majorBidi" w:cstheme="majorBidi"/>
            <w:noProof/>
            <w:sz w:val="24"/>
            <w:szCs w:val="24"/>
          </w:rPr>
          <w:t>Figure 23: Killed mutants and unique mutants for QuadraticSolver (250 Generations tGA-mGA)</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_Toc506449866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107</w:t>
        </w:r>
        <w:r w:rsidR="00882758" w:rsidRPr="00F25812">
          <w:rPr>
            <w:rFonts w:asciiTheme="majorBidi" w:hAnsiTheme="majorBidi" w:cstheme="majorBidi"/>
            <w:noProof/>
            <w:webHidden/>
            <w:sz w:val="24"/>
            <w:szCs w:val="24"/>
          </w:rPr>
          <w:fldChar w:fldCharType="end"/>
        </w:r>
      </w:hyperlink>
    </w:p>
    <w:p w14:paraId="48D5275B" w14:textId="7BDCAC10"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67" w:history="1">
        <w:r w:rsidR="00882758" w:rsidRPr="00F25812">
          <w:rPr>
            <w:rStyle w:val="Hyperlink"/>
            <w:rFonts w:asciiTheme="majorBidi" w:hAnsiTheme="majorBidi" w:cstheme="majorBidi"/>
            <w:noProof/>
            <w:sz w:val="24"/>
            <w:szCs w:val="24"/>
          </w:rPr>
          <w:t>Figure 24: Killed mutants and unique mutants with randomly generated mutants for QuadraticSolver (250 Generations)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_Toc506449867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108</w:t>
        </w:r>
        <w:r w:rsidR="00882758" w:rsidRPr="00F25812">
          <w:rPr>
            <w:rFonts w:asciiTheme="majorBidi" w:hAnsiTheme="majorBidi" w:cstheme="majorBidi"/>
            <w:noProof/>
            <w:webHidden/>
            <w:sz w:val="24"/>
            <w:szCs w:val="24"/>
          </w:rPr>
          <w:fldChar w:fldCharType="end"/>
        </w:r>
      </w:hyperlink>
    </w:p>
    <w:p w14:paraId="3453AECB" w14:textId="37EBC67E"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68" w:history="1">
        <w:r w:rsidR="00882758" w:rsidRPr="00F25812">
          <w:rPr>
            <w:rStyle w:val="Hyperlink"/>
            <w:rFonts w:asciiTheme="majorBidi" w:hAnsiTheme="majorBidi" w:cstheme="majorBidi"/>
            <w:noProof/>
            <w:sz w:val="24"/>
            <w:szCs w:val="24"/>
          </w:rPr>
          <w:t>Figure 25: Number of unique tested mutants (randomly generated) for QuadraticSolver (250 Generations)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_Toc506449868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109</w:t>
        </w:r>
        <w:r w:rsidR="00882758" w:rsidRPr="00F25812">
          <w:rPr>
            <w:rFonts w:asciiTheme="majorBidi" w:hAnsiTheme="majorBidi" w:cstheme="majorBidi"/>
            <w:noProof/>
            <w:webHidden/>
            <w:sz w:val="24"/>
            <w:szCs w:val="24"/>
          </w:rPr>
          <w:fldChar w:fldCharType="end"/>
        </w:r>
      </w:hyperlink>
    </w:p>
    <w:p w14:paraId="09656855" w14:textId="60210D8A"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69" w:history="1">
        <w:r w:rsidR="00882758" w:rsidRPr="00F25812">
          <w:rPr>
            <w:rStyle w:val="Hyperlink"/>
            <w:rFonts w:asciiTheme="majorBidi" w:hAnsiTheme="majorBidi" w:cstheme="majorBidi"/>
            <w:noProof/>
            <w:sz w:val="24"/>
            <w:szCs w:val="24"/>
          </w:rPr>
          <w:t>Figure 26: Killed mutants and unique mutants with randomly generated tests for QuadraticSolver (250 Generations)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_Toc506449869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109</w:t>
        </w:r>
        <w:r w:rsidR="00882758" w:rsidRPr="00F25812">
          <w:rPr>
            <w:rFonts w:asciiTheme="majorBidi" w:hAnsiTheme="majorBidi" w:cstheme="majorBidi"/>
            <w:noProof/>
            <w:webHidden/>
            <w:sz w:val="24"/>
            <w:szCs w:val="24"/>
          </w:rPr>
          <w:fldChar w:fldCharType="end"/>
        </w:r>
      </w:hyperlink>
    </w:p>
    <w:p w14:paraId="12603C67" w14:textId="07323CE3"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70" w:history="1">
        <w:r w:rsidR="00882758" w:rsidRPr="00F25812">
          <w:rPr>
            <w:rStyle w:val="Hyperlink"/>
            <w:rFonts w:asciiTheme="majorBidi" w:hAnsiTheme="majorBidi" w:cstheme="majorBidi"/>
            <w:noProof/>
            <w:sz w:val="24"/>
            <w:szCs w:val="24"/>
          </w:rPr>
          <w:t>Figure 27: Killed mutants and unique mutants with random mutants and tests for QuadraticSolver (250 Generations)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_Toc506449870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110</w:t>
        </w:r>
        <w:r w:rsidR="00882758" w:rsidRPr="00F25812">
          <w:rPr>
            <w:rFonts w:asciiTheme="majorBidi" w:hAnsiTheme="majorBidi" w:cstheme="majorBidi"/>
            <w:noProof/>
            <w:webHidden/>
            <w:sz w:val="24"/>
            <w:szCs w:val="24"/>
          </w:rPr>
          <w:fldChar w:fldCharType="end"/>
        </w:r>
      </w:hyperlink>
    </w:p>
    <w:p w14:paraId="10FA05C0" w14:textId="6B610299"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71" w:history="1">
        <w:r w:rsidR="00882758" w:rsidRPr="00F25812">
          <w:rPr>
            <w:rStyle w:val="Hyperlink"/>
            <w:rFonts w:asciiTheme="majorBidi" w:hAnsiTheme="majorBidi" w:cstheme="majorBidi"/>
            <w:noProof/>
            <w:sz w:val="24"/>
            <w:szCs w:val="24"/>
          </w:rPr>
          <w:t>Figure 28: Killed mutants and unique mutants for TriangleType (250 Generations tGA-mGA)</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_Toc506449871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111</w:t>
        </w:r>
        <w:r w:rsidR="00882758" w:rsidRPr="00F25812">
          <w:rPr>
            <w:rFonts w:asciiTheme="majorBidi" w:hAnsiTheme="majorBidi" w:cstheme="majorBidi"/>
            <w:noProof/>
            <w:webHidden/>
            <w:sz w:val="24"/>
            <w:szCs w:val="24"/>
          </w:rPr>
          <w:fldChar w:fldCharType="end"/>
        </w:r>
      </w:hyperlink>
    </w:p>
    <w:p w14:paraId="62BB516B" w14:textId="37EDDD0F"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72" w:history="1">
        <w:r w:rsidR="00882758" w:rsidRPr="00F25812">
          <w:rPr>
            <w:rStyle w:val="Hyperlink"/>
            <w:rFonts w:asciiTheme="majorBidi" w:hAnsiTheme="majorBidi" w:cstheme="majorBidi"/>
            <w:noProof/>
            <w:sz w:val="24"/>
            <w:szCs w:val="24"/>
          </w:rPr>
          <w:t>Figure 29: Number of unique tested mutants (randomly generated) for Triangle (300 Generations)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_Toc506449872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112</w:t>
        </w:r>
        <w:r w:rsidR="00882758" w:rsidRPr="00F25812">
          <w:rPr>
            <w:rFonts w:asciiTheme="majorBidi" w:hAnsiTheme="majorBidi" w:cstheme="majorBidi"/>
            <w:noProof/>
            <w:webHidden/>
            <w:sz w:val="24"/>
            <w:szCs w:val="24"/>
          </w:rPr>
          <w:fldChar w:fldCharType="end"/>
        </w:r>
      </w:hyperlink>
    </w:p>
    <w:p w14:paraId="472F5854" w14:textId="179CD264"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73" w:history="1">
        <w:r w:rsidR="00882758" w:rsidRPr="00F25812">
          <w:rPr>
            <w:rStyle w:val="Hyperlink"/>
            <w:rFonts w:asciiTheme="majorBidi" w:hAnsiTheme="majorBidi" w:cstheme="majorBidi"/>
            <w:noProof/>
            <w:sz w:val="24"/>
            <w:szCs w:val="24"/>
          </w:rPr>
          <w:t>Figure 30: Number of unique tested mutants with randomly generated tests for Triangle (250 Generations)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_Toc506449873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112</w:t>
        </w:r>
        <w:r w:rsidR="00882758" w:rsidRPr="00F25812">
          <w:rPr>
            <w:rFonts w:asciiTheme="majorBidi" w:hAnsiTheme="majorBidi" w:cstheme="majorBidi"/>
            <w:noProof/>
            <w:webHidden/>
            <w:sz w:val="24"/>
            <w:szCs w:val="24"/>
          </w:rPr>
          <w:fldChar w:fldCharType="end"/>
        </w:r>
      </w:hyperlink>
    </w:p>
    <w:p w14:paraId="7E5C5BEA" w14:textId="12982065"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74" w:history="1">
        <w:r w:rsidR="00882758" w:rsidRPr="00F25812">
          <w:rPr>
            <w:rStyle w:val="Hyperlink"/>
            <w:rFonts w:asciiTheme="majorBidi" w:hAnsiTheme="majorBidi" w:cstheme="majorBidi"/>
            <w:noProof/>
            <w:sz w:val="24"/>
            <w:szCs w:val="24"/>
          </w:rPr>
          <w:t>Figure 31: Killed mutants and unique mutants with random mutants and tests for TriangleType (250 Generations)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_Toc506449874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113</w:t>
        </w:r>
        <w:r w:rsidR="00882758" w:rsidRPr="00F25812">
          <w:rPr>
            <w:rFonts w:asciiTheme="majorBidi" w:hAnsiTheme="majorBidi" w:cstheme="majorBidi"/>
            <w:noProof/>
            <w:webHidden/>
            <w:sz w:val="24"/>
            <w:szCs w:val="24"/>
          </w:rPr>
          <w:fldChar w:fldCharType="end"/>
        </w:r>
      </w:hyperlink>
    </w:p>
    <w:p w14:paraId="383F1233" w14:textId="5FF0D6B0"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75" w:history="1">
        <w:r w:rsidR="00882758" w:rsidRPr="00F25812">
          <w:rPr>
            <w:rStyle w:val="Hyperlink"/>
            <w:rFonts w:asciiTheme="majorBidi" w:hAnsiTheme="majorBidi" w:cstheme="majorBidi"/>
            <w:noProof/>
            <w:sz w:val="24"/>
            <w:szCs w:val="24"/>
          </w:rPr>
          <w:t>Figure 32: Killed mutants and unique mutants for MID  (250 Generations tGA-mGA)</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_Toc506449875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114</w:t>
        </w:r>
        <w:r w:rsidR="00882758" w:rsidRPr="00F25812">
          <w:rPr>
            <w:rFonts w:asciiTheme="majorBidi" w:hAnsiTheme="majorBidi" w:cstheme="majorBidi"/>
            <w:noProof/>
            <w:webHidden/>
            <w:sz w:val="24"/>
            <w:szCs w:val="24"/>
          </w:rPr>
          <w:fldChar w:fldCharType="end"/>
        </w:r>
      </w:hyperlink>
    </w:p>
    <w:p w14:paraId="66AA0179" w14:textId="17FED312"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76" w:history="1">
        <w:r w:rsidR="00882758" w:rsidRPr="00F25812">
          <w:rPr>
            <w:rStyle w:val="Hyperlink"/>
            <w:rFonts w:asciiTheme="majorBidi" w:hAnsiTheme="majorBidi" w:cstheme="majorBidi"/>
            <w:noProof/>
            <w:sz w:val="24"/>
            <w:szCs w:val="24"/>
          </w:rPr>
          <w:t>Figure 33: Number of unique tested mutants (randomly generated) for MID (250 Generations)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_Toc506449876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114</w:t>
        </w:r>
        <w:r w:rsidR="00882758" w:rsidRPr="00F25812">
          <w:rPr>
            <w:rFonts w:asciiTheme="majorBidi" w:hAnsiTheme="majorBidi" w:cstheme="majorBidi"/>
            <w:noProof/>
            <w:webHidden/>
            <w:sz w:val="24"/>
            <w:szCs w:val="24"/>
          </w:rPr>
          <w:fldChar w:fldCharType="end"/>
        </w:r>
      </w:hyperlink>
    </w:p>
    <w:p w14:paraId="23075BB8" w14:textId="1F3F5D25"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77" w:history="1">
        <w:r w:rsidR="00882758" w:rsidRPr="00F25812">
          <w:rPr>
            <w:rStyle w:val="Hyperlink"/>
            <w:rFonts w:asciiTheme="majorBidi" w:hAnsiTheme="majorBidi" w:cstheme="majorBidi"/>
            <w:noProof/>
            <w:sz w:val="24"/>
            <w:szCs w:val="24"/>
          </w:rPr>
          <w:t>Figure 34: Killed mutants and unique mutants with randomly generated tests for MID (250 Generations)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_Toc506449877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115</w:t>
        </w:r>
        <w:r w:rsidR="00882758" w:rsidRPr="00F25812">
          <w:rPr>
            <w:rFonts w:asciiTheme="majorBidi" w:hAnsiTheme="majorBidi" w:cstheme="majorBidi"/>
            <w:noProof/>
            <w:webHidden/>
            <w:sz w:val="24"/>
            <w:szCs w:val="24"/>
          </w:rPr>
          <w:fldChar w:fldCharType="end"/>
        </w:r>
      </w:hyperlink>
    </w:p>
    <w:p w14:paraId="6C5676BC" w14:textId="5A8187A0"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78" w:history="1">
        <w:r w:rsidR="00882758" w:rsidRPr="00F25812">
          <w:rPr>
            <w:rStyle w:val="Hyperlink"/>
            <w:rFonts w:asciiTheme="majorBidi" w:hAnsiTheme="majorBidi" w:cstheme="majorBidi"/>
            <w:noProof/>
            <w:sz w:val="24"/>
            <w:szCs w:val="24"/>
          </w:rPr>
          <w:t>Figure 35: Killed mutants and unique mutants with random mutants and tests for MID (250 Generations)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_Toc506449878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116</w:t>
        </w:r>
        <w:r w:rsidR="00882758" w:rsidRPr="00F25812">
          <w:rPr>
            <w:rFonts w:asciiTheme="majorBidi" w:hAnsiTheme="majorBidi" w:cstheme="majorBidi"/>
            <w:noProof/>
            <w:webHidden/>
            <w:sz w:val="24"/>
            <w:szCs w:val="24"/>
          </w:rPr>
          <w:fldChar w:fldCharType="end"/>
        </w:r>
      </w:hyperlink>
    </w:p>
    <w:p w14:paraId="4C1602C8" w14:textId="5C250EA7"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79" w:history="1">
        <w:r w:rsidR="00882758" w:rsidRPr="00F25812">
          <w:rPr>
            <w:rStyle w:val="Hyperlink"/>
            <w:rFonts w:asciiTheme="majorBidi" w:hAnsiTheme="majorBidi" w:cstheme="majorBidi"/>
            <w:noProof/>
            <w:sz w:val="24"/>
            <w:szCs w:val="24"/>
          </w:rPr>
          <w:t>Figure 36: Killed mutants and unique mutants for LineRectangleClassifier  (250 Generations tGA-mGA)</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_Toc506449879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117</w:t>
        </w:r>
        <w:r w:rsidR="00882758" w:rsidRPr="00F25812">
          <w:rPr>
            <w:rFonts w:asciiTheme="majorBidi" w:hAnsiTheme="majorBidi" w:cstheme="majorBidi"/>
            <w:noProof/>
            <w:webHidden/>
            <w:sz w:val="24"/>
            <w:szCs w:val="24"/>
          </w:rPr>
          <w:fldChar w:fldCharType="end"/>
        </w:r>
      </w:hyperlink>
    </w:p>
    <w:p w14:paraId="03758F7F" w14:textId="4247F495"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80" w:history="1">
        <w:r w:rsidR="00882758" w:rsidRPr="00F25812">
          <w:rPr>
            <w:rStyle w:val="Hyperlink"/>
            <w:rFonts w:asciiTheme="majorBidi" w:hAnsiTheme="majorBidi" w:cstheme="majorBidi"/>
            <w:noProof/>
            <w:sz w:val="24"/>
            <w:szCs w:val="24"/>
          </w:rPr>
          <w:t>Figure 37: Number of unique tested mutants (randomly generated) for LineRectangleClassifier (250 Generations)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_Toc506449880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117</w:t>
        </w:r>
        <w:r w:rsidR="00882758" w:rsidRPr="00F25812">
          <w:rPr>
            <w:rFonts w:asciiTheme="majorBidi" w:hAnsiTheme="majorBidi" w:cstheme="majorBidi"/>
            <w:noProof/>
            <w:webHidden/>
            <w:sz w:val="24"/>
            <w:szCs w:val="24"/>
          </w:rPr>
          <w:fldChar w:fldCharType="end"/>
        </w:r>
      </w:hyperlink>
    </w:p>
    <w:p w14:paraId="500EB0A3" w14:textId="648C314D"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81" w:history="1">
        <w:r w:rsidR="00882758" w:rsidRPr="00F25812">
          <w:rPr>
            <w:rStyle w:val="Hyperlink"/>
            <w:rFonts w:asciiTheme="majorBidi" w:hAnsiTheme="majorBidi" w:cstheme="majorBidi"/>
            <w:noProof/>
            <w:sz w:val="24"/>
            <w:szCs w:val="24"/>
          </w:rPr>
          <w:t>Figure 38: Killed mutants and unique mutants with randomly generated tests for LineRectangleClassifier (250 Generations)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_Toc506449881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118</w:t>
        </w:r>
        <w:r w:rsidR="00882758" w:rsidRPr="00F25812">
          <w:rPr>
            <w:rFonts w:asciiTheme="majorBidi" w:hAnsiTheme="majorBidi" w:cstheme="majorBidi"/>
            <w:noProof/>
            <w:webHidden/>
            <w:sz w:val="24"/>
            <w:szCs w:val="24"/>
          </w:rPr>
          <w:fldChar w:fldCharType="end"/>
        </w:r>
      </w:hyperlink>
    </w:p>
    <w:p w14:paraId="5E9B2B37" w14:textId="136C6810"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82" w:history="1">
        <w:r w:rsidR="00882758" w:rsidRPr="00F25812">
          <w:rPr>
            <w:rStyle w:val="Hyperlink"/>
            <w:rFonts w:asciiTheme="majorBidi" w:hAnsiTheme="majorBidi" w:cstheme="majorBidi"/>
            <w:noProof/>
            <w:sz w:val="24"/>
            <w:szCs w:val="24"/>
          </w:rPr>
          <w:t>Figure 39: Killed mutants and unique mutants with random mutants and tests for LineRectangleClassifier (250 Generations)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_Toc506449882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119</w:t>
        </w:r>
        <w:r w:rsidR="00882758" w:rsidRPr="00F25812">
          <w:rPr>
            <w:rFonts w:asciiTheme="majorBidi" w:hAnsiTheme="majorBidi" w:cstheme="majorBidi"/>
            <w:noProof/>
            <w:webHidden/>
            <w:sz w:val="24"/>
            <w:szCs w:val="24"/>
          </w:rPr>
          <w:fldChar w:fldCharType="end"/>
        </w:r>
      </w:hyperlink>
    </w:p>
    <w:p w14:paraId="01D5BA32" w14:textId="122EF785"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83" w:history="1">
        <w:r w:rsidR="00882758" w:rsidRPr="00F25812">
          <w:rPr>
            <w:rStyle w:val="Hyperlink"/>
            <w:rFonts w:asciiTheme="majorBidi" w:hAnsiTheme="majorBidi" w:cstheme="majorBidi"/>
            <w:noProof/>
            <w:sz w:val="24"/>
            <w:szCs w:val="24"/>
          </w:rPr>
          <w:t>Figure 40: Killed mutants and unique mutants for PointCircleClassifier  (250 Generations tGA-mGA)</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_Toc506449883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119</w:t>
        </w:r>
        <w:r w:rsidR="00882758" w:rsidRPr="00F25812">
          <w:rPr>
            <w:rFonts w:asciiTheme="majorBidi" w:hAnsiTheme="majorBidi" w:cstheme="majorBidi"/>
            <w:noProof/>
            <w:webHidden/>
            <w:sz w:val="24"/>
            <w:szCs w:val="24"/>
          </w:rPr>
          <w:fldChar w:fldCharType="end"/>
        </w:r>
      </w:hyperlink>
    </w:p>
    <w:p w14:paraId="7F54C223" w14:textId="08B0FA3C"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84" w:history="1">
        <w:r w:rsidR="00882758" w:rsidRPr="00F25812">
          <w:rPr>
            <w:rStyle w:val="Hyperlink"/>
            <w:rFonts w:asciiTheme="majorBidi" w:hAnsiTheme="majorBidi" w:cstheme="majorBidi"/>
            <w:noProof/>
            <w:sz w:val="24"/>
            <w:szCs w:val="24"/>
          </w:rPr>
          <w:t>Figure 41: Number of unique tested mutants (randomly generated) for PointCircleClassifier (250 Generations)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_Toc506449884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120</w:t>
        </w:r>
        <w:r w:rsidR="00882758" w:rsidRPr="00F25812">
          <w:rPr>
            <w:rFonts w:asciiTheme="majorBidi" w:hAnsiTheme="majorBidi" w:cstheme="majorBidi"/>
            <w:noProof/>
            <w:webHidden/>
            <w:sz w:val="24"/>
            <w:szCs w:val="24"/>
          </w:rPr>
          <w:fldChar w:fldCharType="end"/>
        </w:r>
      </w:hyperlink>
    </w:p>
    <w:p w14:paraId="71A8BED6" w14:textId="2B7FE935"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85" w:history="1">
        <w:r w:rsidR="00882758" w:rsidRPr="00F25812">
          <w:rPr>
            <w:rStyle w:val="Hyperlink"/>
            <w:rFonts w:asciiTheme="majorBidi" w:hAnsiTheme="majorBidi" w:cstheme="majorBidi"/>
            <w:noProof/>
            <w:sz w:val="24"/>
            <w:szCs w:val="24"/>
          </w:rPr>
          <w:t>Figure 42: Killed mutants and unique mutants with randomly generated tests for PointCircleClassifier (250 Generations)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_Toc506449885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121</w:t>
        </w:r>
        <w:r w:rsidR="00882758" w:rsidRPr="00F25812">
          <w:rPr>
            <w:rFonts w:asciiTheme="majorBidi" w:hAnsiTheme="majorBidi" w:cstheme="majorBidi"/>
            <w:noProof/>
            <w:webHidden/>
            <w:sz w:val="24"/>
            <w:szCs w:val="24"/>
          </w:rPr>
          <w:fldChar w:fldCharType="end"/>
        </w:r>
      </w:hyperlink>
    </w:p>
    <w:p w14:paraId="71AE0DE7" w14:textId="72B4F719"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86" w:history="1">
        <w:r w:rsidR="00882758" w:rsidRPr="00F25812">
          <w:rPr>
            <w:rStyle w:val="Hyperlink"/>
            <w:rFonts w:asciiTheme="majorBidi" w:hAnsiTheme="majorBidi" w:cstheme="majorBidi"/>
            <w:noProof/>
            <w:sz w:val="24"/>
            <w:szCs w:val="24"/>
          </w:rPr>
          <w:t>Figure 43: Killed mutants and unique mutants with random mutants and tests for PointCircleClassifier (250 Generations)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_Toc506449886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122</w:t>
        </w:r>
        <w:r w:rsidR="00882758" w:rsidRPr="00F25812">
          <w:rPr>
            <w:rFonts w:asciiTheme="majorBidi" w:hAnsiTheme="majorBidi" w:cstheme="majorBidi"/>
            <w:noProof/>
            <w:webHidden/>
            <w:sz w:val="24"/>
            <w:szCs w:val="24"/>
          </w:rPr>
          <w:fldChar w:fldCharType="end"/>
        </w:r>
      </w:hyperlink>
    </w:p>
    <w:p w14:paraId="3D5841FE" w14:textId="5F069F21"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87" w:history="1">
        <w:r w:rsidR="00882758" w:rsidRPr="00F25812">
          <w:rPr>
            <w:rStyle w:val="Hyperlink"/>
            <w:rFonts w:asciiTheme="majorBidi" w:hAnsiTheme="majorBidi" w:cstheme="majorBidi"/>
            <w:noProof/>
            <w:sz w:val="24"/>
            <w:szCs w:val="24"/>
          </w:rPr>
          <w:t>Figure 44: Confidence Intervals for 32 runs of the experiment on the subject programs</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_Toc506449887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129</w:t>
        </w:r>
        <w:r w:rsidR="00882758" w:rsidRPr="00F25812">
          <w:rPr>
            <w:rFonts w:asciiTheme="majorBidi" w:hAnsiTheme="majorBidi" w:cstheme="majorBidi"/>
            <w:noProof/>
            <w:webHidden/>
            <w:sz w:val="24"/>
            <w:szCs w:val="24"/>
          </w:rPr>
          <w:fldChar w:fldCharType="end"/>
        </w:r>
      </w:hyperlink>
    </w:p>
    <w:p w14:paraId="7DE8767A" w14:textId="3677BFE3" w:rsidR="00882758" w:rsidRPr="00F25812" w:rsidRDefault="003A068B">
      <w:pPr>
        <w:pStyle w:val="TableofFigures"/>
        <w:tabs>
          <w:tab w:val="right" w:leader="dot" w:pos="8630"/>
        </w:tabs>
        <w:rPr>
          <w:rFonts w:asciiTheme="majorBidi" w:eastAsiaTheme="minorEastAsia" w:hAnsiTheme="majorBidi" w:cstheme="majorBidi"/>
          <w:noProof/>
          <w:sz w:val="24"/>
          <w:szCs w:val="24"/>
        </w:rPr>
      </w:pPr>
      <w:hyperlink w:anchor="_Toc506449888" w:history="1">
        <w:r w:rsidR="00882758" w:rsidRPr="00F25812">
          <w:rPr>
            <w:rStyle w:val="Hyperlink"/>
            <w:rFonts w:asciiTheme="majorBidi" w:hAnsiTheme="majorBidi" w:cstheme="majorBidi"/>
            <w:noProof/>
            <w:sz w:val="24"/>
            <w:szCs w:val="24"/>
          </w:rPr>
          <w:t>Figure 45: Roots of quadratic equation</w:t>
        </w:r>
        <w:r w:rsidR="00882758" w:rsidRPr="00F25812">
          <w:rPr>
            <w:rFonts w:asciiTheme="majorBidi" w:hAnsiTheme="majorBidi" w:cstheme="majorBidi"/>
            <w:noProof/>
            <w:webHidden/>
            <w:sz w:val="24"/>
            <w:szCs w:val="24"/>
          </w:rPr>
          <w:tab/>
        </w:r>
        <w:r w:rsidR="00882758" w:rsidRPr="00F25812">
          <w:rPr>
            <w:rFonts w:asciiTheme="majorBidi" w:hAnsiTheme="majorBidi" w:cstheme="majorBidi"/>
            <w:noProof/>
            <w:webHidden/>
            <w:sz w:val="24"/>
            <w:szCs w:val="24"/>
          </w:rPr>
          <w:fldChar w:fldCharType="begin"/>
        </w:r>
        <w:r w:rsidR="00882758" w:rsidRPr="00F25812">
          <w:rPr>
            <w:rFonts w:asciiTheme="majorBidi" w:hAnsiTheme="majorBidi" w:cstheme="majorBidi"/>
            <w:noProof/>
            <w:webHidden/>
            <w:sz w:val="24"/>
            <w:szCs w:val="24"/>
          </w:rPr>
          <w:instrText xml:space="preserve"> PAGEREF _Toc506449888 \h </w:instrText>
        </w:r>
        <w:r w:rsidR="00882758" w:rsidRPr="00F25812">
          <w:rPr>
            <w:rFonts w:asciiTheme="majorBidi" w:hAnsiTheme="majorBidi" w:cstheme="majorBidi"/>
            <w:noProof/>
            <w:webHidden/>
            <w:sz w:val="24"/>
            <w:szCs w:val="24"/>
          </w:rPr>
        </w:r>
        <w:r w:rsidR="00882758" w:rsidRPr="00F25812">
          <w:rPr>
            <w:rFonts w:asciiTheme="majorBidi" w:hAnsiTheme="majorBidi" w:cstheme="majorBidi"/>
            <w:noProof/>
            <w:webHidden/>
            <w:sz w:val="24"/>
            <w:szCs w:val="24"/>
          </w:rPr>
          <w:fldChar w:fldCharType="separate"/>
        </w:r>
        <w:r w:rsidR="001101E6">
          <w:rPr>
            <w:rFonts w:asciiTheme="majorBidi" w:hAnsiTheme="majorBidi" w:cstheme="majorBidi"/>
            <w:noProof/>
            <w:webHidden/>
            <w:sz w:val="24"/>
            <w:szCs w:val="24"/>
          </w:rPr>
          <w:t>143</w:t>
        </w:r>
        <w:r w:rsidR="00882758" w:rsidRPr="00F25812">
          <w:rPr>
            <w:rFonts w:asciiTheme="majorBidi" w:hAnsiTheme="majorBidi" w:cstheme="majorBidi"/>
            <w:noProof/>
            <w:webHidden/>
            <w:sz w:val="24"/>
            <w:szCs w:val="24"/>
          </w:rPr>
          <w:fldChar w:fldCharType="end"/>
        </w:r>
      </w:hyperlink>
    </w:p>
    <w:p w14:paraId="126904C2" w14:textId="77777777" w:rsidR="00C411E4" w:rsidRDefault="00C411E4" w:rsidP="00C411E4">
      <w:pPr>
        <w:spacing w:line="259" w:lineRule="auto"/>
        <w:rPr>
          <w:rFonts w:ascii="Times New Roman" w:eastAsia="Times New Roman" w:hAnsi="Times New Roman" w:cs="Times New Roman"/>
          <w:b/>
          <w:bCs/>
          <w:sz w:val="32"/>
          <w:szCs w:val="28"/>
        </w:rPr>
      </w:pPr>
      <w:r w:rsidRPr="00F25812">
        <w:rPr>
          <w:rFonts w:asciiTheme="majorBidi" w:eastAsia="Times New Roman" w:hAnsiTheme="majorBidi" w:cstheme="majorBidi"/>
          <w:sz w:val="24"/>
          <w:szCs w:val="24"/>
        </w:rPr>
        <w:fldChar w:fldCharType="end"/>
      </w:r>
      <w:r>
        <w:rPr>
          <w:rFonts w:ascii="Times New Roman" w:eastAsia="Times New Roman" w:hAnsi="Times New Roman" w:cs="Times New Roman"/>
          <w:b/>
          <w:bCs/>
          <w:sz w:val="32"/>
          <w:szCs w:val="28"/>
        </w:rPr>
        <w:br w:type="page"/>
      </w:r>
    </w:p>
    <w:p w14:paraId="61E84BDC" w14:textId="77777777" w:rsidR="00C411E4" w:rsidRDefault="00C411E4" w:rsidP="00C411E4">
      <w:pPr>
        <w:pStyle w:val="Heading1"/>
        <w:jc w:val="center"/>
      </w:pPr>
      <w:bookmarkStart w:id="242" w:name="_Toc506718093"/>
      <w:r>
        <w:lastRenderedPageBreak/>
        <w:t>LIST OF ABBREVIATIONS</w:t>
      </w:r>
      <w:bookmarkEnd w:id="242"/>
    </w:p>
    <w:p w14:paraId="27B31868" w14:textId="77777777" w:rsidR="00C411E4" w:rsidRDefault="00C411E4" w:rsidP="00C411E4">
      <w:pPr>
        <w:spacing w:line="259" w:lineRule="auto"/>
        <w:rPr>
          <w:rFonts w:ascii="Times New Roman" w:eastAsia="Times New Roman" w:hAnsi="Times New Roman" w:cs="Times New Roman"/>
          <w:sz w:val="24"/>
          <w:szCs w:val="20"/>
        </w:rPr>
      </w:pPr>
      <w:r w:rsidRPr="00F25812">
        <w:rPr>
          <w:rFonts w:ascii="Times New Roman" w:eastAsia="Times New Roman" w:hAnsi="Times New Roman" w:cs="Times New Roman"/>
          <w:b/>
          <w:bCs/>
          <w:sz w:val="24"/>
          <w:szCs w:val="20"/>
        </w:rPr>
        <w:t>GA</w:t>
      </w:r>
      <w:r w:rsidRPr="00710C38">
        <w:rPr>
          <w:rFonts w:ascii="Times New Roman" w:eastAsia="Times New Roman" w:hAnsi="Times New Roman" w:cs="Times New Roman"/>
          <w:sz w:val="24"/>
          <w:szCs w:val="20"/>
        </w:rPr>
        <w:t xml:space="preserve"> </w:t>
      </w:r>
      <w:r w:rsidRPr="00710C38">
        <w:rPr>
          <w:rFonts w:ascii="Times New Roman" w:eastAsia="Times New Roman" w:hAnsi="Times New Roman" w:cs="Times New Roman"/>
          <w:sz w:val="24"/>
          <w:szCs w:val="20"/>
        </w:rPr>
        <w:tab/>
      </w:r>
      <w:r w:rsidRPr="00710C38">
        <w:rPr>
          <w:rFonts w:ascii="Times New Roman" w:eastAsia="Times New Roman" w:hAnsi="Times New Roman" w:cs="Times New Roman"/>
          <w:sz w:val="24"/>
          <w:szCs w:val="20"/>
        </w:rPr>
        <w:tab/>
        <w:t>Genetic Algorithm</w:t>
      </w:r>
    </w:p>
    <w:p w14:paraId="1CBC0D53" w14:textId="77777777" w:rsidR="00C411E4" w:rsidRDefault="00C411E4" w:rsidP="00C411E4">
      <w:pPr>
        <w:spacing w:line="259" w:lineRule="auto"/>
        <w:rPr>
          <w:rFonts w:ascii="Times New Roman" w:eastAsia="Times New Roman" w:hAnsi="Times New Roman" w:cs="Times New Roman"/>
          <w:sz w:val="24"/>
          <w:szCs w:val="20"/>
        </w:rPr>
      </w:pPr>
      <w:r w:rsidRPr="00F25812">
        <w:rPr>
          <w:rFonts w:ascii="Times New Roman" w:eastAsia="Times New Roman" w:hAnsi="Times New Roman" w:cs="Times New Roman"/>
          <w:b/>
          <w:bCs/>
          <w:sz w:val="24"/>
          <w:szCs w:val="20"/>
        </w:rPr>
        <w:t>mGA</w:t>
      </w:r>
      <w:r>
        <w:rPr>
          <w:rFonts w:ascii="Times New Roman" w:eastAsia="Times New Roman" w:hAnsi="Times New Roman" w:cs="Times New Roman"/>
          <w:sz w:val="24"/>
          <w:szCs w:val="20"/>
        </w:rPr>
        <w:tab/>
      </w:r>
      <w:r>
        <w:rPr>
          <w:rFonts w:ascii="Times New Roman" w:eastAsia="Times New Roman" w:hAnsi="Times New Roman" w:cs="Times New Roman"/>
          <w:sz w:val="24"/>
          <w:szCs w:val="20"/>
        </w:rPr>
        <w:tab/>
        <w:t>mutator Genetic Algorithm</w:t>
      </w:r>
    </w:p>
    <w:p w14:paraId="7557DDD3" w14:textId="77777777" w:rsidR="00C411E4" w:rsidRDefault="00C411E4" w:rsidP="00C411E4">
      <w:pPr>
        <w:spacing w:line="259" w:lineRule="auto"/>
        <w:rPr>
          <w:rFonts w:ascii="Times New Roman" w:eastAsia="Times New Roman" w:hAnsi="Times New Roman" w:cs="Times New Roman"/>
          <w:sz w:val="24"/>
          <w:szCs w:val="20"/>
        </w:rPr>
      </w:pPr>
      <w:r w:rsidRPr="00502236">
        <w:rPr>
          <w:rFonts w:ascii="Times New Roman" w:eastAsia="Times New Roman" w:hAnsi="Times New Roman" w:cs="Times New Roman"/>
          <w:b/>
          <w:bCs/>
          <w:sz w:val="24"/>
          <w:szCs w:val="20"/>
        </w:rPr>
        <w:t>tGA</w:t>
      </w:r>
      <w:r>
        <w:rPr>
          <w:rFonts w:ascii="Times New Roman" w:eastAsia="Times New Roman" w:hAnsi="Times New Roman" w:cs="Times New Roman"/>
          <w:sz w:val="24"/>
          <w:szCs w:val="20"/>
        </w:rPr>
        <w:tab/>
      </w:r>
      <w:r>
        <w:rPr>
          <w:rFonts w:ascii="Times New Roman" w:eastAsia="Times New Roman" w:hAnsi="Times New Roman" w:cs="Times New Roman"/>
          <w:sz w:val="24"/>
          <w:szCs w:val="20"/>
        </w:rPr>
        <w:tab/>
        <w:t>tester Genetic Algorithm</w:t>
      </w:r>
    </w:p>
    <w:p w14:paraId="46E5DC17" w14:textId="77777777" w:rsidR="00C411E4" w:rsidRDefault="00C411E4" w:rsidP="00C411E4">
      <w:pPr>
        <w:spacing w:line="259" w:lineRule="auto"/>
        <w:rPr>
          <w:rFonts w:ascii="Times New Roman" w:eastAsia="Times New Roman" w:hAnsi="Times New Roman" w:cs="Times New Roman"/>
          <w:sz w:val="24"/>
          <w:szCs w:val="20"/>
        </w:rPr>
      </w:pPr>
      <w:r w:rsidRPr="00502236">
        <w:rPr>
          <w:rFonts w:ascii="Times New Roman" w:eastAsia="Times New Roman" w:hAnsi="Times New Roman" w:cs="Times New Roman"/>
          <w:b/>
          <w:bCs/>
          <w:sz w:val="24"/>
          <w:szCs w:val="20"/>
        </w:rPr>
        <w:t>AOR</w:t>
      </w:r>
      <w:r>
        <w:rPr>
          <w:rFonts w:ascii="Times New Roman" w:eastAsia="Times New Roman" w:hAnsi="Times New Roman" w:cs="Times New Roman"/>
          <w:sz w:val="24"/>
          <w:szCs w:val="20"/>
        </w:rPr>
        <w:tab/>
      </w:r>
      <w:r>
        <w:rPr>
          <w:rFonts w:ascii="Times New Roman" w:eastAsia="Times New Roman" w:hAnsi="Times New Roman" w:cs="Times New Roman"/>
          <w:sz w:val="24"/>
          <w:szCs w:val="20"/>
        </w:rPr>
        <w:tab/>
        <w:t>Arithmetic Operator Replacement</w:t>
      </w:r>
    </w:p>
    <w:p w14:paraId="7B3942AE" w14:textId="77777777" w:rsidR="00C411E4" w:rsidRDefault="00C411E4" w:rsidP="00C411E4">
      <w:pPr>
        <w:spacing w:line="259" w:lineRule="auto"/>
        <w:rPr>
          <w:rFonts w:ascii="Times New Roman" w:eastAsia="Times New Roman" w:hAnsi="Times New Roman" w:cs="Times New Roman"/>
          <w:sz w:val="24"/>
          <w:szCs w:val="20"/>
        </w:rPr>
      </w:pPr>
      <w:r w:rsidRPr="00502236">
        <w:rPr>
          <w:rFonts w:ascii="Times New Roman" w:eastAsia="Times New Roman" w:hAnsi="Times New Roman" w:cs="Times New Roman"/>
          <w:b/>
          <w:bCs/>
          <w:sz w:val="24"/>
          <w:szCs w:val="20"/>
        </w:rPr>
        <w:t>ROR</w:t>
      </w:r>
      <w:r>
        <w:rPr>
          <w:rFonts w:ascii="Times New Roman" w:eastAsia="Times New Roman" w:hAnsi="Times New Roman" w:cs="Times New Roman"/>
          <w:sz w:val="24"/>
          <w:szCs w:val="20"/>
        </w:rPr>
        <w:tab/>
      </w:r>
      <w:r>
        <w:rPr>
          <w:rFonts w:ascii="Times New Roman" w:eastAsia="Times New Roman" w:hAnsi="Times New Roman" w:cs="Times New Roman"/>
          <w:sz w:val="24"/>
          <w:szCs w:val="20"/>
        </w:rPr>
        <w:tab/>
        <w:t>Relational Operator Replacement</w:t>
      </w:r>
    </w:p>
    <w:p w14:paraId="5EC015BB" w14:textId="77777777" w:rsidR="00C411E4" w:rsidRDefault="00C411E4" w:rsidP="00C411E4">
      <w:pPr>
        <w:spacing w:line="259" w:lineRule="auto"/>
        <w:rPr>
          <w:rFonts w:ascii="Times New Roman" w:eastAsia="Times New Roman" w:hAnsi="Times New Roman" w:cs="Times New Roman"/>
          <w:sz w:val="24"/>
          <w:szCs w:val="20"/>
        </w:rPr>
      </w:pPr>
      <w:r w:rsidRPr="00502236">
        <w:rPr>
          <w:rFonts w:ascii="Times New Roman" w:eastAsia="Times New Roman" w:hAnsi="Times New Roman" w:cs="Times New Roman"/>
          <w:b/>
          <w:bCs/>
          <w:sz w:val="24"/>
          <w:szCs w:val="20"/>
        </w:rPr>
        <w:t>GUI</w:t>
      </w:r>
      <w:r>
        <w:rPr>
          <w:rFonts w:ascii="Times New Roman" w:eastAsia="Times New Roman" w:hAnsi="Times New Roman" w:cs="Times New Roman"/>
          <w:sz w:val="24"/>
          <w:szCs w:val="20"/>
        </w:rPr>
        <w:tab/>
      </w:r>
      <w:r>
        <w:rPr>
          <w:rFonts w:ascii="Times New Roman" w:eastAsia="Times New Roman" w:hAnsi="Times New Roman" w:cs="Times New Roman"/>
          <w:sz w:val="24"/>
          <w:szCs w:val="20"/>
        </w:rPr>
        <w:tab/>
        <w:t>Graphical User Interface</w:t>
      </w:r>
    </w:p>
    <w:p w14:paraId="0A0E7EFA" w14:textId="77777777" w:rsidR="00C411E4" w:rsidRDefault="00C411E4" w:rsidP="00C411E4">
      <w:pPr>
        <w:spacing w:line="259" w:lineRule="auto"/>
        <w:rPr>
          <w:rFonts w:ascii="Times New Roman" w:eastAsia="Times New Roman" w:hAnsi="Times New Roman" w:cs="Times New Roman"/>
          <w:sz w:val="24"/>
          <w:szCs w:val="20"/>
        </w:rPr>
      </w:pPr>
      <w:r w:rsidRPr="00502236">
        <w:rPr>
          <w:rFonts w:ascii="Times New Roman" w:eastAsia="Times New Roman" w:hAnsi="Times New Roman" w:cs="Times New Roman"/>
          <w:b/>
          <w:bCs/>
          <w:sz w:val="24"/>
          <w:szCs w:val="20"/>
        </w:rPr>
        <w:t>RQs</w:t>
      </w:r>
      <w:r>
        <w:rPr>
          <w:rFonts w:ascii="Times New Roman" w:eastAsia="Times New Roman" w:hAnsi="Times New Roman" w:cs="Times New Roman"/>
          <w:sz w:val="24"/>
          <w:szCs w:val="20"/>
        </w:rPr>
        <w:tab/>
      </w:r>
      <w:r>
        <w:rPr>
          <w:rFonts w:ascii="Times New Roman" w:eastAsia="Times New Roman" w:hAnsi="Times New Roman" w:cs="Times New Roman"/>
          <w:sz w:val="24"/>
          <w:szCs w:val="20"/>
        </w:rPr>
        <w:tab/>
        <w:t>Research Questions</w:t>
      </w:r>
    </w:p>
    <w:p w14:paraId="692A00B4" w14:textId="77777777" w:rsidR="00C411E4" w:rsidRDefault="00C411E4" w:rsidP="00C411E4">
      <w:pPr>
        <w:spacing w:line="259" w:lineRule="auto"/>
        <w:rPr>
          <w:rFonts w:ascii="Times New Roman" w:eastAsia="Times New Roman" w:hAnsi="Times New Roman" w:cs="Times New Roman"/>
          <w:sz w:val="24"/>
          <w:szCs w:val="20"/>
        </w:rPr>
      </w:pPr>
      <w:r w:rsidRPr="00502236">
        <w:rPr>
          <w:rFonts w:ascii="Times New Roman" w:eastAsia="Times New Roman" w:hAnsi="Times New Roman" w:cs="Times New Roman"/>
          <w:b/>
          <w:bCs/>
          <w:sz w:val="24"/>
          <w:szCs w:val="20"/>
        </w:rPr>
        <w:t>MATLAB</w:t>
      </w:r>
      <w:r>
        <w:rPr>
          <w:rFonts w:ascii="Times New Roman" w:eastAsia="Times New Roman" w:hAnsi="Times New Roman" w:cs="Times New Roman"/>
          <w:sz w:val="24"/>
          <w:szCs w:val="20"/>
        </w:rPr>
        <w:tab/>
        <w:t>MATrix LABoratory</w:t>
      </w:r>
    </w:p>
    <w:p w14:paraId="0B69E8F6" w14:textId="77777777" w:rsidR="00C411E4" w:rsidRDefault="00C411E4" w:rsidP="00EC072B">
      <w:pPr>
        <w:spacing w:line="259" w:lineRule="auto"/>
        <w:rPr>
          <w:rFonts w:ascii="Times New Roman" w:eastAsia="Times New Roman" w:hAnsi="Times New Roman" w:cs="Times New Roman"/>
          <w:sz w:val="24"/>
          <w:szCs w:val="20"/>
        </w:rPr>
      </w:pPr>
      <w:r w:rsidRPr="00502236">
        <w:rPr>
          <w:rFonts w:ascii="Times New Roman" w:eastAsia="Times New Roman" w:hAnsi="Times New Roman" w:cs="Times New Roman"/>
          <w:b/>
          <w:bCs/>
          <w:sz w:val="24"/>
          <w:szCs w:val="20"/>
        </w:rPr>
        <w:t>IEEE</w:t>
      </w:r>
      <w:r>
        <w:rPr>
          <w:rFonts w:ascii="Times New Roman" w:eastAsia="Times New Roman" w:hAnsi="Times New Roman" w:cs="Times New Roman"/>
          <w:sz w:val="24"/>
          <w:szCs w:val="20"/>
        </w:rPr>
        <w:tab/>
      </w:r>
      <w:r>
        <w:rPr>
          <w:rFonts w:ascii="Times New Roman" w:eastAsia="Times New Roman" w:hAnsi="Times New Roman" w:cs="Times New Roman"/>
          <w:sz w:val="24"/>
          <w:szCs w:val="20"/>
        </w:rPr>
        <w:tab/>
        <w:t>Institute of Electrical and Electronics Engineers</w:t>
      </w:r>
    </w:p>
    <w:p w14:paraId="791AEA99" w14:textId="77777777" w:rsidR="00C411E4" w:rsidRDefault="00C411E4" w:rsidP="00C411E4">
      <w:pPr>
        <w:spacing w:line="259" w:lineRule="auto"/>
        <w:rPr>
          <w:rFonts w:ascii="Times New Roman" w:eastAsia="Times New Roman" w:hAnsi="Times New Roman" w:cs="Times New Roman"/>
          <w:sz w:val="24"/>
          <w:szCs w:val="20"/>
        </w:rPr>
      </w:pPr>
      <w:r w:rsidRPr="00502236">
        <w:rPr>
          <w:rFonts w:ascii="Times New Roman" w:eastAsia="Times New Roman" w:hAnsi="Times New Roman" w:cs="Times New Roman"/>
          <w:b/>
          <w:bCs/>
          <w:sz w:val="24"/>
          <w:szCs w:val="20"/>
        </w:rPr>
        <w:t>API</w:t>
      </w:r>
      <w:r>
        <w:rPr>
          <w:rFonts w:ascii="Times New Roman" w:eastAsia="Times New Roman" w:hAnsi="Times New Roman" w:cs="Times New Roman"/>
          <w:sz w:val="24"/>
          <w:szCs w:val="20"/>
        </w:rPr>
        <w:tab/>
      </w:r>
      <w:r>
        <w:rPr>
          <w:rFonts w:ascii="Times New Roman" w:eastAsia="Times New Roman" w:hAnsi="Times New Roman" w:cs="Times New Roman"/>
          <w:sz w:val="24"/>
          <w:szCs w:val="20"/>
        </w:rPr>
        <w:tab/>
        <w:t>Application Programing Interface</w:t>
      </w:r>
    </w:p>
    <w:p w14:paraId="18A6E97E" w14:textId="77777777" w:rsidR="00C411E4" w:rsidRDefault="00C411E4" w:rsidP="00C411E4">
      <w:pPr>
        <w:spacing w:line="259" w:lineRule="auto"/>
        <w:rPr>
          <w:rFonts w:ascii="Times New Roman" w:eastAsia="Times New Roman" w:hAnsi="Times New Roman" w:cs="Times New Roman"/>
          <w:sz w:val="24"/>
          <w:szCs w:val="20"/>
        </w:rPr>
      </w:pPr>
      <w:r w:rsidRPr="00502236">
        <w:rPr>
          <w:rFonts w:ascii="Times New Roman" w:eastAsia="Times New Roman" w:hAnsi="Times New Roman" w:cs="Times New Roman"/>
          <w:b/>
          <w:bCs/>
          <w:sz w:val="24"/>
          <w:szCs w:val="20"/>
        </w:rPr>
        <w:t>RIP</w:t>
      </w:r>
      <w:r>
        <w:rPr>
          <w:rFonts w:ascii="Times New Roman" w:eastAsia="Times New Roman" w:hAnsi="Times New Roman" w:cs="Times New Roman"/>
          <w:sz w:val="24"/>
          <w:szCs w:val="20"/>
        </w:rPr>
        <w:tab/>
      </w:r>
      <w:r>
        <w:rPr>
          <w:rFonts w:ascii="Times New Roman" w:eastAsia="Times New Roman" w:hAnsi="Times New Roman" w:cs="Times New Roman"/>
          <w:sz w:val="24"/>
          <w:szCs w:val="20"/>
        </w:rPr>
        <w:tab/>
        <w:t>Reachability Infection Propagation</w:t>
      </w:r>
    </w:p>
    <w:p w14:paraId="56584EA1" w14:textId="77777777" w:rsidR="00C411E4" w:rsidRDefault="00C411E4" w:rsidP="00C411E4">
      <w:pPr>
        <w:spacing w:line="259" w:lineRule="auto"/>
        <w:rPr>
          <w:rFonts w:ascii="Times New Roman" w:eastAsia="Times New Roman" w:hAnsi="Times New Roman" w:cs="Times New Roman"/>
          <w:sz w:val="24"/>
          <w:szCs w:val="20"/>
        </w:rPr>
      </w:pPr>
      <w:r w:rsidRPr="00502236">
        <w:rPr>
          <w:rFonts w:ascii="Times New Roman" w:eastAsia="Times New Roman" w:hAnsi="Times New Roman" w:cs="Times New Roman"/>
          <w:b/>
          <w:bCs/>
          <w:sz w:val="24"/>
          <w:szCs w:val="20"/>
        </w:rPr>
        <w:t>SDL</w:t>
      </w:r>
      <w:r>
        <w:rPr>
          <w:rFonts w:ascii="Times New Roman" w:eastAsia="Times New Roman" w:hAnsi="Times New Roman" w:cs="Times New Roman"/>
          <w:sz w:val="24"/>
          <w:szCs w:val="20"/>
        </w:rPr>
        <w:tab/>
      </w:r>
      <w:r>
        <w:rPr>
          <w:rFonts w:ascii="Times New Roman" w:eastAsia="Times New Roman" w:hAnsi="Times New Roman" w:cs="Times New Roman"/>
          <w:sz w:val="24"/>
          <w:szCs w:val="20"/>
        </w:rPr>
        <w:tab/>
        <w:t>Statement DeLetion</w:t>
      </w:r>
    </w:p>
    <w:p w14:paraId="14CD57C0" w14:textId="77777777" w:rsidR="00C411E4" w:rsidRDefault="00C411E4" w:rsidP="00C411E4">
      <w:pPr>
        <w:spacing w:line="259" w:lineRule="auto"/>
        <w:rPr>
          <w:rFonts w:ascii="Times New Roman" w:eastAsia="Times New Roman" w:hAnsi="Times New Roman" w:cs="Times New Roman"/>
          <w:sz w:val="24"/>
          <w:szCs w:val="20"/>
        </w:rPr>
      </w:pPr>
      <w:r w:rsidRPr="00502236">
        <w:rPr>
          <w:rFonts w:ascii="Times New Roman" w:eastAsia="Times New Roman" w:hAnsi="Times New Roman" w:cs="Times New Roman"/>
          <w:b/>
          <w:bCs/>
          <w:sz w:val="24"/>
          <w:szCs w:val="20"/>
        </w:rPr>
        <w:t>MST</w:t>
      </w:r>
      <w:r>
        <w:rPr>
          <w:rFonts w:ascii="Times New Roman" w:eastAsia="Times New Roman" w:hAnsi="Times New Roman" w:cs="Times New Roman"/>
          <w:sz w:val="24"/>
          <w:szCs w:val="20"/>
        </w:rPr>
        <w:tab/>
      </w:r>
      <w:r>
        <w:rPr>
          <w:rFonts w:ascii="Times New Roman" w:eastAsia="Times New Roman" w:hAnsi="Times New Roman" w:cs="Times New Roman"/>
          <w:sz w:val="24"/>
          <w:szCs w:val="20"/>
        </w:rPr>
        <w:tab/>
        <w:t>Mutation Sensitivity Testing</w:t>
      </w:r>
    </w:p>
    <w:p w14:paraId="24AC0B63" w14:textId="77777777" w:rsidR="00C411E4" w:rsidRDefault="00C411E4" w:rsidP="00C411E4">
      <w:pPr>
        <w:spacing w:line="259" w:lineRule="auto"/>
        <w:rPr>
          <w:rFonts w:ascii="Times New Roman" w:eastAsia="Times New Roman" w:hAnsi="Times New Roman" w:cs="Times New Roman"/>
          <w:sz w:val="24"/>
          <w:szCs w:val="20"/>
        </w:rPr>
      </w:pPr>
      <w:r w:rsidRPr="00502236">
        <w:rPr>
          <w:rFonts w:ascii="Times New Roman" w:eastAsia="Times New Roman" w:hAnsi="Times New Roman" w:cs="Times New Roman"/>
          <w:b/>
          <w:bCs/>
          <w:sz w:val="24"/>
          <w:szCs w:val="20"/>
        </w:rPr>
        <w:t>DNA</w:t>
      </w:r>
      <w:r>
        <w:rPr>
          <w:rFonts w:ascii="Times New Roman" w:eastAsia="Times New Roman" w:hAnsi="Times New Roman" w:cs="Times New Roman"/>
          <w:sz w:val="24"/>
          <w:szCs w:val="20"/>
        </w:rPr>
        <w:tab/>
      </w:r>
      <w:r>
        <w:rPr>
          <w:rFonts w:ascii="Times New Roman" w:eastAsia="Times New Roman" w:hAnsi="Times New Roman" w:cs="Times New Roman"/>
          <w:sz w:val="24"/>
          <w:szCs w:val="20"/>
        </w:rPr>
        <w:tab/>
        <w:t>Deoxyribonucleic Acid</w:t>
      </w:r>
    </w:p>
    <w:p w14:paraId="773D9600" w14:textId="77777777" w:rsidR="00C411E4" w:rsidRDefault="00C411E4" w:rsidP="00C411E4">
      <w:pPr>
        <w:spacing w:line="259" w:lineRule="auto"/>
        <w:rPr>
          <w:rFonts w:ascii="Times New Roman" w:eastAsia="Times New Roman" w:hAnsi="Times New Roman" w:cs="Times New Roman"/>
          <w:sz w:val="24"/>
          <w:szCs w:val="20"/>
        </w:rPr>
      </w:pPr>
      <w:r w:rsidRPr="00502236">
        <w:rPr>
          <w:rFonts w:ascii="Times New Roman" w:eastAsia="Times New Roman" w:hAnsi="Times New Roman" w:cs="Times New Roman"/>
          <w:b/>
          <w:bCs/>
          <w:sz w:val="24"/>
          <w:szCs w:val="20"/>
        </w:rPr>
        <w:t>ACGT</w:t>
      </w:r>
      <w:r>
        <w:rPr>
          <w:rFonts w:ascii="Times New Roman" w:eastAsia="Times New Roman" w:hAnsi="Times New Roman" w:cs="Times New Roman"/>
          <w:sz w:val="24"/>
          <w:szCs w:val="20"/>
        </w:rPr>
        <w:tab/>
      </w:r>
      <w:r>
        <w:rPr>
          <w:rFonts w:ascii="Times New Roman" w:eastAsia="Times New Roman" w:hAnsi="Times New Roman" w:cs="Times New Roman"/>
          <w:sz w:val="24"/>
          <w:szCs w:val="20"/>
        </w:rPr>
        <w:tab/>
        <w:t>Adenine Cytosine Guanine Thymine</w:t>
      </w:r>
    </w:p>
    <w:p w14:paraId="10B07151" w14:textId="77777777" w:rsidR="00C411E4" w:rsidRDefault="00C411E4" w:rsidP="00C411E4">
      <w:pPr>
        <w:spacing w:line="259" w:lineRule="auto"/>
        <w:rPr>
          <w:rFonts w:ascii="Times New Roman" w:eastAsia="Times New Roman" w:hAnsi="Times New Roman" w:cs="Times New Roman"/>
          <w:sz w:val="24"/>
          <w:szCs w:val="20"/>
        </w:rPr>
      </w:pPr>
      <w:r w:rsidRPr="00502236">
        <w:rPr>
          <w:rFonts w:ascii="Times New Roman" w:eastAsia="Times New Roman" w:hAnsi="Times New Roman" w:cs="Times New Roman"/>
          <w:b/>
          <w:bCs/>
          <w:sz w:val="24"/>
          <w:szCs w:val="20"/>
        </w:rPr>
        <w:t>CFG</w:t>
      </w:r>
      <w:r>
        <w:rPr>
          <w:rFonts w:ascii="Times New Roman" w:eastAsia="Times New Roman" w:hAnsi="Times New Roman" w:cs="Times New Roman"/>
          <w:sz w:val="24"/>
          <w:szCs w:val="20"/>
        </w:rPr>
        <w:tab/>
      </w:r>
      <w:r>
        <w:rPr>
          <w:rFonts w:ascii="Times New Roman" w:eastAsia="Times New Roman" w:hAnsi="Times New Roman" w:cs="Times New Roman"/>
          <w:sz w:val="24"/>
          <w:szCs w:val="20"/>
        </w:rPr>
        <w:tab/>
        <w:t>Control Flow Graph</w:t>
      </w:r>
    </w:p>
    <w:p w14:paraId="5BF7F8E1" w14:textId="77777777" w:rsidR="00C411E4" w:rsidRDefault="00C411E4" w:rsidP="00C411E4">
      <w:pPr>
        <w:spacing w:line="259" w:lineRule="auto"/>
        <w:rPr>
          <w:rFonts w:ascii="Times New Roman" w:eastAsia="Times New Roman" w:hAnsi="Times New Roman" w:cs="Times New Roman"/>
          <w:sz w:val="24"/>
          <w:szCs w:val="20"/>
        </w:rPr>
      </w:pPr>
      <w:r w:rsidRPr="00502236">
        <w:rPr>
          <w:rFonts w:ascii="Times New Roman" w:eastAsia="Times New Roman" w:hAnsi="Times New Roman" w:cs="Times New Roman"/>
          <w:b/>
          <w:bCs/>
          <w:sz w:val="24"/>
          <w:szCs w:val="20"/>
        </w:rPr>
        <w:t>NEHD</w:t>
      </w:r>
      <w:r>
        <w:rPr>
          <w:rFonts w:ascii="Times New Roman" w:eastAsia="Times New Roman" w:hAnsi="Times New Roman" w:cs="Times New Roman"/>
          <w:sz w:val="24"/>
          <w:szCs w:val="20"/>
        </w:rPr>
        <w:tab/>
      </w:r>
      <w:r>
        <w:rPr>
          <w:rFonts w:ascii="Times New Roman" w:eastAsia="Times New Roman" w:hAnsi="Times New Roman" w:cs="Times New Roman"/>
          <w:sz w:val="24"/>
          <w:szCs w:val="20"/>
        </w:rPr>
        <w:tab/>
        <w:t>Normalized Extended Hamming Distance</w:t>
      </w:r>
    </w:p>
    <w:p w14:paraId="5313C261" w14:textId="77777777" w:rsidR="00C411E4" w:rsidRDefault="00C411E4" w:rsidP="00C411E4">
      <w:pPr>
        <w:spacing w:line="259" w:lineRule="auto"/>
        <w:rPr>
          <w:rFonts w:ascii="Times New Roman" w:eastAsia="Times New Roman" w:hAnsi="Times New Roman" w:cs="Times New Roman"/>
          <w:sz w:val="24"/>
          <w:szCs w:val="20"/>
        </w:rPr>
      </w:pPr>
      <w:r w:rsidRPr="00502236">
        <w:rPr>
          <w:rFonts w:ascii="Times New Roman" w:eastAsia="Times New Roman" w:hAnsi="Times New Roman" w:cs="Times New Roman"/>
          <w:b/>
          <w:bCs/>
          <w:sz w:val="24"/>
          <w:szCs w:val="20"/>
        </w:rPr>
        <w:t>GADGET</w:t>
      </w:r>
      <w:r>
        <w:rPr>
          <w:rFonts w:ascii="Times New Roman" w:eastAsia="Times New Roman" w:hAnsi="Times New Roman" w:cs="Times New Roman"/>
          <w:sz w:val="24"/>
          <w:szCs w:val="20"/>
        </w:rPr>
        <w:tab/>
        <w:t>Genetic Algorithm Data Generation Tool</w:t>
      </w:r>
    </w:p>
    <w:p w14:paraId="3814D9A2" w14:textId="77777777" w:rsidR="00C411E4" w:rsidRDefault="00C411E4" w:rsidP="00C411E4">
      <w:pPr>
        <w:spacing w:line="259" w:lineRule="auto"/>
        <w:rPr>
          <w:rFonts w:ascii="Times New Roman" w:eastAsia="Times New Roman" w:hAnsi="Times New Roman" w:cs="Times New Roman"/>
          <w:sz w:val="24"/>
          <w:szCs w:val="20"/>
        </w:rPr>
      </w:pPr>
      <w:r w:rsidRPr="00502236">
        <w:rPr>
          <w:rFonts w:ascii="Times New Roman" w:eastAsia="Times New Roman" w:hAnsi="Times New Roman" w:cs="Times New Roman"/>
          <w:b/>
          <w:bCs/>
          <w:sz w:val="24"/>
          <w:szCs w:val="20"/>
        </w:rPr>
        <w:t>ABS</w:t>
      </w:r>
      <w:r>
        <w:rPr>
          <w:rFonts w:ascii="Times New Roman" w:eastAsia="Times New Roman" w:hAnsi="Times New Roman" w:cs="Times New Roman"/>
          <w:sz w:val="24"/>
          <w:szCs w:val="20"/>
        </w:rPr>
        <w:tab/>
      </w:r>
      <w:r>
        <w:rPr>
          <w:rFonts w:ascii="Times New Roman" w:eastAsia="Times New Roman" w:hAnsi="Times New Roman" w:cs="Times New Roman"/>
          <w:sz w:val="24"/>
          <w:szCs w:val="20"/>
        </w:rPr>
        <w:tab/>
        <w:t>Absolute Value Insertion</w:t>
      </w:r>
    </w:p>
    <w:p w14:paraId="12EDDFE4" w14:textId="77777777" w:rsidR="00C411E4" w:rsidRDefault="00C411E4" w:rsidP="00C411E4">
      <w:pPr>
        <w:spacing w:line="259" w:lineRule="auto"/>
        <w:rPr>
          <w:rFonts w:ascii="Times New Roman" w:eastAsia="Times New Roman" w:hAnsi="Times New Roman" w:cs="Times New Roman"/>
          <w:sz w:val="24"/>
          <w:szCs w:val="20"/>
        </w:rPr>
      </w:pPr>
      <w:r w:rsidRPr="00502236">
        <w:rPr>
          <w:rFonts w:ascii="Times New Roman" w:eastAsia="Times New Roman" w:hAnsi="Times New Roman" w:cs="Times New Roman"/>
          <w:b/>
          <w:bCs/>
          <w:sz w:val="24"/>
          <w:szCs w:val="20"/>
        </w:rPr>
        <w:t>LCR</w:t>
      </w:r>
      <w:r>
        <w:rPr>
          <w:rFonts w:ascii="Times New Roman" w:eastAsia="Times New Roman" w:hAnsi="Times New Roman" w:cs="Times New Roman"/>
          <w:sz w:val="24"/>
          <w:szCs w:val="20"/>
        </w:rPr>
        <w:tab/>
      </w:r>
      <w:r>
        <w:rPr>
          <w:rFonts w:ascii="Times New Roman" w:eastAsia="Times New Roman" w:hAnsi="Times New Roman" w:cs="Times New Roman"/>
          <w:sz w:val="24"/>
          <w:szCs w:val="20"/>
        </w:rPr>
        <w:tab/>
        <w:t>Logical Connector Replacement</w:t>
      </w:r>
    </w:p>
    <w:p w14:paraId="4AB2DE9B" w14:textId="77777777" w:rsidR="00C411E4" w:rsidRDefault="00C411E4" w:rsidP="00C411E4">
      <w:pPr>
        <w:spacing w:line="259" w:lineRule="auto"/>
        <w:rPr>
          <w:rFonts w:ascii="Times New Roman" w:eastAsia="Times New Roman" w:hAnsi="Times New Roman" w:cs="Times New Roman"/>
          <w:sz w:val="24"/>
          <w:szCs w:val="20"/>
        </w:rPr>
      </w:pPr>
      <w:r w:rsidRPr="00502236">
        <w:rPr>
          <w:rFonts w:ascii="Times New Roman" w:eastAsia="Times New Roman" w:hAnsi="Times New Roman" w:cs="Times New Roman"/>
          <w:b/>
          <w:bCs/>
          <w:sz w:val="24"/>
          <w:szCs w:val="20"/>
        </w:rPr>
        <w:t>COBOL</w:t>
      </w:r>
      <w:r>
        <w:rPr>
          <w:rFonts w:ascii="Times New Roman" w:eastAsia="Times New Roman" w:hAnsi="Times New Roman" w:cs="Times New Roman"/>
          <w:sz w:val="24"/>
          <w:szCs w:val="20"/>
        </w:rPr>
        <w:tab/>
        <w:t>Common Business Oriented Language</w:t>
      </w:r>
    </w:p>
    <w:p w14:paraId="4B12C3AA" w14:textId="77777777" w:rsidR="00C411E4" w:rsidRDefault="00C411E4" w:rsidP="00C411E4">
      <w:pPr>
        <w:spacing w:line="259" w:lineRule="auto"/>
        <w:rPr>
          <w:rFonts w:ascii="Times New Roman" w:eastAsia="Times New Roman" w:hAnsi="Times New Roman" w:cs="Times New Roman"/>
          <w:sz w:val="24"/>
          <w:szCs w:val="20"/>
        </w:rPr>
      </w:pPr>
      <w:r w:rsidRPr="00502236">
        <w:rPr>
          <w:rFonts w:ascii="Times New Roman" w:eastAsia="Times New Roman" w:hAnsi="Times New Roman" w:cs="Times New Roman"/>
          <w:b/>
          <w:bCs/>
          <w:sz w:val="24"/>
          <w:szCs w:val="20"/>
        </w:rPr>
        <w:t>FORTRAN</w:t>
      </w:r>
      <w:r>
        <w:rPr>
          <w:rFonts w:ascii="Times New Roman" w:eastAsia="Times New Roman" w:hAnsi="Times New Roman" w:cs="Times New Roman"/>
          <w:sz w:val="24"/>
          <w:szCs w:val="20"/>
        </w:rPr>
        <w:tab/>
        <w:t>Formular Translator</w:t>
      </w:r>
    </w:p>
    <w:p w14:paraId="29E9250E" w14:textId="77777777" w:rsidR="00C411E4" w:rsidRDefault="00C411E4" w:rsidP="00C411E4">
      <w:pPr>
        <w:spacing w:line="259" w:lineRule="auto"/>
        <w:rPr>
          <w:rFonts w:ascii="Times New Roman" w:eastAsia="Times New Roman" w:hAnsi="Times New Roman" w:cs="Times New Roman"/>
          <w:sz w:val="24"/>
          <w:szCs w:val="20"/>
        </w:rPr>
      </w:pPr>
      <w:r w:rsidRPr="00502236">
        <w:rPr>
          <w:rFonts w:ascii="Times New Roman" w:eastAsia="Times New Roman" w:hAnsi="Times New Roman" w:cs="Times New Roman"/>
          <w:b/>
          <w:bCs/>
          <w:sz w:val="24"/>
          <w:szCs w:val="20"/>
        </w:rPr>
        <w:t>CPU</w:t>
      </w:r>
      <w:r>
        <w:rPr>
          <w:rFonts w:ascii="Times New Roman" w:eastAsia="Times New Roman" w:hAnsi="Times New Roman" w:cs="Times New Roman"/>
          <w:sz w:val="24"/>
          <w:szCs w:val="20"/>
        </w:rPr>
        <w:tab/>
      </w:r>
      <w:r>
        <w:rPr>
          <w:rFonts w:ascii="Times New Roman" w:eastAsia="Times New Roman" w:hAnsi="Times New Roman" w:cs="Times New Roman"/>
          <w:sz w:val="24"/>
          <w:szCs w:val="20"/>
        </w:rPr>
        <w:tab/>
        <w:t>Central Processing System</w:t>
      </w:r>
    </w:p>
    <w:p w14:paraId="703F4AD2" w14:textId="77777777" w:rsidR="00C411E4" w:rsidRDefault="00C411E4" w:rsidP="00C411E4">
      <w:pPr>
        <w:spacing w:line="259" w:lineRule="auto"/>
        <w:rPr>
          <w:rFonts w:ascii="Times New Roman" w:eastAsia="Times New Roman" w:hAnsi="Times New Roman" w:cs="Times New Roman"/>
          <w:sz w:val="24"/>
          <w:szCs w:val="20"/>
        </w:rPr>
      </w:pPr>
      <w:r w:rsidRPr="00502236">
        <w:rPr>
          <w:rFonts w:ascii="Times New Roman" w:eastAsia="Times New Roman" w:hAnsi="Times New Roman" w:cs="Times New Roman"/>
          <w:b/>
          <w:bCs/>
          <w:sz w:val="24"/>
          <w:szCs w:val="20"/>
        </w:rPr>
        <w:t>PUT</w:t>
      </w:r>
      <w:r>
        <w:rPr>
          <w:rFonts w:ascii="Times New Roman" w:eastAsia="Times New Roman" w:hAnsi="Times New Roman" w:cs="Times New Roman"/>
          <w:sz w:val="24"/>
          <w:szCs w:val="20"/>
        </w:rPr>
        <w:tab/>
      </w:r>
      <w:r>
        <w:rPr>
          <w:rFonts w:ascii="Times New Roman" w:eastAsia="Times New Roman" w:hAnsi="Times New Roman" w:cs="Times New Roman"/>
          <w:sz w:val="24"/>
          <w:szCs w:val="20"/>
        </w:rPr>
        <w:tab/>
        <w:t>Program Under Test</w:t>
      </w:r>
    </w:p>
    <w:p w14:paraId="47265818" w14:textId="77777777" w:rsidR="00C411E4" w:rsidRDefault="00C411E4" w:rsidP="00C411E4">
      <w:pPr>
        <w:spacing w:line="259" w:lineRule="auto"/>
        <w:rPr>
          <w:rFonts w:ascii="Times New Roman" w:eastAsia="Times New Roman" w:hAnsi="Times New Roman" w:cs="Times New Roman"/>
          <w:b/>
          <w:bCs/>
          <w:sz w:val="30"/>
          <w:szCs w:val="26"/>
        </w:rPr>
      </w:pPr>
    </w:p>
    <w:p w14:paraId="250E69A9" w14:textId="77777777" w:rsidR="00C411E4" w:rsidRDefault="00C411E4" w:rsidP="00C411E4">
      <w:pPr>
        <w:spacing w:line="259" w:lineRule="auto"/>
        <w:rPr>
          <w:rFonts w:ascii="Times New Roman" w:eastAsia="Times New Roman" w:hAnsi="Times New Roman" w:cs="Times New Roman"/>
          <w:b/>
          <w:bCs/>
          <w:sz w:val="30"/>
          <w:szCs w:val="26"/>
        </w:rPr>
      </w:pPr>
    </w:p>
    <w:p w14:paraId="34F8432D" w14:textId="77777777" w:rsidR="00C411E4" w:rsidRDefault="00C411E4" w:rsidP="00C411E4">
      <w:pPr>
        <w:pStyle w:val="Heading1"/>
        <w:jc w:val="center"/>
      </w:pPr>
      <w:bookmarkStart w:id="243" w:name="_Toc506718094"/>
      <w:r>
        <w:lastRenderedPageBreak/>
        <w:t>ABSTRACT</w:t>
      </w:r>
      <w:bookmarkEnd w:id="239"/>
      <w:bookmarkEnd w:id="240"/>
      <w:bookmarkEnd w:id="243"/>
    </w:p>
    <w:p w14:paraId="3335D377" w14:textId="77777777" w:rsidR="00C411E4" w:rsidRDefault="00C411E4" w:rsidP="00C411E4">
      <w:pPr>
        <w:autoSpaceDE w:val="0"/>
        <w:autoSpaceDN w:val="0"/>
        <w:adjustRightInd w:val="0"/>
        <w:spacing w:after="0" w:line="240" w:lineRule="auto"/>
        <w:jc w:val="both"/>
      </w:pPr>
    </w:p>
    <w:tbl>
      <w:tblPr>
        <w:tblW w:w="0" w:type="auto"/>
        <w:tblCellMar>
          <w:left w:w="0" w:type="dxa"/>
          <w:right w:w="0" w:type="dxa"/>
        </w:tblCellMar>
        <w:tblLook w:val="01E0" w:firstRow="1" w:lastRow="1" w:firstColumn="1" w:lastColumn="1" w:noHBand="0" w:noVBand="0"/>
      </w:tblPr>
      <w:tblGrid>
        <w:gridCol w:w="1582"/>
        <w:gridCol w:w="176"/>
        <w:gridCol w:w="6882"/>
      </w:tblGrid>
      <w:tr w:rsidR="00C411E4" w:rsidRPr="000B5AF3" w14:paraId="0C219E5C" w14:textId="77777777" w:rsidTr="003513D4">
        <w:trPr>
          <w:trHeight w:val="158"/>
        </w:trPr>
        <w:tc>
          <w:tcPr>
            <w:tcW w:w="1582" w:type="dxa"/>
          </w:tcPr>
          <w:p w14:paraId="32FE45F6" w14:textId="77777777" w:rsidR="00C411E4" w:rsidRPr="0087236A" w:rsidRDefault="00C411E4" w:rsidP="003513D4">
            <w:pPr>
              <w:spacing w:line="240" w:lineRule="auto"/>
              <w:rPr>
                <w:rFonts w:asciiTheme="majorBidi" w:hAnsiTheme="majorBidi" w:cstheme="majorBidi"/>
                <w:sz w:val="24"/>
                <w:szCs w:val="24"/>
              </w:rPr>
            </w:pPr>
            <w:r w:rsidRPr="0087236A">
              <w:rPr>
                <w:rFonts w:asciiTheme="majorBidi" w:hAnsiTheme="majorBidi" w:cstheme="majorBidi"/>
                <w:sz w:val="24"/>
                <w:szCs w:val="24"/>
              </w:rPr>
              <w:t>Full Name</w:t>
            </w:r>
          </w:p>
        </w:tc>
        <w:tc>
          <w:tcPr>
            <w:tcW w:w="176" w:type="dxa"/>
          </w:tcPr>
          <w:p w14:paraId="5FCEBE04" w14:textId="77777777" w:rsidR="00C411E4" w:rsidRPr="0087236A" w:rsidRDefault="00C411E4" w:rsidP="003513D4">
            <w:pPr>
              <w:spacing w:line="240" w:lineRule="auto"/>
              <w:rPr>
                <w:rFonts w:asciiTheme="majorBidi" w:hAnsiTheme="majorBidi" w:cstheme="majorBidi"/>
                <w:sz w:val="24"/>
                <w:szCs w:val="24"/>
              </w:rPr>
            </w:pPr>
            <w:r w:rsidRPr="0087236A">
              <w:rPr>
                <w:rFonts w:asciiTheme="majorBidi" w:hAnsiTheme="majorBidi" w:cstheme="majorBidi"/>
                <w:sz w:val="24"/>
                <w:szCs w:val="24"/>
              </w:rPr>
              <w:t>:</w:t>
            </w:r>
          </w:p>
        </w:tc>
        <w:tc>
          <w:tcPr>
            <w:tcW w:w="6882" w:type="dxa"/>
          </w:tcPr>
          <w:sdt>
            <w:sdtPr>
              <w:rPr>
                <w:rFonts w:asciiTheme="majorBidi" w:hAnsiTheme="majorBidi" w:cstheme="majorBidi"/>
                <w:sz w:val="24"/>
                <w:szCs w:val="24"/>
              </w:rPr>
              <w:id w:val="96755923"/>
              <w:placeholder>
                <w:docPart w:val="F88DCDA9BF1A4A98BBDCEAAC24290C27"/>
              </w:placeholder>
              <w:text/>
            </w:sdtPr>
            <w:sdtEndPr/>
            <w:sdtContent>
              <w:p w14:paraId="195C7C84" w14:textId="0B489695" w:rsidR="00C411E4" w:rsidRPr="0087236A" w:rsidRDefault="00EC072B" w:rsidP="00EC072B">
                <w:pPr>
                  <w:spacing w:line="240" w:lineRule="auto"/>
                  <w:rPr>
                    <w:rFonts w:asciiTheme="majorBidi" w:hAnsiTheme="majorBidi" w:cstheme="majorBidi"/>
                    <w:sz w:val="24"/>
                    <w:szCs w:val="24"/>
                  </w:rPr>
                </w:pPr>
                <w:r w:rsidRPr="0087236A" w:rsidDel="00A45D01">
                  <w:rPr>
                    <w:rFonts w:asciiTheme="majorBidi" w:hAnsiTheme="majorBidi" w:cstheme="majorBidi"/>
                    <w:sz w:val="24"/>
                    <w:szCs w:val="24"/>
                  </w:rPr>
                  <w:t>Hayatullahi Bolaji Adeyemo</w:t>
                </w:r>
              </w:p>
            </w:sdtContent>
          </w:sdt>
        </w:tc>
      </w:tr>
      <w:tr w:rsidR="00C411E4" w:rsidRPr="00B41764" w14:paraId="66329BEA" w14:textId="77777777" w:rsidTr="003513D4">
        <w:tc>
          <w:tcPr>
            <w:tcW w:w="1582" w:type="dxa"/>
          </w:tcPr>
          <w:p w14:paraId="00C4F110" w14:textId="77777777" w:rsidR="00C411E4" w:rsidRPr="0087236A" w:rsidRDefault="00C411E4" w:rsidP="003513D4">
            <w:pPr>
              <w:spacing w:line="240" w:lineRule="auto"/>
              <w:rPr>
                <w:rFonts w:asciiTheme="majorBidi" w:hAnsiTheme="majorBidi" w:cstheme="majorBidi"/>
                <w:sz w:val="24"/>
                <w:szCs w:val="24"/>
              </w:rPr>
            </w:pPr>
            <w:r w:rsidRPr="0087236A">
              <w:rPr>
                <w:rFonts w:asciiTheme="majorBidi" w:hAnsiTheme="majorBidi" w:cstheme="majorBidi"/>
                <w:sz w:val="24"/>
                <w:szCs w:val="24"/>
              </w:rPr>
              <w:t>Thesis Title</w:t>
            </w:r>
          </w:p>
        </w:tc>
        <w:tc>
          <w:tcPr>
            <w:tcW w:w="176" w:type="dxa"/>
          </w:tcPr>
          <w:p w14:paraId="1E60AAC9" w14:textId="77777777" w:rsidR="00C411E4" w:rsidRPr="0087236A" w:rsidRDefault="00C411E4" w:rsidP="003513D4">
            <w:pPr>
              <w:spacing w:line="240" w:lineRule="auto"/>
              <w:rPr>
                <w:rFonts w:asciiTheme="majorBidi" w:hAnsiTheme="majorBidi" w:cstheme="majorBidi"/>
                <w:sz w:val="24"/>
                <w:szCs w:val="24"/>
              </w:rPr>
            </w:pPr>
            <w:r w:rsidRPr="0087236A">
              <w:rPr>
                <w:rFonts w:asciiTheme="majorBidi" w:hAnsiTheme="majorBidi" w:cstheme="majorBidi"/>
                <w:sz w:val="24"/>
                <w:szCs w:val="24"/>
              </w:rPr>
              <w:t>:</w:t>
            </w:r>
          </w:p>
        </w:tc>
        <w:tc>
          <w:tcPr>
            <w:tcW w:w="6882" w:type="dxa"/>
          </w:tcPr>
          <w:sdt>
            <w:sdtPr>
              <w:rPr>
                <w:rFonts w:asciiTheme="majorBidi" w:hAnsiTheme="majorBidi" w:cstheme="majorBidi"/>
                <w:sz w:val="24"/>
                <w:szCs w:val="24"/>
              </w:rPr>
              <w:id w:val="-959878056"/>
              <w:placeholder>
                <w:docPart w:val="1425EE03F5714A7A9B291CB021B1259B"/>
              </w:placeholder>
              <w:text/>
            </w:sdtPr>
            <w:sdtEndPr/>
            <w:sdtContent>
              <w:p w14:paraId="7D84AECB" w14:textId="73D7639A" w:rsidR="00C411E4" w:rsidRPr="0087236A" w:rsidRDefault="00EC072B" w:rsidP="00EC072B">
                <w:pPr>
                  <w:rPr>
                    <w:rFonts w:asciiTheme="majorBidi" w:hAnsiTheme="majorBidi" w:cstheme="majorBidi"/>
                    <w:sz w:val="24"/>
                    <w:szCs w:val="24"/>
                  </w:rPr>
                </w:pPr>
                <w:r w:rsidDel="00A45D01">
                  <w:rPr>
                    <w:rFonts w:asciiTheme="majorBidi" w:hAnsiTheme="majorBidi" w:cstheme="majorBidi"/>
                    <w:sz w:val="24"/>
                    <w:szCs w:val="24"/>
                  </w:rPr>
                  <w:t>Automated Mutation-based Test Data Generation: Genetic Algorithm Game-Like Approach</w:t>
                </w:r>
              </w:p>
            </w:sdtContent>
          </w:sdt>
        </w:tc>
      </w:tr>
      <w:tr w:rsidR="00C411E4" w:rsidRPr="000B5AF3" w14:paraId="1E120A30" w14:textId="77777777" w:rsidTr="003513D4">
        <w:tc>
          <w:tcPr>
            <w:tcW w:w="1582" w:type="dxa"/>
          </w:tcPr>
          <w:p w14:paraId="3E945379" w14:textId="77777777" w:rsidR="00C411E4" w:rsidRPr="0087236A" w:rsidRDefault="00C411E4" w:rsidP="003513D4">
            <w:pPr>
              <w:spacing w:line="240" w:lineRule="auto"/>
              <w:rPr>
                <w:rFonts w:asciiTheme="majorBidi" w:hAnsiTheme="majorBidi" w:cstheme="majorBidi"/>
                <w:sz w:val="24"/>
                <w:szCs w:val="24"/>
              </w:rPr>
            </w:pPr>
            <w:r w:rsidRPr="0087236A">
              <w:rPr>
                <w:rFonts w:asciiTheme="majorBidi" w:hAnsiTheme="majorBidi" w:cstheme="majorBidi"/>
                <w:sz w:val="24"/>
                <w:szCs w:val="24"/>
              </w:rPr>
              <w:t>Major Field</w:t>
            </w:r>
          </w:p>
        </w:tc>
        <w:tc>
          <w:tcPr>
            <w:tcW w:w="176" w:type="dxa"/>
          </w:tcPr>
          <w:p w14:paraId="5B531F46" w14:textId="77777777" w:rsidR="00C411E4" w:rsidRPr="0087236A" w:rsidRDefault="00C411E4" w:rsidP="003513D4">
            <w:pPr>
              <w:spacing w:line="240" w:lineRule="auto"/>
              <w:rPr>
                <w:rFonts w:asciiTheme="majorBidi" w:hAnsiTheme="majorBidi" w:cstheme="majorBidi"/>
                <w:sz w:val="24"/>
                <w:szCs w:val="24"/>
              </w:rPr>
            </w:pPr>
            <w:r w:rsidRPr="0087236A">
              <w:rPr>
                <w:rFonts w:asciiTheme="majorBidi" w:hAnsiTheme="majorBidi" w:cstheme="majorBidi"/>
                <w:sz w:val="24"/>
                <w:szCs w:val="24"/>
              </w:rPr>
              <w:t>:</w:t>
            </w:r>
          </w:p>
        </w:tc>
        <w:tc>
          <w:tcPr>
            <w:tcW w:w="6882" w:type="dxa"/>
          </w:tcPr>
          <w:sdt>
            <w:sdtPr>
              <w:rPr>
                <w:rFonts w:asciiTheme="majorBidi" w:hAnsiTheme="majorBidi" w:cstheme="majorBidi"/>
                <w:sz w:val="24"/>
                <w:szCs w:val="24"/>
              </w:rPr>
              <w:id w:val="96755924"/>
              <w:placeholder>
                <w:docPart w:val="F88DCDA9BF1A4A98BBDCEAAC24290C27"/>
              </w:placeholder>
              <w:text/>
            </w:sdtPr>
            <w:sdtEndPr/>
            <w:sdtContent>
              <w:p w14:paraId="1EE3A3DD" w14:textId="32BD7ADC" w:rsidR="00C411E4" w:rsidRPr="0087236A" w:rsidRDefault="00EC072B" w:rsidP="00EC072B">
                <w:pPr>
                  <w:spacing w:line="240" w:lineRule="auto"/>
                  <w:rPr>
                    <w:rFonts w:asciiTheme="majorBidi" w:hAnsiTheme="majorBidi" w:cstheme="majorBidi"/>
                    <w:sz w:val="24"/>
                    <w:szCs w:val="24"/>
                  </w:rPr>
                </w:pPr>
                <w:r w:rsidRPr="0087236A" w:rsidDel="00A45D01">
                  <w:rPr>
                    <w:rFonts w:asciiTheme="majorBidi" w:hAnsiTheme="majorBidi" w:cstheme="majorBidi"/>
                    <w:sz w:val="24"/>
                    <w:szCs w:val="24"/>
                  </w:rPr>
                  <w:t>[Software Engineering]</w:t>
                </w:r>
                <w:r>
                  <w:rPr>
                    <w:rFonts w:asciiTheme="majorBidi" w:hAnsiTheme="majorBidi" w:cstheme="majorBidi"/>
                    <w:sz w:val="24"/>
                    <w:szCs w:val="24"/>
                  </w:rPr>
                  <w:t xml:space="preserve"> </w:t>
                </w:r>
              </w:p>
            </w:sdtContent>
          </w:sdt>
        </w:tc>
      </w:tr>
      <w:tr w:rsidR="00C411E4" w:rsidRPr="000B5AF3" w14:paraId="2E63E6E9" w14:textId="77777777" w:rsidTr="003513D4">
        <w:tc>
          <w:tcPr>
            <w:tcW w:w="1582" w:type="dxa"/>
          </w:tcPr>
          <w:p w14:paraId="351D900E" w14:textId="77777777" w:rsidR="00C411E4" w:rsidRPr="0087236A" w:rsidRDefault="00C411E4" w:rsidP="003513D4">
            <w:pPr>
              <w:spacing w:line="240" w:lineRule="auto"/>
              <w:rPr>
                <w:rFonts w:asciiTheme="majorBidi" w:hAnsiTheme="majorBidi" w:cstheme="majorBidi"/>
                <w:sz w:val="24"/>
                <w:szCs w:val="24"/>
              </w:rPr>
            </w:pPr>
            <w:r w:rsidRPr="0087236A">
              <w:rPr>
                <w:rFonts w:asciiTheme="majorBidi" w:hAnsiTheme="majorBidi" w:cstheme="majorBidi"/>
                <w:sz w:val="24"/>
                <w:szCs w:val="24"/>
              </w:rPr>
              <w:t>Date of Degree</w:t>
            </w:r>
          </w:p>
        </w:tc>
        <w:tc>
          <w:tcPr>
            <w:tcW w:w="176" w:type="dxa"/>
          </w:tcPr>
          <w:p w14:paraId="4A2C40E7" w14:textId="77777777" w:rsidR="00C411E4" w:rsidRPr="0087236A" w:rsidRDefault="00C411E4" w:rsidP="003513D4">
            <w:pPr>
              <w:spacing w:line="240" w:lineRule="auto"/>
              <w:rPr>
                <w:rFonts w:asciiTheme="majorBidi" w:hAnsiTheme="majorBidi" w:cstheme="majorBidi"/>
                <w:sz w:val="24"/>
                <w:szCs w:val="24"/>
              </w:rPr>
            </w:pPr>
            <w:r w:rsidRPr="0087236A">
              <w:rPr>
                <w:rFonts w:asciiTheme="majorBidi" w:hAnsiTheme="majorBidi" w:cstheme="majorBidi"/>
                <w:sz w:val="24"/>
                <w:szCs w:val="24"/>
              </w:rPr>
              <w:t>:</w:t>
            </w:r>
          </w:p>
        </w:tc>
        <w:tc>
          <w:tcPr>
            <w:tcW w:w="6882" w:type="dxa"/>
          </w:tcPr>
          <w:sdt>
            <w:sdtPr>
              <w:rPr>
                <w:rFonts w:asciiTheme="majorBidi" w:hAnsiTheme="majorBidi" w:cstheme="majorBidi"/>
                <w:sz w:val="24"/>
                <w:szCs w:val="24"/>
              </w:rPr>
              <w:id w:val="96755927"/>
              <w:placeholder>
                <w:docPart w:val="F88DCDA9BF1A4A98BBDCEAAC24290C27"/>
              </w:placeholder>
              <w:text/>
            </w:sdtPr>
            <w:sdtEndPr/>
            <w:sdtContent>
              <w:p w14:paraId="1EC2B343" w14:textId="50EAABAB" w:rsidR="00C411E4" w:rsidRPr="0087236A" w:rsidRDefault="00C411E4" w:rsidP="00BD1744">
                <w:pPr>
                  <w:spacing w:line="240" w:lineRule="auto"/>
                  <w:rPr>
                    <w:rFonts w:asciiTheme="majorBidi" w:hAnsiTheme="majorBidi" w:cstheme="majorBidi"/>
                    <w:sz w:val="24"/>
                    <w:szCs w:val="24"/>
                  </w:rPr>
                </w:pPr>
                <w:r w:rsidDel="00A45D01">
                  <w:rPr>
                    <w:rFonts w:asciiTheme="majorBidi" w:hAnsiTheme="majorBidi" w:cstheme="majorBidi"/>
                    <w:sz w:val="24"/>
                    <w:szCs w:val="24"/>
                  </w:rPr>
                  <w:t>[</w:t>
                </w:r>
                <w:r w:rsidR="00BD1744">
                  <w:rPr>
                    <w:rFonts w:asciiTheme="majorBidi" w:hAnsiTheme="majorBidi" w:cstheme="majorBidi"/>
                    <w:sz w:val="24"/>
                    <w:szCs w:val="24"/>
                  </w:rPr>
                  <w:t xml:space="preserve">May </w:t>
                </w:r>
                <w:r w:rsidDel="00A45D01">
                  <w:rPr>
                    <w:rFonts w:asciiTheme="majorBidi" w:hAnsiTheme="majorBidi" w:cstheme="majorBidi"/>
                    <w:sz w:val="24"/>
                    <w:szCs w:val="24"/>
                  </w:rPr>
                  <w:t>2018</w:t>
                </w:r>
                <w:r w:rsidRPr="0087236A" w:rsidDel="00A45D01">
                  <w:rPr>
                    <w:rFonts w:asciiTheme="majorBidi" w:hAnsiTheme="majorBidi" w:cstheme="majorBidi"/>
                    <w:sz w:val="24"/>
                    <w:szCs w:val="24"/>
                  </w:rPr>
                  <w:t>]</w:t>
                </w:r>
                <w:r w:rsidR="00EC072B" w:rsidDel="00EC072B">
                  <w:rPr>
                    <w:rFonts w:asciiTheme="majorBidi" w:hAnsiTheme="majorBidi" w:cstheme="majorBidi"/>
                    <w:sz w:val="24"/>
                    <w:szCs w:val="24"/>
                  </w:rPr>
                  <w:t xml:space="preserve"> </w:t>
                </w:r>
              </w:p>
            </w:sdtContent>
          </w:sdt>
        </w:tc>
      </w:tr>
    </w:tbl>
    <w:p w14:paraId="499E3CC1" w14:textId="77777777" w:rsidR="00C411E4" w:rsidRPr="00F15612" w:rsidRDefault="00C411E4" w:rsidP="00C411E4">
      <w:pPr>
        <w:autoSpaceDE w:val="0"/>
        <w:autoSpaceDN w:val="0"/>
        <w:adjustRightInd w:val="0"/>
        <w:spacing w:after="0" w:line="240" w:lineRule="auto"/>
        <w:jc w:val="both"/>
      </w:pPr>
    </w:p>
    <w:p w14:paraId="15900C61" w14:textId="1B9A1C24" w:rsidR="00402491" w:rsidRDefault="00C411E4" w:rsidP="00402491">
      <w:pPr>
        <w:spacing w:line="480" w:lineRule="auto"/>
        <w:jc w:val="both"/>
        <w:rPr>
          <w:rFonts w:asciiTheme="majorBidi" w:hAnsiTheme="majorBidi" w:cstheme="majorBidi"/>
          <w:sz w:val="24"/>
          <w:szCs w:val="24"/>
        </w:rPr>
      </w:pPr>
      <w:permStart w:id="1707691916" w:edGrp="everyone"/>
      <w:r w:rsidRPr="0087236A">
        <w:rPr>
          <w:rFonts w:asciiTheme="majorBidi" w:hAnsiTheme="majorBidi" w:cstheme="majorBidi"/>
          <w:sz w:val="24"/>
          <w:szCs w:val="24"/>
        </w:rPr>
        <w:t xml:space="preserve">The quality of software can be improved through testing. Testing is a crucial phase of software development life cycle. A plethora of significant researches </w:t>
      </w:r>
      <w:r>
        <w:rPr>
          <w:rFonts w:asciiTheme="majorBidi" w:hAnsiTheme="majorBidi" w:cstheme="majorBidi"/>
          <w:sz w:val="24"/>
          <w:szCs w:val="24"/>
        </w:rPr>
        <w:t>has</w:t>
      </w:r>
      <w:r w:rsidRPr="0087236A">
        <w:rPr>
          <w:rFonts w:asciiTheme="majorBidi" w:hAnsiTheme="majorBidi" w:cstheme="majorBidi"/>
          <w:sz w:val="24"/>
          <w:szCs w:val="24"/>
        </w:rPr>
        <w:t xml:space="preserve"> been reported in the field of </w:t>
      </w:r>
      <w:r w:rsidR="006E21BF">
        <w:rPr>
          <w:rFonts w:asciiTheme="majorBidi" w:hAnsiTheme="majorBidi" w:cstheme="majorBidi"/>
          <w:sz w:val="24"/>
          <w:szCs w:val="24"/>
        </w:rPr>
        <w:t xml:space="preserve">automated </w:t>
      </w:r>
      <w:r w:rsidRPr="0087236A">
        <w:rPr>
          <w:rFonts w:asciiTheme="majorBidi" w:hAnsiTheme="majorBidi" w:cstheme="majorBidi"/>
          <w:sz w:val="24"/>
          <w:szCs w:val="24"/>
        </w:rPr>
        <w:t xml:space="preserve">testing over decades. Most of the </w:t>
      </w:r>
      <w:r w:rsidR="006E21BF">
        <w:rPr>
          <w:rFonts w:asciiTheme="majorBidi" w:hAnsiTheme="majorBidi" w:cstheme="majorBidi"/>
          <w:sz w:val="24"/>
          <w:szCs w:val="24"/>
        </w:rPr>
        <w:t xml:space="preserve">automated </w:t>
      </w:r>
      <w:r w:rsidRPr="0087236A">
        <w:rPr>
          <w:rFonts w:asciiTheme="majorBidi" w:hAnsiTheme="majorBidi" w:cstheme="majorBidi"/>
          <w:sz w:val="24"/>
          <w:szCs w:val="24"/>
        </w:rPr>
        <w:t>testing techniques</w:t>
      </w:r>
      <w:r w:rsidR="006E21BF">
        <w:rPr>
          <w:rFonts w:asciiTheme="majorBidi" w:hAnsiTheme="majorBidi" w:cstheme="majorBidi"/>
          <w:sz w:val="24"/>
          <w:szCs w:val="24"/>
        </w:rPr>
        <w:t>,</w:t>
      </w:r>
      <w:r w:rsidRPr="0087236A">
        <w:rPr>
          <w:rFonts w:asciiTheme="majorBidi" w:hAnsiTheme="majorBidi" w:cstheme="majorBidi"/>
          <w:sz w:val="24"/>
          <w:szCs w:val="24"/>
        </w:rPr>
        <w:t xml:space="preserve"> </w:t>
      </w:r>
      <w:r w:rsidR="006E21BF">
        <w:rPr>
          <w:rFonts w:asciiTheme="majorBidi" w:hAnsiTheme="majorBidi" w:cstheme="majorBidi"/>
          <w:sz w:val="24"/>
          <w:szCs w:val="24"/>
        </w:rPr>
        <w:t xml:space="preserve">available in the literature, </w:t>
      </w:r>
      <w:r w:rsidRPr="0087236A">
        <w:rPr>
          <w:rFonts w:asciiTheme="majorBidi" w:hAnsiTheme="majorBidi" w:cstheme="majorBidi"/>
          <w:sz w:val="24"/>
          <w:szCs w:val="24"/>
        </w:rPr>
        <w:t>focus</w:t>
      </w:r>
      <w:r w:rsidR="006E21BF">
        <w:rPr>
          <w:rFonts w:asciiTheme="majorBidi" w:hAnsiTheme="majorBidi" w:cstheme="majorBidi"/>
          <w:sz w:val="24"/>
          <w:szCs w:val="24"/>
        </w:rPr>
        <w:t>es</w:t>
      </w:r>
      <w:r w:rsidRPr="0087236A">
        <w:rPr>
          <w:rFonts w:asciiTheme="majorBidi" w:hAnsiTheme="majorBidi" w:cstheme="majorBidi"/>
          <w:sz w:val="24"/>
          <w:szCs w:val="24"/>
        </w:rPr>
        <w:t xml:space="preserve"> on white-box testing</w:t>
      </w:r>
      <w:r w:rsidR="006E21BF">
        <w:rPr>
          <w:rFonts w:asciiTheme="majorBidi" w:hAnsiTheme="majorBidi" w:cstheme="majorBidi"/>
          <w:sz w:val="24"/>
          <w:szCs w:val="24"/>
        </w:rPr>
        <w:t xml:space="preserve">.  White-box </w:t>
      </w:r>
      <w:r w:rsidR="00892873">
        <w:rPr>
          <w:rFonts w:asciiTheme="majorBidi" w:hAnsiTheme="majorBidi" w:cstheme="majorBidi"/>
          <w:sz w:val="24"/>
          <w:szCs w:val="24"/>
        </w:rPr>
        <w:t>testing requires</w:t>
      </w:r>
      <w:r w:rsidR="006E21BF">
        <w:rPr>
          <w:rFonts w:asciiTheme="majorBidi" w:hAnsiTheme="majorBidi" w:cstheme="majorBidi"/>
          <w:sz w:val="24"/>
          <w:szCs w:val="24"/>
        </w:rPr>
        <w:t xml:space="preserve"> </w:t>
      </w:r>
      <w:r w:rsidRPr="0087236A">
        <w:rPr>
          <w:rFonts w:asciiTheme="majorBidi" w:hAnsiTheme="majorBidi" w:cstheme="majorBidi"/>
          <w:sz w:val="24"/>
          <w:szCs w:val="24"/>
        </w:rPr>
        <w:t xml:space="preserve">knowledge of the internal implementation of the source program. On the </w:t>
      </w:r>
      <w:r>
        <w:rPr>
          <w:rFonts w:asciiTheme="majorBidi" w:hAnsiTheme="majorBidi" w:cstheme="majorBidi"/>
          <w:sz w:val="24"/>
          <w:szCs w:val="24"/>
        </w:rPr>
        <w:t>contrary</w:t>
      </w:r>
      <w:r w:rsidRPr="0087236A">
        <w:rPr>
          <w:rFonts w:asciiTheme="majorBidi" w:hAnsiTheme="majorBidi" w:cstheme="majorBidi"/>
          <w:sz w:val="24"/>
          <w:szCs w:val="24"/>
        </w:rPr>
        <w:t xml:space="preserve">, black-box testing does not expect the tester to know internal </w:t>
      </w:r>
      <w:r w:rsidR="00B70F38">
        <w:rPr>
          <w:rFonts w:asciiTheme="majorBidi" w:hAnsiTheme="majorBidi" w:cstheme="majorBidi"/>
          <w:sz w:val="24"/>
          <w:szCs w:val="24"/>
        </w:rPr>
        <w:t>details</w:t>
      </w:r>
      <w:r w:rsidR="00B70F38" w:rsidRPr="0087236A">
        <w:rPr>
          <w:rFonts w:asciiTheme="majorBidi" w:hAnsiTheme="majorBidi" w:cstheme="majorBidi"/>
          <w:sz w:val="24"/>
          <w:szCs w:val="24"/>
        </w:rPr>
        <w:t xml:space="preserve"> </w:t>
      </w:r>
      <w:r w:rsidRPr="0087236A">
        <w:rPr>
          <w:rFonts w:asciiTheme="majorBidi" w:hAnsiTheme="majorBidi" w:cstheme="majorBidi"/>
          <w:sz w:val="24"/>
          <w:szCs w:val="24"/>
        </w:rPr>
        <w:t xml:space="preserve">of the program under test. Since one of the essences of testing is to uncover faults, different approaches are applied to detect faults in programs both logically and/or semantically. Test cases that satisfy </w:t>
      </w:r>
      <w:r w:rsidR="00892873">
        <w:rPr>
          <w:rFonts w:asciiTheme="majorBidi" w:hAnsiTheme="majorBidi" w:cstheme="majorBidi"/>
          <w:sz w:val="24"/>
          <w:szCs w:val="24"/>
        </w:rPr>
        <w:t xml:space="preserve">a given </w:t>
      </w:r>
      <w:r w:rsidRPr="0087236A">
        <w:rPr>
          <w:rFonts w:asciiTheme="majorBidi" w:hAnsiTheme="majorBidi" w:cstheme="majorBidi"/>
          <w:sz w:val="24"/>
          <w:szCs w:val="24"/>
        </w:rPr>
        <w:t>coverage criteri</w:t>
      </w:r>
      <w:r w:rsidR="00892873">
        <w:rPr>
          <w:rFonts w:asciiTheme="majorBidi" w:hAnsiTheme="majorBidi" w:cstheme="majorBidi"/>
          <w:sz w:val="24"/>
          <w:szCs w:val="24"/>
        </w:rPr>
        <w:t>on</w:t>
      </w:r>
      <w:r w:rsidRPr="0087236A">
        <w:rPr>
          <w:rFonts w:asciiTheme="majorBidi" w:hAnsiTheme="majorBidi" w:cstheme="majorBidi"/>
          <w:sz w:val="24"/>
          <w:szCs w:val="24"/>
        </w:rPr>
        <w:t xml:space="preserve"> are created to detect faults</w:t>
      </w:r>
      <w:r>
        <w:rPr>
          <w:rFonts w:asciiTheme="majorBidi" w:hAnsiTheme="majorBidi" w:cstheme="majorBidi"/>
          <w:sz w:val="24"/>
          <w:szCs w:val="24"/>
        </w:rPr>
        <w:t xml:space="preserve">.  One </w:t>
      </w:r>
      <w:r w:rsidR="00644641">
        <w:rPr>
          <w:rFonts w:asciiTheme="majorBidi" w:hAnsiTheme="majorBidi" w:cstheme="majorBidi"/>
          <w:sz w:val="24"/>
          <w:szCs w:val="24"/>
        </w:rPr>
        <w:t xml:space="preserve">popular </w:t>
      </w:r>
      <w:r>
        <w:rPr>
          <w:rFonts w:asciiTheme="majorBidi" w:hAnsiTheme="majorBidi" w:cstheme="majorBidi"/>
          <w:sz w:val="24"/>
          <w:szCs w:val="24"/>
        </w:rPr>
        <w:t>coverage criterion consider</w:t>
      </w:r>
      <w:r w:rsidR="00402491">
        <w:rPr>
          <w:rFonts w:asciiTheme="majorBidi" w:hAnsiTheme="majorBidi" w:cstheme="majorBidi"/>
          <w:sz w:val="24"/>
          <w:szCs w:val="24"/>
        </w:rPr>
        <w:t>s</w:t>
      </w:r>
      <w:r>
        <w:rPr>
          <w:rFonts w:asciiTheme="majorBidi" w:hAnsiTheme="majorBidi" w:cstheme="majorBidi"/>
          <w:sz w:val="24"/>
          <w:szCs w:val="24"/>
        </w:rPr>
        <w:t xml:space="preserve"> m</w:t>
      </w:r>
      <w:r w:rsidRPr="0087236A">
        <w:rPr>
          <w:rFonts w:asciiTheme="majorBidi" w:hAnsiTheme="majorBidi" w:cstheme="majorBidi"/>
          <w:sz w:val="24"/>
          <w:szCs w:val="24"/>
        </w:rPr>
        <w:t xml:space="preserve">utation </w:t>
      </w:r>
      <w:r>
        <w:rPr>
          <w:rFonts w:asciiTheme="majorBidi" w:hAnsiTheme="majorBidi" w:cstheme="majorBidi"/>
          <w:sz w:val="24"/>
          <w:szCs w:val="24"/>
        </w:rPr>
        <w:t>c</w:t>
      </w:r>
      <w:r w:rsidRPr="0087236A">
        <w:rPr>
          <w:rFonts w:asciiTheme="majorBidi" w:hAnsiTheme="majorBidi" w:cstheme="majorBidi"/>
          <w:sz w:val="24"/>
          <w:szCs w:val="24"/>
        </w:rPr>
        <w:t>overage</w:t>
      </w:r>
      <w:r>
        <w:rPr>
          <w:rFonts w:asciiTheme="majorBidi" w:hAnsiTheme="majorBidi" w:cstheme="majorBidi"/>
          <w:sz w:val="24"/>
          <w:szCs w:val="24"/>
        </w:rPr>
        <w:t xml:space="preserve">.  It </w:t>
      </w:r>
      <w:r w:rsidRPr="0087236A">
        <w:rPr>
          <w:rFonts w:asciiTheme="majorBidi" w:hAnsiTheme="majorBidi" w:cstheme="majorBidi"/>
          <w:sz w:val="24"/>
          <w:szCs w:val="24"/>
        </w:rPr>
        <w:t>has only one requirement</w:t>
      </w:r>
      <w:r>
        <w:rPr>
          <w:rFonts w:asciiTheme="majorBidi" w:hAnsiTheme="majorBidi" w:cstheme="majorBidi"/>
          <w:sz w:val="24"/>
          <w:szCs w:val="24"/>
        </w:rPr>
        <w:t>; that is</w:t>
      </w:r>
      <w:r w:rsidRPr="0087236A">
        <w:rPr>
          <w:rFonts w:asciiTheme="majorBidi" w:hAnsiTheme="majorBidi" w:cstheme="majorBidi"/>
          <w:sz w:val="24"/>
          <w:szCs w:val="24"/>
        </w:rPr>
        <w:t xml:space="preserve"> to kill a mutant. </w:t>
      </w:r>
      <w:r w:rsidR="00644641" w:rsidRPr="0087236A">
        <w:rPr>
          <w:rFonts w:asciiTheme="majorBidi" w:hAnsiTheme="majorBidi" w:cstheme="majorBidi"/>
          <w:sz w:val="24"/>
          <w:szCs w:val="24"/>
        </w:rPr>
        <w:t xml:space="preserve">Mutation analysis is performed to find tests that distinguish a program from its mutants. </w:t>
      </w:r>
      <w:r w:rsidRPr="0087236A">
        <w:rPr>
          <w:rFonts w:asciiTheme="majorBidi" w:hAnsiTheme="majorBidi" w:cstheme="majorBidi"/>
          <w:sz w:val="24"/>
          <w:szCs w:val="24"/>
        </w:rPr>
        <w:t>There are two variants of mutation coverage</w:t>
      </w:r>
      <w:r w:rsidR="00644641">
        <w:rPr>
          <w:rFonts w:asciiTheme="majorBidi" w:hAnsiTheme="majorBidi" w:cstheme="majorBidi"/>
          <w:sz w:val="24"/>
          <w:szCs w:val="24"/>
        </w:rPr>
        <w:t>:</w:t>
      </w:r>
      <w:r w:rsidRPr="0087236A">
        <w:rPr>
          <w:rFonts w:asciiTheme="majorBidi" w:hAnsiTheme="majorBidi" w:cstheme="majorBidi"/>
          <w:sz w:val="24"/>
          <w:szCs w:val="24"/>
        </w:rPr>
        <w:t xml:space="preserve"> strong mutation coverage and weak mutation coverage. </w:t>
      </w:r>
    </w:p>
    <w:p w14:paraId="57A1DE86" w14:textId="1C7EAB0A" w:rsidR="00402491" w:rsidRDefault="00402491" w:rsidP="00402491">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After three decades of research, mutation testing has not been fully adopted by industries </w:t>
      </w:r>
      <w:r w:rsidR="00644641">
        <w:rPr>
          <w:rFonts w:asciiTheme="majorBidi" w:hAnsiTheme="majorBidi" w:cstheme="majorBidi"/>
          <w:sz w:val="24"/>
          <w:szCs w:val="24"/>
        </w:rPr>
        <w:t xml:space="preserve">yet </w:t>
      </w:r>
      <w:r>
        <w:rPr>
          <w:rFonts w:asciiTheme="majorBidi" w:hAnsiTheme="majorBidi" w:cstheme="majorBidi"/>
          <w:sz w:val="24"/>
          <w:szCs w:val="24"/>
        </w:rPr>
        <w:t xml:space="preserve">due to its high cost. The cost is as a result of the high number of mutants to be </w:t>
      </w:r>
      <w:r w:rsidR="00644641">
        <w:rPr>
          <w:rFonts w:asciiTheme="majorBidi" w:hAnsiTheme="majorBidi" w:cstheme="majorBidi"/>
          <w:sz w:val="24"/>
          <w:szCs w:val="24"/>
        </w:rPr>
        <w:t xml:space="preserve">considered as well as the </w:t>
      </w:r>
      <w:r>
        <w:rPr>
          <w:rFonts w:asciiTheme="majorBidi" w:hAnsiTheme="majorBidi" w:cstheme="majorBidi"/>
          <w:sz w:val="24"/>
          <w:szCs w:val="24"/>
        </w:rPr>
        <w:t>equivalent mutants generated unknowingly. Many researches have focused on solving one or more problems associated with the hesitation of adopting mutation testing by industries.</w:t>
      </w:r>
    </w:p>
    <w:p w14:paraId="568D9639" w14:textId="37A2DDAA" w:rsidR="00C411E4" w:rsidRPr="0087236A" w:rsidRDefault="00C411E4" w:rsidP="003A14FE">
      <w:pPr>
        <w:spacing w:line="480" w:lineRule="auto"/>
        <w:jc w:val="both"/>
        <w:rPr>
          <w:color w:val="FF0000"/>
          <w:sz w:val="24"/>
          <w:szCs w:val="24"/>
        </w:rPr>
      </w:pPr>
      <w:r w:rsidRPr="0087236A">
        <w:rPr>
          <w:rFonts w:asciiTheme="majorBidi" w:hAnsiTheme="majorBidi" w:cstheme="majorBidi"/>
          <w:sz w:val="24"/>
          <w:szCs w:val="24"/>
        </w:rPr>
        <w:lastRenderedPageBreak/>
        <w:t xml:space="preserve">The </w:t>
      </w:r>
      <w:r w:rsidR="00644641">
        <w:rPr>
          <w:rFonts w:asciiTheme="majorBidi" w:hAnsiTheme="majorBidi" w:cstheme="majorBidi"/>
          <w:sz w:val="24"/>
          <w:szCs w:val="24"/>
        </w:rPr>
        <w:t>major</w:t>
      </w:r>
      <w:r w:rsidR="00644641" w:rsidRPr="0087236A">
        <w:rPr>
          <w:rFonts w:asciiTheme="majorBidi" w:hAnsiTheme="majorBidi" w:cstheme="majorBidi"/>
          <w:sz w:val="24"/>
          <w:szCs w:val="24"/>
        </w:rPr>
        <w:t xml:space="preserve"> </w:t>
      </w:r>
      <w:r w:rsidRPr="0087236A">
        <w:rPr>
          <w:rFonts w:asciiTheme="majorBidi" w:hAnsiTheme="majorBidi" w:cstheme="majorBidi"/>
          <w:sz w:val="24"/>
          <w:szCs w:val="24"/>
        </w:rPr>
        <w:t xml:space="preserve">contribution of this thesis is </w:t>
      </w:r>
      <w:r w:rsidR="00644641">
        <w:rPr>
          <w:rFonts w:asciiTheme="majorBidi" w:hAnsiTheme="majorBidi" w:cstheme="majorBidi"/>
          <w:sz w:val="24"/>
          <w:szCs w:val="24"/>
        </w:rPr>
        <w:t>the research</w:t>
      </w:r>
      <w:r w:rsidRPr="0087236A">
        <w:rPr>
          <w:rFonts w:asciiTheme="majorBidi" w:hAnsiTheme="majorBidi" w:cstheme="majorBidi"/>
          <w:sz w:val="24"/>
          <w:szCs w:val="24"/>
        </w:rPr>
        <w:t xml:space="preserve"> and develop</w:t>
      </w:r>
      <w:r w:rsidR="00644641">
        <w:rPr>
          <w:rFonts w:asciiTheme="majorBidi" w:hAnsiTheme="majorBidi" w:cstheme="majorBidi"/>
          <w:sz w:val="24"/>
          <w:szCs w:val="24"/>
        </w:rPr>
        <w:t>ment of</w:t>
      </w:r>
      <w:r w:rsidRPr="0087236A">
        <w:rPr>
          <w:rFonts w:asciiTheme="majorBidi" w:hAnsiTheme="majorBidi" w:cstheme="majorBidi"/>
          <w:sz w:val="24"/>
          <w:szCs w:val="24"/>
        </w:rPr>
        <w:t xml:space="preserve"> a </w:t>
      </w:r>
      <w:r w:rsidR="001B2D8C">
        <w:rPr>
          <w:rFonts w:asciiTheme="majorBidi" w:hAnsiTheme="majorBidi" w:cstheme="majorBidi"/>
          <w:sz w:val="24"/>
          <w:szCs w:val="24"/>
        </w:rPr>
        <w:t>novel</w:t>
      </w:r>
      <w:r w:rsidR="001B2D8C" w:rsidRPr="0087236A">
        <w:rPr>
          <w:rFonts w:asciiTheme="majorBidi" w:hAnsiTheme="majorBidi" w:cstheme="majorBidi"/>
          <w:sz w:val="24"/>
          <w:szCs w:val="24"/>
        </w:rPr>
        <w:t xml:space="preserve"> </w:t>
      </w:r>
      <w:r w:rsidRPr="0087236A">
        <w:rPr>
          <w:rFonts w:asciiTheme="majorBidi" w:hAnsiTheme="majorBidi" w:cstheme="majorBidi"/>
          <w:sz w:val="24"/>
          <w:szCs w:val="24"/>
        </w:rPr>
        <w:t xml:space="preserve">testing technique using </w:t>
      </w:r>
      <w:r w:rsidR="00FB7F4A">
        <w:rPr>
          <w:rFonts w:asciiTheme="majorBidi" w:hAnsiTheme="majorBidi" w:cstheme="majorBidi"/>
          <w:sz w:val="24"/>
          <w:szCs w:val="24"/>
        </w:rPr>
        <w:t>genetic algorithm</w:t>
      </w:r>
      <w:r w:rsidR="00644641">
        <w:rPr>
          <w:rFonts w:asciiTheme="majorBidi" w:hAnsiTheme="majorBidi" w:cstheme="majorBidi"/>
          <w:sz w:val="24"/>
          <w:szCs w:val="24"/>
        </w:rPr>
        <w:t xml:space="preserve">s to allow development of meaningful program mutants </w:t>
      </w:r>
      <w:r w:rsidR="001B2D8C">
        <w:rPr>
          <w:rFonts w:asciiTheme="majorBidi" w:hAnsiTheme="majorBidi" w:cstheme="majorBidi"/>
          <w:sz w:val="24"/>
          <w:szCs w:val="24"/>
        </w:rPr>
        <w:t>on</w:t>
      </w:r>
      <w:r w:rsidR="00644641">
        <w:rPr>
          <w:rFonts w:asciiTheme="majorBidi" w:hAnsiTheme="majorBidi" w:cstheme="majorBidi"/>
          <w:sz w:val="24"/>
          <w:szCs w:val="24"/>
        </w:rPr>
        <w:t xml:space="preserve"> one side and generate tests cases </w:t>
      </w:r>
      <w:r w:rsidR="001B2D8C">
        <w:rPr>
          <w:rFonts w:asciiTheme="majorBidi" w:hAnsiTheme="majorBidi" w:cstheme="majorBidi"/>
          <w:sz w:val="24"/>
          <w:szCs w:val="24"/>
        </w:rPr>
        <w:t>that kill such mutants on the other side.  It</w:t>
      </w:r>
      <w:r w:rsidRPr="0087236A">
        <w:rPr>
          <w:rFonts w:asciiTheme="majorBidi" w:hAnsiTheme="majorBidi" w:cstheme="majorBidi"/>
          <w:sz w:val="24"/>
          <w:szCs w:val="24"/>
        </w:rPr>
        <w:t xml:space="preserve"> is </w:t>
      </w:r>
      <w:r w:rsidR="001B2D8C">
        <w:rPr>
          <w:rFonts w:asciiTheme="majorBidi" w:hAnsiTheme="majorBidi" w:cstheme="majorBidi"/>
          <w:sz w:val="24"/>
          <w:szCs w:val="24"/>
        </w:rPr>
        <w:t>a</w:t>
      </w:r>
      <w:r w:rsidRPr="0087236A">
        <w:rPr>
          <w:rFonts w:asciiTheme="majorBidi" w:hAnsiTheme="majorBidi" w:cstheme="majorBidi"/>
          <w:sz w:val="24"/>
          <w:szCs w:val="24"/>
        </w:rPr>
        <w:t xml:space="preserve"> game-like technique</w:t>
      </w:r>
      <w:r w:rsidR="00FB7F4A">
        <w:rPr>
          <w:rFonts w:asciiTheme="majorBidi" w:hAnsiTheme="majorBidi" w:cstheme="majorBidi"/>
          <w:sz w:val="24"/>
          <w:szCs w:val="24"/>
        </w:rPr>
        <w:t xml:space="preserve"> where </w:t>
      </w:r>
      <w:r w:rsidR="001B2D8C">
        <w:rPr>
          <w:rFonts w:asciiTheme="majorBidi" w:hAnsiTheme="majorBidi" w:cstheme="majorBidi"/>
          <w:sz w:val="24"/>
          <w:szCs w:val="24"/>
        </w:rPr>
        <w:t xml:space="preserve">a mutator and a </w:t>
      </w:r>
      <w:r w:rsidR="00FB7F4A">
        <w:rPr>
          <w:rFonts w:asciiTheme="majorBidi" w:hAnsiTheme="majorBidi" w:cstheme="majorBidi"/>
          <w:sz w:val="24"/>
          <w:szCs w:val="24"/>
        </w:rPr>
        <w:t xml:space="preserve">tester compete </w:t>
      </w:r>
      <w:r w:rsidR="001B2D8C">
        <w:rPr>
          <w:rFonts w:asciiTheme="majorBidi" w:hAnsiTheme="majorBidi" w:cstheme="majorBidi"/>
          <w:sz w:val="24"/>
          <w:szCs w:val="24"/>
        </w:rPr>
        <w:t xml:space="preserve">against each other </w:t>
      </w:r>
      <w:r w:rsidR="00FB7F4A">
        <w:rPr>
          <w:rFonts w:asciiTheme="majorBidi" w:hAnsiTheme="majorBidi" w:cstheme="majorBidi"/>
          <w:sz w:val="24"/>
          <w:szCs w:val="24"/>
        </w:rPr>
        <w:t xml:space="preserve">to generate </w:t>
      </w:r>
      <w:r w:rsidR="00172015">
        <w:rPr>
          <w:rFonts w:asciiTheme="majorBidi" w:hAnsiTheme="majorBidi" w:cstheme="majorBidi"/>
          <w:sz w:val="24"/>
          <w:szCs w:val="24"/>
        </w:rPr>
        <w:t xml:space="preserve">non-trivial </w:t>
      </w:r>
      <w:r w:rsidR="001B2D8C">
        <w:rPr>
          <w:rFonts w:asciiTheme="majorBidi" w:hAnsiTheme="majorBidi" w:cstheme="majorBidi"/>
          <w:sz w:val="24"/>
          <w:szCs w:val="24"/>
        </w:rPr>
        <w:t xml:space="preserve">mutants </w:t>
      </w:r>
      <w:r w:rsidR="00FB7F4A">
        <w:rPr>
          <w:rFonts w:asciiTheme="majorBidi" w:hAnsiTheme="majorBidi" w:cstheme="majorBidi"/>
          <w:sz w:val="24"/>
          <w:szCs w:val="24"/>
        </w:rPr>
        <w:t xml:space="preserve">and </w:t>
      </w:r>
      <w:r w:rsidR="00172015">
        <w:rPr>
          <w:rFonts w:asciiTheme="majorBidi" w:hAnsiTheme="majorBidi" w:cstheme="majorBidi"/>
          <w:sz w:val="24"/>
          <w:szCs w:val="24"/>
        </w:rPr>
        <w:t>effective</w:t>
      </w:r>
      <w:r w:rsidR="001B2D8C">
        <w:rPr>
          <w:rFonts w:asciiTheme="majorBidi" w:hAnsiTheme="majorBidi" w:cstheme="majorBidi"/>
          <w:sz w:val="24"/>
          <w:szCs w:val="24"/>
        </w:rPr>
        <w:t xml:space="preserve"> test cases</w:t>
      </w:r>
      <w:r w:rsidR="00172015">
        <w:rPr>
          <w:rFonts w:asciiTheme="majorBidi" w:hAnsiTheme="majorBidi" w:cstheme="majorBidi"/>
          <w:sz w:val="24"/>
          <w:szCs w:val="24"/>
        </w:rPr>
        <w:t xml:space="preserve"> to kill them</w:t>
      </w:r>
      <w:r w:rsidR="001B2D8C">
        <w:rPr>
          <w:rFonts w:asciiTheme="majorBidi" w:hAnsiTheme="majorBidi" w:cstheme="majorBidi"/>
          <w:sz w:val="24"/>
          <w:szCs w:val="24"/>
        </w:rPr>
        <w:t xml:space="preserve">, </w:t>
      </w:r>
      <w:r w:rsidR="00FB7F4A">
        <w:rPr>
          <w:rFonts w:asciiTheme="majorBidi" w:hAnsiTheme="majorBidi" w:cstheme="majorBidi"/>
          <w:sz w:val="24"/>
          <w:szCs w:val="24"/>
        </w:rPr>
        <w:t>respectively</w:t>
      </w:r>
      <w:r w:rsidRPr="0087236A">
        <w:rPr>
          <w:rFonts w:asciiTheme="majorBidi" w:hAnsiTheme="majorBidi" w:cstheme="majorBidi"/>
          <w:sz w:val="24"/>
          <w:szCs w:val="24"/>
        </w:rPr>
        <w:t>.</w:t>
      </w:r>
      <w:r w:rsidR="00F310BE">
        <w:rPr>
          <w:rFonts w:asciiTheme="majorBidi" w:hAnsiTheme="majorBidi" w:cstheme="majorBidi"/>
          <w:sz w:val="24"/>
          <w:szCs w:val="24"/>
        </w:rPr>
        <w:t xml:space="preserve">  The technique is validated experimentally.  Results show that the technique is promising.</w:t>
      </w:r>
    </w:p>
    <w:permEnd w:id="1707691916"/>
    <w:p w14:paraId="10C8E7F2" w14:textId="77777777" w:rsidR="00C411E4" w:rsidRDefault="00C411E4" w:rsidP="00C411E4">
      <w:pPr>
        <w:autoSpaceDE w:val="0"/>
        <w:autoSpaceDN w:val="0"/>
        <w:adjustRightInd w:val="0"/>
        <w:spacing w:after="0" w:line="360" w:lineRule="auto"/>
        <w:jc w:val="both"/>
        <w:rPr>
          <w:b/>
          <w:color w:val="FF0000"/>
        </w:rPr>
      </w:pPr>
    </w:p>
    <w:p w14:paraId="0676DD39" w14:textId="77777777" w:rsidR="00C411E4" w:rsidRDefault="00C411E4" w:rsidP="00C411E4">
      <w:pPr>
        <w:autoSpaceDE w:val="0"/>
        <w:autoSpaceDN w:val="0"/>
        <w:adjustRightInd w:val="0"/>
        <w:spacing w:after="0" w:line="360" w:lineRule="auto"/>
        <w:jc w:val="both"/>
        <w:rPr>
          <w:b/>
          <w:color w:val="FF0000"/>
        </w:rPr>
      </w:pPr>
    </w:p>
    <w:p w14:paraId="191190ED" w14:textId="77777777" w:rsidR="00C411E4" w:rsidRDefault="00C411E4" w:rsidP="00C411E4">
      <w:pPr>
        <w:spacing w:after="0" w:line="240" w:lineRule="auto"/>
      </w:pPr>
      <w:r>
        <w:br w:type="page"/>
      </w:r>
    </w:p>
    <w:p w14:paraId="51F196EF" w14:textId="77777777" w:rsidR="00C411E4" w:rsidRPr="00035836" w:rsidRDefault="00C411E4" w:rsidP="00C411E4">
      <w:pPr>
        <w:pStyle w:val="Heading1"/>
        <w:bidi/>
        <w:jc w:val="center"/>
        <w:rPr>
          <w:szCs w:val="32"/>
        </w:rPr>
      </w:pPr>
      <w:bookmarkStart w:id="244" w:name="_Toc442623105"/>
      <w:bookmarkStart w:id="245" w:name="_Toc506718095"/>
      <w:permStart w:id="1224676017" w:edGrp="everyone"/>
      <w:r w:rsidRPr="00035836">
        <w:rPr>
          <w:szCs w:val="32"/>
          <w:rtl/>
        </w:rPr>
        <w:lastRenderedPageBreak/>
        <w:t>ملخص الرسالة</w:t>
      </w:r>
      <w:bookmarkEnd w:id="244"/>
      <w:bookmarkEnd w:id="245"/>
    </w:p>
    <w:p w14:paraId="3C382990" w14:textId="77777777" w:rsidR="00C411E4" w:rsidRDefault="00C411E4" w:rsidP="00C411E4">
      <w:pPr>
        <w:bidi/>
        <w:spacing w:after="0" w:line="240" w:lineRule="auto"/>
        <w:jc w:val="both"/>
        <w:rPr>
          <w:rFonts w:ascii="Arial" w:eastAsia="Times New Roman" w:hAnsi="Arial" w:cs="Arial"/>
          <w:b/>
          <w:bCs/>
          <w:color w:val="000000"/>
          <w:szCs w:val="24"/>
          <w:rtl/>
        </w:rPr>
      </w:pPr>
    </w:p>
    <w:p w14:paraId="519F51E1" w14:textId="77777777" w:rsidR="00C411E4" w:rsidRDefault="00C411E4" w:rsidP="00C411E4">
      <w:pPr>
        <w:bidi/>
        <w:spacing w:after="0" w:line="240" w:lineRule="auto"/>
        <w:jc w:val="both"/>
        <w:rPr>
          <w:rFonts w:ascii="Arial" w:eastAsia="Times New Roman" w:hAnsi="Arial" w:cs="Arial"/>
          <w:b/>
          <w:bCs/>
          <w:color w:val="000000"/>
          <w:szCs w:val="24"/>
          <w:rtl/>
        </w:rPr>
      </w:pPr>
    </w:p>
    <w:p w14:paraId="6814F309" w14:textId="3F94DEE6" w:rsidR="00C411E4" w:rsidRPr="001B7B64" w:rsidRDefault="00C411E4" w:rsidP="00C411E4">
      <w:pPr>
        <w:bidi/>
        <w:spacing w:after="0" w:line="240" w:lineRule="auto"/>
        <w:jc w:val="both"/>
        <w:rPr>
          <w:rFonts w:eastAsia="Times New Roman"/>
          <w:color w:val="000000"/>
          <w:sz w:val="27"/>
          <w:szCs w:val="27"/>
          <w:rtl/>
        </w:rPr>
      </w:pPr>
      <w:r w:rsidRPr="001B7B64">
        <w:rPr>
          <w:rFonts w:ascii="Arial" w:eastAsia="Times New Roman" w:hAnsi="Arial" w:cs="Arial"/>
          <w:b/>
          <w:bCs/>
          <w:color w:val="000000"/>
          <w:szCs w:val="24"/>
          <w:rtl/>
        </w:rPr>
        <w:t>الاسم الكامل</w:t>
      </w:r>
      <w:r w:rsidRPr="001B7B64">
        <w:rPr>
          <w:rFonts w:ascii="Arial" w:eastAsia="Times New Roman" w:hAnsi="Arial" w:cs="Arial"/>
          <w:color w:val="000000"/>
          <w:szCs w:val="24"/>
          <w:rtl/>
        </w:rPr>
        <w:t>:</w:t>
      </w:r>
      <w:r w:rsidR="00D65179">
        <w:rPr>
          <w:rFonts w:ascii="Arial" w:eastAsia="Times New Roman" w:hAnsi="Arial" w:cs="Arial" w:hint="cs"/>
          <w:color w:val="000000"/>
          <w:szCs w:val="24"/>
          <w:rtl/>
        </w:rPr>
        <w:t xml:space="preserve"> حياة اللهي بولاجي أدييمو</w:t>
      </w:r>
    </w:p>
    <w:p w14:paraId="06BC995C" w14:textId="77777777" w:rsidR="00C411E4" w:rsidRDefault="00C411E4" w:rsidP="00C411E4">
      <w:pPr>
        <w:bidi/>
        <w:spacing w:after="0" w:line="240" w:lineRule="auto"/>
        <w:jc w:val="both"/>
        <w:rPr>
          <w:rFonts w:ascii="Arial" w:eastAsia="Times New Roman" w:hAnsi="Arial" w:cs="Arial"/>
          <w:b/>
          <w:bCs/>
          <w:color w:val="000000"/>
          <w:szCs w:val="24"/>
          <w:rtl/>
        </w:rPr>
      </w:pPr>
    </w:p>
    <w:p w14:paraId="0C53FFEB" w14:textId="59826D55" w:rsidR="00C411E4" w:rsidRPr="001775AD" w:rsidRDefault="00C411E4" w:rsidP="00123DB2">
      <w:pPr>
        <w:pStyle w:val="HTMLPreformatted"/>
        <w:shd w:val="clear" w:color="auto" w:fill="FFFFFF"/>
        <w:bidi/>
        <w:rPr>
          <w:rFonts w:ascii="inherit" w:hAnsi="inherit"/>
          <w:color w:val="212121"/>
          <w:rtl/>
        </w:rPr>
      </w:pPr>
      <w:r w:rsidRPr="001B7B64">
        <w:rPr>
          <w:rFonts w:ascii="Arial" w:hAnsi="Arial" w:cs="Arial"/>
          <w:b/>
          <w:bCs/>
          <w:color w:val="000000"/>
          <w:szCs w:val="24"/>
          <w:rtl/>
        </w:rPr>
        <w:t>عنوان الرسالة</w:t>
      </w:r>
      <w:r>
        <w:rPr>
          <w:rFonts w:ascii="Arial" w:hAnsi="Arial" w:cs="Arial"/>
          <w:b/>
          <w:bCs/>
          <w:color w:val="000000"/>
          <w:szCs w:val="24"/>
          <w:rtl/>
        </w:rPr>
        <w:t>:</w:t>
      </w:r>
      <w:r w:rsidR="00D65179">
        <w:rPr>
          <w:rFonts w:ascii="Arial" w:hAnsi="Arial" w:cs="Arial" w:hint="cs"/>
          <w:b/>
          <w:bCs/>
          <w:color w:val="000000"/>
          <w:szCs w:val="24"/>
          <w:rtl/>
        </w:rPr>
        <w:t xml:space="preserve"> </w:t>
      </w:r>
      <w:r w:rsidR="00F816CA">
        <w:rPr>
          <w:rFonts w:ascii="Helvetica" w:hAnsi="Helvetica"/>
          <w:color w:val="4B4F56"/>
          <w:sz w:val="18"/>
          <w:szCs w:val="18"/>
          <w:shd w:val="clear" w:color="auto" w:fill="F1F0F0"/>
          <w:rtl/>
        </w:rPr>
        <w:t>الانشاء الآلي لبيانات الاختبار باستخدام التبديل : طريقة الألعاب باستخدام الخوارزمية الجينية</w:t>
      </w:r>
      <w:r w:rsidR="00F816CA" w:rsidRPr="00D65179" w:rsidDel="00F816CA">
        <w:rPr>
          <w:rFonts w:ascii="inherit" w:hAnsi="inherit" w:hint="cs"/>
          <w:color w:val="212121"/>
          <w:rtl/>
        </w:rPr>
        <w:t xml:space="preserve"> </w:t>
      </w:r>
    </w:p>
    <w:p w14:paraId="0D8D9545" w14:textId="77777777" w:rsidR="00C411E4" w:rsidRDefault="00C411E4" w:rsidP="00C411E4">
      <w:pPr>
        <w:bidi/>
        <w:spacing w:after="0" w:line="240" w:lineRule="auto"/>
        <w:jc w:val="both"/>
        <w:rPr>
          <w:rFonts w:ascii="Arial" w:eastAsia="Times New Roman" w:hAnsi="Arial" w:cs="Arial"/>
          <w:b/>
          <w:bCs/>
          <w:color w:val="000000"/>
          <w:szCs w:val="24"/>
          <w:rtl/>
        </w:rPr>
      </w:pPr>
    </w:p>
    <w:p w14:paraId="0BA422B4" w14:textId="75C4A511" w:rsidR="00C411E4" w:rsidRPr="001775AD" w:rsidRDefault="00C411E4" w:rsidP="001775AD">
      <w:pPr>
        <w:pStyle w:val="HTMLPreformatted"/>
        <w:shd w:val="clear" w:color="auto" w:fill="FFFFFF"/>
        <w:bidi/>
        <w:rPr>
          <w:rFonts w:ascii="inherit" w:hAnsi="inherit"/>
          <w:color w:val="212121"/>
          <w:rtl/>
        </w:rPr>
      </w:pPr>
      <w:r w:rsidRPr="001B7B64">
        <w:rPr>
          <w:rFonts w:ascii="Arial" w:hAnsi="Arial" w:cs="Arial"/>
          <w:b/>
          <w:bCs/>
          <w:color w:val="000000"/>
          <w:szCs w:val="24"/>
          <w:rtl/>
        </w:rPr>
        <w:t>التخصص:</w:t>
      </w:r>
      <w:r w:rsidR="00D65179">
        <w:rPr>
          <w:rFonts w:ascii="Arial" w:hAnsi="Arial" w:cs="Arial"/>
          <w:b/>
          <w:bCs/>
          <w:color w:val="000000"/>
          <w:szCs w:val="24"/>
        </w:rPr>
        <w:t xml:space="preserve"> </w:t>
      </w:r>
      <w:r w:rsidR="00D65179" w:rsidRPr="00D65179">
        <w:rPr>
          <w:rFonts w:ascii="inherit" w:hAnsi="inherit" w:hint="cs"/>
          <w:color w:val="212121"/>
          <w:rtl/>
        </w:rPr>
        <w:t>هندسة البرمجيات</w:t>
      </w:r>
    </w:p>
    <w:p w14:paraId="32D4146E" w14:textId="77777777" w:rsidR="00C411E4" w:rsidRDefault="00C411E4" w:rsidP="00C411E4">
      <w:pPr>
        <w:bidi/>
        <w:spacing w:after="0" w:line="240" w:lineRule="auto"/>
        <w:jc w:val="both"/>
        <w:rPr>
          <w:rFonts w:ascii="Arial" w:eastAsia="Times New Roman" w:hAnsi="Arial" w:cs="Arial"/>
          <w:b/>
          <w:bCs/>
          <w:color w:val="000000"/>
          <w:szCs w:val="24"/>
          <w:rtl/>
        </w:rPr>
      </w:pPr>
    </w:p>
    <w:p w14:paraId="0D208CEA" w14:textId="51D80C01" w:rsidR="00C411E4" w:rsidRPr="001775AD" w:rsidRDefault="00C411E4" w:rsidP="003A14FE">
      <w:pPr>
        <w:pStyle w:val="HTMLPreformatted"/>
        <w:shd w:val="clear" w:color="auto" w:fill="FFFFFF"/>
        <w:bidi/>
        <w:rPr>
          <w:rFonts w:ascii="inherit" w:hAnsi="inherit"/>
          <w:color w:val="212121"/>
        </w:rPr>
      </w:pPr>
      <w:r w:rsidRPr="001B7B64">
        <w:rPr>
          <w:rFonts w:ascii="Arial" w:hAnsi="Arial" w:cs="Arial"/>
          <w:b/>
          <w:bCs/>
          <w:color w:val="000000"/>
          <w:szCs w:val="24"/>
          <w:rtl/>
        </w:rPr>
        <w:t>تاريخ الدرجة العلمية</w:t>
      </w:r>
      <w:r w:rsidRPr="001B7B64">
        <w:rPr>
          <w:rFonts w:ascii="Arial" w:hAnsi="Arial" w:cs="Arial"/>
          <w:color w:val="000000"/>
          <w:szCs w:val="24"/>
          <w:rtl/>
        </w:rPr>
        <w:t>:</w:t>
      </w:r>
      <w:commentRangeStart w:id="246"/>
      <w:r w:rsidR="00D65179">
        <w:rPr>
          <w:rFonts w:ascii="Arial" w:hAnsi="Arial" w:cs="Arial" w:hint="cs"/>
          <w:color w:val="000000"/>
          <w:szCs w:val="24"/>
          <w:rtl/>
        </w:rPr>
        <w:t xml:space="preserve"> </w:t>
      </w:r>
      <w:commentRangeEnd w:id="246"/>
      <w:r w:rsidR="003A14FE">
        <w:rPr>
          <w:rFonts w:ascii="inherit" w:hAnsi="inherit" w:hint="cs"/>
          <w:color w:val="212121"/>
          <w:rtl/>
        </w:rPr>
        <w:t>مايو</w:t>
      </w:r>
      <w:r w:rsidR="003A14FE" w:rsidRPr="00D65179">
        <w:rPr>
          <w:rFonts w:ascii="inherit" w:hAnsi="inherit" w:hint="cs"/>
          <w:color w:val="212121"/>
          <w:rtl/>
        </w:rPr>
        <w:t xml:space="preserve"> </w:t>
      </w:r>
      <w:r w:rsidR="001775AD">
        <w:rPr>
          <w:rStyle w:val="CommentReference"/>
          <w:rFonts w:asciiTheme="minorHAnsi" w:eastAsiaTheme="minorHAnsi" w:hAnsiTheme="minorHAnsi" w:cstheme="minorBidi"/>
        </w:rPr>
        <w:commentReference w:id="246"/>
      </w:r>
      <w:r w:rsidR="00D65179" w:rsidRPr="00D65179">
        <w:rPr>
          <w:rFonts w:ascii="inherit" w:hAnsi="inherit" w:hint="cs"/>
          <w:color w:val="212121"/>
          <w:rtl/>
        </w:rPr>
        <w:t>2018</w:t>
      </w:r>
    </w:p>
    <w:p w14:paraId="5120E16F" w14:textId="77777777" w:rsidR="003A14FE" w:rsidRPr="003A14FE" w:rsidRDefault="003A14FE" w:rsidP="003A1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inherit" w:eastAsia="Times New Roman" w:hAnsi="inherit" w:cs="Courier New"/>
          <w:color w:val="212121"/>
          <w:sz w:val="20"/>
          <w:szCs w:val="20"/>
          <w:rtl/>
          <w:lang w:bidi="ar"/>
        </w:rPr>
      </w:pPr>
      <w:r w:rsidRPr="003A14FE">
        <w:rPr>
          <w:rFonts w:ascii="inherit" w:eastAsia="Times New Roman" w:hAnsi="inherit" w:cs="Courier New" w:hint="cs"/>
          <w:color w:val="212121"/>
          <w:sz w:val="20"/>
          <w:szCs w:val="20"/>
          <w:rtl/>
        </w:rPr>
        <w:t>يمكن تحسين جودة البرمجيات من خلال الاختبار. الاختبار هو مرحلة حاسمة من دورة حياة تطوير البرمجيات. وقد تم الإبلاغ عن عدد كبير من الأبحاث الهامة في مجال الاختبار الآلي على مدى عقود. معظم تقنيات الاختبار الآلي، المتاحة في الأدب، وتركز على اختبار مربع أبيض. اختبار مربع أبيض يتطلب معرفة التنفيذ الداخلي للبرنامج المصدر. على العكس من ذلك، اختبار الصندوق الأسود لا يتوقع أن يعرف المختبر التفاصيل الداخلية للبرنامج قيد الاختبار. وبما أن أحد عناصر الاختبار هو الكشف عن الأعطال، يتم تطبيق نهج مختلفة للكشف عن الأخطاء في البرامج منطقيا و / أو على حد سواء. يتم إنشاء حالات الاختبار التي تلبي معيار التغطية معين للكشف عن أخطاء. أحد معايير التغطية الشعبية يعتبر تغطية الطفرة. لديها شرط واحد فقط. وهذا هو لقتل متحولة. يتم إجراء تحليل الطفرة للعثور على الاختبارات التي تميز البرنامج من المسوخ لها. هناك نوعان من المتغيرات من التغطية الطفرة:، تغطية طفرة قوية وضعف التغطية الطفرة.</w:t>
      </w:r>
    </w:p>
    <w:p w14:paraId="757542AD" w14:textId="77777777" w:rsidR="003A14FE" w:rsidRPr="003A14FE" w:rsidRDefault="003A14FE" w:rsidP="003A1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inherit" w:eastAsia="Times New Roman" w:hAnsi="inherit" w:cs="Courier New"/>
          <w:color w:val="212121"/>
          <w:sz w:val="20"/>
          <w:szCs w:val="20"/>
          <w:rtl/>
          <w:lang w:bidi="ar"/>
        </w:rPr>
      </w:pPr>
      <w:r w:rsidRPr="003A14FE">
        <w:rPr>
          <w:rFonts w:ascii="inherit" w:eastAsia="Times New Roman" w:hAnsi="inherit" w:cs="Courier New" w:hint="cs"/>
          <w:color w:val="212121"/>
          <w:sz w:val="20"/>
          <w:szCs w:val="20"/>
          <w:rtl/>
        </w:rPr>
        <w:t>بعد ثلاثة عقود من البحث، لم يتم اعتماد اختبار الطفرة بشكل كامل من قبل الصناعات بعد نظرا لتكلفتها العالية. التكلفة هي نتيجة لارتفاع عدد المسوخ التي ينبغي النظر فيها وكذلك المسوخ ما يعادلها ولدت تدري. وقد ركزت العديد من الأبحاث على حل واحد أو أكثر من المشاكل المرتبطة تردد اعتماد اختبار طفرة من قبل الصناعات.</w:t>
      </w:r>
    </w:p>
    <w:p w14:paraId="2E8BE182" w14:textId="77777777" w:rsidR="003A14FE" w:rsidRPr="003A14FE" w:rsidRDefault="003A14FE" w:rsidP="003A1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inherit" w:eastAsia="Times New Roman" w:hAnsi="inherit" w:cs="Courier New"/>
          <w:color w:val="212121"/>
          <w:sz w:val="20"/>
          <w:szCs w:val="20"/>
        </w:rPr>
      </w:pPr>
      <w:r w:rsidRPr="003A14FE">
        <w:rPr>
          <w:rFonts w:ascii="inherit" w:eastAsia="Times New Roman" w:hAnsi="inherit" w:cs="Courier New" w:hint="cs"/>
          <w:color w:val="212121"/>
          <w:sz w:val="20"/>
          <w:szCs w:val="20"/>
          <w:rtl/>
        </w:rPr>
        <w:t>المساهمة الرئيسية لهذه الأطروحة هو البحث والتطوير من تقنية الاختبار الرواية باستخدام الخوارزميات الجينية للسماح لتطوير المسوخ برنامج هادف من جانب واحد وتوليد حالات الاختبارات التي تقتل مثل هذه المسوخ على الجانب الآخر. بل هو تقنية تشبه لعبة حيث موتاتور واختبار تتنافس ضد بعضها البعض لتوليد المسوخ غير تافهة وحالات اختبار فعالة لقتلهم، على التوالي. يتم التحقق من صحة التقنيات تجريبيا. وتظهر النتائج أن هذه التقنية واعدة</w:t>
      </w:r>
    </w:p>
    <w:permEnd w:id="1224676017"/>
    <w:p w14:paraId="734C247E" w14:textId="60B9FD39" w:rsidR="00D65179" w:rsidRDefault="00D65179" w:rsidP="00D65179">
      <w:pPr>
        <w:rPr>
          <w:rtl/>
        </w:rPr>
      </w:pPr>
    </w:p>
    <w:p w14:paraId="5F9D82A3" w14:textId="77777777" w:rsidR="00C411E4" w:rsidRDefault="00C411E4" w:rsidP="00C411E4">
      <w:pPr>
        <w:spacing w:after="0" w:line="240" w:lineRule="auto"/>
        <w:sectPr w:rsidR="00C411E4" w:rsidSect="003513D4">
          <w:pgSz w:w="12240" w:h="15840"/>
          <w:pgMar w:top="1440" w:right="1440" w:bottom="1440" w:left="2160" w:header="720" w:footer="720" w:gutter="0"/>
          <w:pgNumType w:fmt="lowerRoman" w:start="3"/>
          <w:cols w:space="720"/>
          <w:docGrid w:linePitch="360"/>
        </w:sectPr>
      </w:pPr>
      <w:r>
        <w:br w:type="page"/>
      </w:r>
    </w:p>
    <w:p w14:paraId="38A981BB" w14:textId="4CECC10B" w:rsidR="00C411E4" w:rsidRPr="004108CD" w:rsidRDefault="00C411E4" w:rsidP="00C411E4">
      <w:pPr>
        <w:pStyle w:val="Heading1"/>
        <w:shd w:val="clear" w:color="auto" w:fill="FFFFFF" w:themeFill="background1"/>
        <w:spacing w:line="480" w:lineRule="auto"/>
        <w:ind w:left="374" w:hanging="374"/>
        <w:jc w:val="center"/>
        <w:rPr>
          <w:color w:val="000000" w:themeColor="text1"/>
        </w:rPr>
      </w:pPr>
      <w:bookmarkStart w:id="247" w:name="_Toc506718096"/>
      <w:bookmarkEnd w:id="2"/>
      <w:bookmarkEnd w:id="10"/>
      <w:bookmarkEnd w:id="9"/>
      <w:r w:rsidRPr="004108CD">
        <w:rPr>
          <w:color w:val="000000" w:themeColor="text1"/>
        </w:rPr>
        <w:lastRenderedPageBreak/>
        <w:t>CHAPTER ONE</w:t>
      </w:r>
      <w:bookmarkEnd w:id="247"/>
    </w:p>
    <w:p w14:paraId="59E2A698" w14:textId="77777777" w:rsidR="00C411E4" w:rsidRPr="004108CD" w:rsidRDefault="00C411E4" w:rsidP="00C411E4">
      <w:pPr>
        <w:pStyle w:val="Heading1"/>
        <w:jc w:val="center"/>
        <w:rPr>
          <w:sz w:val="36"/>
          <w:szCs w:val="32"/>
        </w:rPr>
      </w:pPr>
      <w:bookmarkStart w:id="248" w:name="_Toc506381974"/>
      <w:bookmarkStart w:id="249" w:name="_Toc506449744"/>
      <w:bookmarkStart w:id="250" w:name="_Toc506718097"/>
      <w:r w:rsidRPr="004108CD">
        <w:rPr>
          <w:sz w:val="36"/>
          <w:szCs w:val="32"/>
        </w:rPr>
        <w:t>INTRODUCTION</w:t>
      </w:r>
      <w:bookmarkEnd w:id="248"/>
      <w:bookmarkEnd w:id="249"/>
      <w:bookmarkEnd w:id="250"/>
    </w:p>
    <w:p w14:paraId="671DEFE1" w14:textId="77777777" w:rsidR="00C411E4" w:rsidRDefault="00C411E4" w:rsidP="00C411E4">
      <w:pPr>
        <w:pStyle w:val="Heading2"/>
        <w:numPr>
          <w:ilvl w:val="1"/>
          <w:numId w:val="25"/>
        </w:numPr>
      </w:pPr>
      <w:bookmarkStart w:id="251" w:name="_Toc506718098"/>
      <w:r w:rsidRPr="004949E5">
        <w:t>Introduction</w:t>
      </w:r>
      <w:bookmarkEnd w:id="251"/>
    </w:p>
    <w:p w14:paraId="028882B4" w14:textId="23D88149" w:rsidR="00C411E4" w:rsidRDefault="00C411E4" w:rsidP="00551A0F">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Achieving user satisfaction is a major concern in software development. If the software cannot satisfy </w:t>
      </w:r>
      <w:r w:rsidR="001775AD">
        <w:rPr>
          <w:rFonts w:asciiTheme="majorBidi" w:hAnsiTheme="majorBidi" w:cstheme="majorBidi"/>
          <w:sz w:val="24"/>
          <w:szCs w:val="24"/>
        </w:rPr>
        <w:t xml:space="preserve">its </w:t>
      </w:r>
      <w:r>
        <w:rPr>
          <w:rFonts w:asciiTheme="majorBidi" w:hAnsiTheme="majorBidi" w:cstheme="majorBidi"/>
          <w:sz w:val="24"/>
          <w:szCs w:val="24"/>
        </w:rPr>
        <w:t xml:space="preserve">intended users, the aim of developing </w:t>
      </w:r>
      <w:r w:rsidR="001775AD">
        <w:rPr>
          <w:rFonts w:asciiTheme="majorBidi" w:hAnsiTheme="majorBidi" w:cstheme="majorBidi"/>
          <w:sz w:val="24"/>
          <w:szCs w:val="24"/>
        </w:rPr>
        <w:t>it</w:t>
      </w:r>
      <w:r>
        <w:rPr>
          <w:rFonts w:asciiTheme="majorBidi" w:hAnsiTheme="majorBidi" w:cstheme="majorBidi"/>
          <w:sz w:val="24"/>
          <w:szCs w:val="24"/>
        </w:rPr>
        <w:t>, in the first place, is defeated. Therefore, a high quality software is the one that does what the customers want it to do. Software quality, in this regard, is the conformance to explicitly stated requirements and standards. Software testing is an instrument to ascertain the software</w:t>
      </w:r>
      <w:r w:rsidR="001775AD" w:rsidRPr="001775AD">
        <w:rPr>
          <w:rFonts w:asciiTheme="majorBidi" w:hAnsiTheme="majorBidi" w:cstheme="majorBidi"/>
          <w:sz w:val="24"/>
          <w:szCs w:val="24"/>
        </w:rPr>
        <w:t xml:space="preserve"> </w:t>
      </w:r>
      <w:r w:rsidR="001775AD">
        <w:rPr>
          <w:rFonts w:asciiTheme="majorBidi" w:hAnsiTheme="majorBidi" w:cstheme="majorBidi"/>
          <w:sz w:val="24"/>
          <w:szCs w:val="24"/>
        </w:rPr>
        <w:t>quality</w:t>
      </w:r>
      <w:r>
        <w:rPr>
          <w:rFonts w:asciiTheme="majorBidi" w:hAnsiTheme="majorBidi" w:cstheme="majorBidi"/>
          <w:sz w:val="24"/>
          <w:szCs w:val="24"/>
        </w:rPr>
        <w:t xml:space="preserve">. Testing is the process of evaluating a component of a system or the whole system by manually or automatically verifying whether the system satisfies the specified requirements.  The process is meant to uncover discrepancies between actual results and expected ones. Testing can be classified according to its level of granularity (e.g., unit, module, integration, and system), its characteristic (e.g., white-box and black-box), and its objective </w:t>
      </w:r>
      <w:commentRangeStart w:id="252"/>
      <w:r>
        <w:rPr>
          <w:rFonts w:asciiTheme="majorBidi" w:hAnsiTheme="majorBidi" w:cstheme="majorBidi"/>
          <w:sz w:val="24"/>
          <w:szCs w:val="24"/>
        </w:rPr>
        <w:t xml:space="preserve">(e.g., reliability, robustness, security, performance, and user-friendliness). </w:t>
      </w:r>
      <w:commentRangeEnd w:id="252"/>
      <w:r w:rsidR="00F25812">
        <w:rPr>
          <w:rStyle w:val="CommentReference"/>
        </w:rPr>
        <w:commentReference w:id="252"/>
      </w:r>
    </w:p>
    <w:p w14:paraId="4A0ADF73" w14:textId="799785A8" w:rsidR="00C411E4" w:rsidRPr="00F734FA" w:rsidRDefault="00C411E4" w:rsidP="00C411E4">
      <w:pPr>
        <w:spacing w:line="480" w:lineRule="auto"/>
        <w:jc w:val="both"/>
        <w:rPr>
          <w:rFonts w:asciiTheme="majorBidi" w:hAnsiTheme="majorBidi" w:cstheme="majorBidi"/>
          <w:sz w:val="24"/>
          <w:szCs w:val="24"/>
        </w:rPr>
      </w:pPr>
      <w:r w:rsidRPr="00F734FA">
        <w:rPr>
          <w:rFonts w:asciiTheme="majorBidi" w:hAnsiTheme="majorBidi" w:cstheme="majorBidi"/>
          <w:sz w:val="24"/>
          <w:szCs w:val="24"/>
        </w:rPr>
        <w:t>Software testing is a technical term used to refer to the process of validating software system in order to guarantee technical and requirement needs.</w:t>
      </w:r>
      <w:r>
        <w:rPr>
          <w:rFonts w:asciiTheme="majorBidi" w:hAnsiTheme="majorBidi" w:cstheme="majorBidi"/>
          <w:sz w:val="24"/>
          <w:szCs w:val="24"/>
        </w:rPr>
        <w:t xml:space="preserve"> </w:t>
      </w:r>
      <w:r w:rsidRPr="00F734FA">
        <w:rPr>
          <w:rFonts w:asciiTheme="majorBidi" w:hAnsiTheme="majorBidi" w:cstheme="majorBidi"/>
          <w:sz w:val="24"/>
          <w:szCs w:val="24"/>
        </w:rPr>
        <w:t>Software testing is believed to be an expensive and time consuming task as it consumes roughly 50% of the development assets</w:t>
      </w:r>
      <w:r>
        <w:rPr>
          <w:rFonts w:asciiTheme="majorBidi" w:hAnsiTheme="majorBidi" w:cstheme="majorBidi"/>
          <w:sz w:val="24"/>
          <w:szCs w:val="24"/>
        </w:rPr>
        <w:t xml:space="preserve"> </w:t>
      </w:r>
      <w:commentRangeStart w:id="253"/>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 "citationItems" : [ { "id" : "ITEM-1", "itemData" : { "DOI" : "10.1007/s13398-014-0173-7.2", "ISBN" : "9780874216561", "ISSN" : "0717-6163", "PMID" : "15003161", "abstract" : "Mycotoxins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 "author" : [ { "dropping-particle" : "", "family" : "Offutt", "given" : "Paul Amman Jeff", "non-dropping-particle" : "", "parse-names" : false, "suffix" : "" } ], "container-title" : "Igarss 2014", "id" : "ITEM-1", "issue" : "1", "issued" : { "date-parts" : [ [ "2014" ] ] }, "number-of-pages" : "1-5", "title" : "Introduction to Software Testing", "type" : "book" }, "uris" : [ "http://www.mendeley.com/documents/?uuid=29e70548-a8b6-4c4c-96f6-e4960de03fe7" ] } ], "mendeley" : { "formattedCitation" : "[1]", "plainTextFormattedCitation" : "[1]", "previouslyFormattedCitation" : "[1]" }, "properties" : { "noteIndex" : 0 }, "schema" : "https://github.com/citation-style-language/schema/raw/master/csl-citation.json" }</w:instrText>
      </w:r>
      <w:r>
        <w:rPr>
          <w:rFonts w:asciiTheme="majorBidi" w:hAnsiTheme="majorBidi" w:cstheme="majorBidi"/>
          <w:sz w:val="24"/>
          <w:szCs w:val="24"/>
        </w:rPr>
        <w:fldChar w:fldCharType="separate"/>
      </w:r>
      <w:r w:rsidRPr="0009398A">
        <w:rPr>
          <w:rFonts w:asciiTheme="majorBidi" w:hAnsiTheme="majorBidi" w:cstheme="majorBidi"/>
          <w:noProof/>
          <w:sz w:val="24"/>
          <w:szCs w:val="24"/>
        </w:rPr>
        <w:t>[1]</w:t>
      </w:r>
      <w:r>
        <w:rPr>
          <w:rFonts w:asciiTheme="majorBidi" w:hAnsiTheme="majorBidi" w:cstheme="majorBidi"/>
          <w:sz w:val="24"/>
          <w:szCs w:val="24"/>
        </w:rPr>
        <w:fldChar w:fldCharType="end"/>
      </w:r>
      <w:commentRangeEnd w:id="253"/>
      <w:r w:rsidR="002506A3">
        <w:rPr>
          <w:rStyle w:val="CommentReference"/>
        </w:rPr>
        <w:commentReference w:id="253"/>
      </w:r>
      <w:r w:rsidRPr="00F734FA">
        <w:rPr>
          <w:rFonts w:asciiTheme="majorBidi" w:hAnsiTheme="majorBidi" w:cstheme="majorBidi"/>
          <w:sz w:val="24"/>
          <w:szCs w:val="24"/>
        </w:rPr>
        <w:t>.</w:t>
      </w:r>
      <w:r>
        <w:rPr>
          <w:rFonts w:asciiTheme="majorBidi" w:hAnsiTheme="majorBidi" w:cstheme="majorBidi"/>
          <w:sz w:val="24"/>
          <w:szCs w:val="24"/>
        </w:rPr>
        <w:t xml:space="preserve"> Taking into consideration the cost of carrying out testing, it is desirable to give it adequate attention so that the cost is reduced as well as the effort to be expended. </w:t>
      </w:r>
      <w:commentRangeStart w:id="254"/>
      <w:r>
        <w:rPr>
          <w:rFonts w:asciiTheme="majorBidi" w:hAnsiTheme="majorBidi" w:cstheme="majorBidi"/>
          <w:sz w:val="24"/>
          <w:szCs w:val="24"/>
        </w:rPr>
        <w:t xml:space="preserve">One of the ways to reduce cost is to identify bugs in the early stage because any </w:t>
      </w:r>
      <w:r>
        <w:rPr>
          <w:rFonts w:asciiTheme="majorBidi" w:hAnsiTheme="majorBidi" w:cstheme="majorBidi"/>
          <w:sz w:val="24"/>
          <w:szCs w:val="24"/>
        </w:rPr>
        <w:lastRenderedPageBreak/>
        <w:t>bugs identified later can cost more to fix as it may affect other earlier stages (e.g., design, implementation, etc.) of the development. As software complexity keeps increasing, there is an urgent need to generate effective test data to carry out the testing process in a cost-effective manner</w:t>
      </w:r>
      <w:r w:rsidR="00472492">
        <w:rPr>
          <w:rFonts w:asciiTheme="majorBidi" w:hAnsiTheme="majorBidi" w:cstheme="majorBidi"/>
          <w:sz w:val="24"/>
          <w:szCs w:val="24"/>
        </w:rPr>
        <w:t xml:space="preserve"> </w:t>
      </w:r>
      <w:r w:rsidR="00472492">
        <w:rPr>
          <w:rFonts w:asciiTheme="majorBidi" w:hAnsiTheme="majorBidi" w:cstheme="majorBidi"/>
          <w:sz w:val="24"/>
          <w:szCs w:val="24"/>
        </w:rPr>
        <w:fldChar w:fldCharType="begin" w:fldLock="1"/>
      </w:r>
      <w:r w:rsidR="00472492">
        <w:rPr>
          <w:rFonts w:asciiTheme="majorBidi" w:hAnsiTheme="majorBidi" w:cstheme="majorBidi"/>
          <w:sz w:val="24"/>
          <w:szCs w:val="24"/>
        </w:rPr>
        <w:instrText>ADDIN CSL_CITATION { "citationItems" : [ { "id" : "ITEM-1", "itemData" : { "DOI" : "10.1002/j.2334-5837.2004.tb00608.x", "ISBN" : "2334-5837", "ISSN" : "23345837", "abstract" : "As systems become more complex, the costs to identify and correct requirements errors can consume large portions of project budgets. In general, there are two categories of cost associated with errors \u2013 cost of identification and cost of correction. This paper addresses an important element of the second category \u2013 the behavior of the cost of error correction as a project progresses. It is based on a study that used three approaches to determine the relative costs: the bottom-up cost method, the total cost breakdown method, and the top-down hypothetical project method. The approaches and results described in this paper presume development of a hardware/software system having project characteristics similar to those used in the development of a large, complex spacecraft, a military aircraft, or a small communications satellite. The results of the study show clearly that cost-to-fix escalates exponentially as the project progresses. If the cost of fixing a requirements error discovered during the requirements phase is defined to be 1 unit, the cost to fix that error if found during the design phase increases to 3\u20138 units; at the manufacturing/build phase, the cost to fix the error is 7\u201316 units; at the integration and test phase, the cost to fix the error becomes 21\u201378 units; and at the operations phase, the cost to fix the requirements error ranged from 29 units to more than 1500 units.", "author" : [ { "dropping-particle" : "", "family" : "Haskins", "given" : "B.;", "non-dropping-particle" : "", "parse-names" : false, "suffix" : "" }, { "dropping-particle" : "", "family" : "Dick", "given" : "B.;", "non-dropping-particle" : "", "parse-names" : false, "suffix" : "" }, { "dropping-particle" : "", "family" : "Stecklein", "given" : "J.;", "non-dropping-particle" : "", "parse-names" : false, "suffix" : "" }, { "dropping-particle" : "", "family" : "Lovell", "given" : "R.;", "non-dropping-particle" : "", "parse-names" : false, "suffix" : "" }, { "dropping-particle" : "", "family" : "Moroney", "given" : "G.;", "non-dropping-particle" : "", "parse-names" : false, "suffix" : "" }, { "dropping-particle" : "", "family" : "Dabney", "given" : "J", "non-dropping-particle" : "", "parse-names" : false, "suffix" : "" } ], "container-title" : "Incose -Annual Conference Symposium Proceedings- Cd Rom Edition; 2004", "id" : "ITEM-1", "issued" : { "date-parts" : [ [ "2004" ] ] }, "page" : "8.4.2", "title" : "Error Cost Escalation Through the Project Life Cycle", "type" : "article-journal" }, "uris" : [ "http://www.mendeley.com/documents/?uuid=4abb3716-86d7-4dc4-8060-095644cc9d59" ] } ], "mendeley" : { "formattedCitation" : "[2]", "plainTextFormattedCitation" : "[2]", "previouslyFormattedCitation" : "[2]" }, "properties" : { "noteIndex" : 0 }, "schema" : "https://github.com/citation-style-language/schema/raw/master/csl-citation.json" }</w:instrText>
      </w:r>
      <w:r w:rsidR="00472492">
        <w:rPr>
          <w:rFonts w:asciiTheme="majorBidi" w:hAnsiTheme="majorBidi" w:cstheme="majorBidi"/>
          <w:sz w:val="24"/>
          <w:szCs w:val="24"/>
        </w:rPr>
        <w:fldChar w:fldCharType="separate"/>
      </w:r>
      <w:r w:rsidR="00472492" w:rsidRPr="00472492">
        <w:rPr>
          <w:rFonts w:asciiTheme="majorBidi" w:hAnsiTheme="majorBidi" w:cstheme="majorBidi"/>
          <w:noProof/>
          <w:sz w:val="24"/>
          <w:szCs w:val="24"/>
        </w:rPr>
        <w:t>[2]</w:t>
      </w:r>
      <w:r w:rsidR="00472492">
        <w:rPr>
          <w:rFonts w:asciiTheme="majorBidi" w:hAnsiTheme="majorBidi" w:cstheme="majorBidi"/>
          <w:sz w:val="24"/>
          <w:szCs w:val="24"/>
        </w:rPr>
        <w:fldChar w:fldCharType="end"/>
      </w:r>
      <w:r>
        <w:rPr>
          <w:rFonts w:asciiTheme="majorBidi" w:hAnsiTheme="majorBidi" w:cstheme="majorBidi"/>
          <w:sz w:val="24"/>
          <w:szCs w:val="24"/>
        </w:rPr>
        <w:t xml:space="preserve">. Software testing therefore </w:t>
      </w:r>
      <w:commentRangeEnd w:id="254"/>
      <w:r w:rsidR="00172015">
        <w:rPr>
          <w:rStyle w:val="CommentReference"/>
        </w:rPr>
        <w:commentReference w:id="254"/>
      </w:r>
      <w:r>
        <w:rPr>
          <w:rFonts w:asciiTheme="majorBidi" w:hAnsiTheme="majorBidi" w:cstheme="majorBidi"/>
          <w:sz w:val="24"/>
          <w:szCs w:val="24"/>
        </w:rPr>
        <w:t xml:space="preserve">helps in providing stakeholders with valid empirical reports about the quality of a software system, product, or service. </w:t>
      </w:r>
      <w:r w:rsidR="00172015">
        <w:rPr>
          <w:rStyle w:val="CommentReference"/>
        </w:rPr>
        <w:commentReference w:id="255"/>
      </w:r>
    </w:p>
    <w:p w14:paraId="3AAAA229" w14:textId="77777777" w:rsidR="00C411E4" w:rsidRPr="00D43DAE" w:rsidRDefault="00C411E4" w:rsidP="00C411E4">
      <w:pPr>
        <w:pStyle w:val="Heading2"/>
        <w:numPr>
          <w:ilvl w:val="1"/>
          <w:numId w:val="25"/>
        </w:numPr>
        <w:rPr>
          <w:rFonts w:asciiTheme="majorBidi" w:hAnsiTheme="majorBidi" w:cstheme="majorBidi"/>
          <w:sz w:val="24"/>
          <w:szCs w:val="24"/>
        </w:rPr>
      </w:pPr>
      <w:bookmarkStart w:id="256" w:name="_Toc506718099"/>
      <w:r>
        <w:t>Problem Statement</w:t>
      </w:r>
      <w:bookmarkEnd w:id="256"/>
      <w:r>
        <w:t xml:space="preserve"> </w:t>
      </w:r>
    </w:p>
    <w:p w14:paraId="3F1BCED8" w14:textId="028540B5" w:rsidR="00C411E4" w:rsidRDefault="00C411E4" w:rsidP="006B0281">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It is generally established that software testing is one of the most integral parts of software development and costs up to half of the total budget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 "citationItems" : [ { "id" : "ITEM-1", "itemData" : { "DOI" : "10.1007/s13398-014-0173-7.2", "ISBN" : "9780874216561", "ISSN" : "0717-6163", "PMID" : "15003161", "abstract" : "Mycotoxins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 "author" : [ { "dropping-particle" : "", "family" : "Offutt", "given" : "Paul Amman Jeff", "non-dropping-particle" : "", "parse-names" : false, "suffix" : "" } ], "container-title" : "Igarss 2014", "id" : "ITEM-1", "issue" : "1", "issued" : { "date-parts" : [ [ "2014" ] ] }, "number-of-pages" : "1-5", "title" : "Introduction to Software Testing", "type" : "book" }, "uris" : [ "http://www.mendeley.com/documents/?uuid=29e70548-a8b6-4c4c-96f6-e4960de03fe7" ] } ], "mendeley" : { "formattedCitation" : "[1]", "plainTextFormattedCitation" : "[1]", "previouslyFormattedCitation" : "[1]" }, "properties" : { "noteIndex" : 0 }, "schema" : "https://github.com/citation-style-language/schema/raw/master/csl-citation.json" }</w:instrText>
      </w:r>
      <w:r>
        <w:rPr>
          <w:rFonts w:asciiTheme="majorBidi" w:hAnsiTheme="majorBidi" w:cstheme="majorBidi"/>
          <w:sz w:val="24"/>
          <w:szCs w:val="24"/>
        </w:rPr>
        <w:fldChar w:fldCharType="separate"/>
      </w:r>
      <w:r w:rsidRPr="00D43DAE">
        <w:rPr>
          <w:rFonts w:asciiTheme="majorBidi" w:hAnsiTheme="majorBidi" w:cstheme="majorBidi"/>
          <w:noProof/>
          <w:sz w:val="24"/>
          <w:szCs w:val="24"/>
        </w:rPr>
        <w:t>[1]</w:t>
      </w:r>
      <w:r>
        <w:rPr>
          <w:rFonts w:asciiTheme="majorBidi" w:hAnsiTheme="majorBidi" w:cstheme="majorBidi"/>
          <w:sz w:val="24"/>
          <w:szCs w:val="24"/>
        </w:rPr>
        <w:fldChar w:fldCharType="end"/>
      </w:r>
      <w:r>
        <w:rPr>
          <w:rFonts w:asciiTheme="majorBidi" w:hAnsiTheme="majorBidi" w:cstheme="majorBidi"/>
          <w:sz w:val="24"/>
          <w:szCs w:val="24"/>
        </w:rPr>
        <w:t xml:space="preserve">. There is no doubt that automation of the procedure would considerably reduce the cost. </w:t>
      </w:r>
      <w:r w:rsidRPr="00435CB7">
        <w:rPr>
          <w:rFonts w:asciiTheme="majorBidi" w:hAnsiTheme="majorBidi" w:cstheme="majorBidi"/>
          <w:sz w:val="24"/>
          <w:szCs w:val="24"/>
        </w:rPr>
        <w:t xml:space="preserve">Mutation testing </w:t>
      </w:r>
      <w:r>
        <w:rPr>
          <w:rFonts w:asciiTheme="majorBidi" w:hAnsiTheme="majorBidi" w:cstheme="majorBidi"/>
          <w:sz w:val="24"/>
          <w:szCs w:val="24"/>
        </w:rPr>
        <w:t>is recognized as an effective type of testing software system</w:t>
      </w:r>
      <w:r w:rsidR="00472492">
        <w:rPr>
          <w:rFonts w:asciiTheme="majorBidi" w:hAnsiTheme="majorBidi" w:cstheme="majorBidi"/>
          <w:sz w:val="24"/>
          <w:szCs w:val="24"/>
        </w:rPr>
        <w:t xml:space="preserve"> </w:t>
      </w:r>
      <w:r w:rsidR="007F45A6">
        <w:rPr>
          <w:rFonts w:asciiTheme="majorBidi" w:hAnsiTheme="majorBidi" w:cstheme="majorBidi"/>
          <w:sz w:val="24"/>
          <w:szCs w:val="24"/>
        </w:rPr>
        <w:fldChar w:fldCharType="begin" w:fldLock="1"/>
      </w:r>
      <w:r w:rsidR="007F45A6">
        <w:rPr>
          <w:rFonts w:asciiTheme="majorBidi" w:hAnsiTheme="majorBidi" w:cstheme="majorBidi"/>
          <w:sz w:val="24"/>
          <w:szCs w:val="24"/>
        </w:rPr>
        <w:instrText>ADDIN CSL_CITATION { "citationItems" : [ { "id" : "ITEM-1", "itemData" : { "author" : [ { "dropping-particle" : "", "family" : "Eric", "given" : "W", "non-dropping-particle" : "", "parse-names" : false, "suffix" : "" } ], "id" : "ITEM-1", "issued" : { "date-parts" : [ [ "1995" ] ] }, "page" : "9314", "title" : "Fault detection effectiveness of mutation and data flow testing", "type" : "article-journal", "volume" : "83" }, "uris" : [ "http://www.mendeley.com/documents/?uuid=c329ebe8-d887-48ac-af9f-5fb6ac7d9cd5" ] } ], "mendeley" : { "formattedCitation" : "[3]", "plainTextFormattedCitation" : "[3]", "previouslyFormattedCitation" : "[3]" }, "properties" : { "noteIndex" : 0 }, "schema" : "https://github.com/citation-style-language/schema/raw/master/csl-citation.json" }</w:instrText>
      </w:r>
      <w:r w:rsidR="007F45A6">
        <w:rPr>
          <w:rFonts w:asciiTheme="majorBidi" w:hAnsiTheme="majorBidi" w:cstheme="majorBidi"/>
          <w:sz w:val="24"/>
          <w:szCs w:val="24"/>
        </w:rPr>
        <w:fldChar w:fldCharType="separate"/>
      </w:r>
      <w:r w:rsidR="007F45A6" w:rsidRPr="007F45A6">
        <w:rPr>
          <w:rFonts w:asciiTheme="majorBidi" w:hAnsiTheme="majorBidi" w:cstheme="majorBidi"/>
          <w:noProof/>
          <w:sz w:val="24"/>
          <w:szCs w:val="24"/>
        </w:rPr>
        <w:t>[3]</w:t>
      </w:r>
      <w:r w:rsidR="007F45A6">
        <w:rPr>
          <w:rFonts w:asciiTheme="majorBidi" w:hAnsiTheme="majorBidi" w:cstheme="majorBidi"/>
          <w:sz w:val="24"/>
          <w:szCs w:val="24"/>
        </w:rPr>
        <w:fldChar w:fldCharType="end"/>
      </w:r>
      <w:r>
        <w:rPr>
          <w:rFonts w:asciiTheme="majorBidi" w:hAnsiTheme="majorBidi" w:cstheme="majorBidi"/>
          <w:sz w:val="24"/>
          <w:szCs w:val="24"/>
        </w:rPr>
        <w:t>. However, it is not adopted in industry. The failure to adopt it is nothing but because of its cost</w:t>
      </w:r>
      <w:r w:rsidR="007F45A6">
        <w:rPr>
          <w:rFonts w:asciiTheme="majorBidi" w:hAnsiTheme="majorBidi" w:cstheme="majorBidi"/>
          <w:sz w:val="24"/>
          <w:szCs w:val="24"/>
        </w:rPr>
        <w:t xml:space="preserve"> </w:t>
      </w:r>
      <w:r w:rsidR="007F45A6">
        <w:rPr>
          <w:rFonts w:asciiTheme="majorBidi" w:hAnsiTheme="majorBidi" w:cstheme="majorBidi"/>
          <w:sz w:val="24"/>
          <w:szCs w:val="24"/>
        </w:rPr>
        <w:fldChar w:fldCharType="begin" w:fldLock="1"/>
      </w:r>
      <w:r w:rsidR="002E3CEA">
        <w:rPr>
          <w:rFonts w:asciiTheme="majorBidi" w:hAnsiTheme="majorBidi" w:cstheme="majorBidi"/>
          <w:sz w:val="24"/>
          <w:szCs w:val="24"/>
        </w:rPr>
        <w:instrText>ADDIN CSL_CITATION { "citationItems" : [ { "id" : "ITEM-1", "itemData" : { "DOI" : "10.1109/TSE.2012.56", "ISBN" : "0098-5589 VO - 39", "ISSN" : "00985589", "abstract" : "Testing provides a primary means for assuring software in safety-critical systems. To demonstrate, particularly to a certification authority, that sufficient testing has been performed, it is necessary to achieve the test coverage levels recommended or mandated by safety standards and industry guidelines. Mutation testing provides an alternative or complementary method of measuring test sufficiency, but has not been widely adopted in the safety-critical industry. In this study, we provide an empirical evaluation of the application of mutation testing to airborne software systems which have already satisfied the coverage requirements for certification. Specifically, we apply mutation testing to safety-critical software developed using high-integrity subsets of C and Ada, identify the most effective mutant types, and analyze the root causes of failures in test cases. Our findings show how mutation testing could be effective where traditional structural coverage analysis and manual peer review have failed. They also show that several testing issues have origins beyond the test activity, and this suggests improvements to the requirements definition and coding process. Our study also examines the relationship between program characteristics and mutation survival and considers how program size can provide a means for targeting test areas most likely to have dormant faults. Industry feedback is also provided, particularly on how mutation testing can be integrated into a typical verification life cycle of airborne software.", "author" : [ { "dropping-particle" : "", "family" : "Baker", "given" : "Richard", "non-dropping-particle" : "", "parse-names" : false, "suffix" : "" }, { "dropping-particle" : "", "family" : "Habli", "given" : "Ibrahim", "non-dropping-particle" : "", "parse-names" : false, "suffix" : "" } ], "container-title" : "IEEE Transactions on Software Engineering", "id" : "ITEM-1", "issue" : "6", "issued" : { "date-parts" : [ [ "2013" ] ] }, "page" : "787-805", "title" : "An empirical evaluation of mutation testing for improving the test quality of safety-critical software", "type" : "article-journal", "volume" : "39" }, "uris" : [ "http://www.mendeley.com/documents/?uuid=f1825fed-edd5-4f21-ba66-8b0220503cba" ] } ], "mendeley" : { "formattedCitation" : "[4]", "plainTextFormattedCitation" : "[4]", "previouslyFormattedCitation" : "[4]" }, "properties" : { "noteIndex" : 0 }, "schema" : "https://github.com/citation-style-language/schema/raw/master/csl-citation.json" }</w:instrText>
      </w:r>
      <w:r w:rsidR="007F45A6">
        <w:rPr>
          <w:rFonts w:asciiTheme="majorBidi" w:hAnsiTheme="majorBidi" w:cstheme="majorBidi"/>
          <w:sz w:val="24"/>
          <w:szCs w:val="24"/>
        </w:rPr>
        <w:fldChar w:fldCharType="separate"/>
      </w:r>
      <w:r w:rsidR="007F45A6" w:rsidRPr="007F45A6">
        <w:rPr>
          <w:rFonts w:asciiTheme="majorBidi" w:hAnsiTheme="majorBidi" w:cstheme="majorBidi"/>
          <w:noProof/>
          <w:sz w:val="24"/>
          <w:szCs w:val="24"/>
        </w:rPr>
        <w:t>[4]</w:t>
      </w:r>
      <w:r w:rsidR="007F45A6">
        <w:rPr>
          <w:rFonts w:asciiTheme="majorBidi" w:hAnsiTheme="majorBidi" w:cstheme="majorBidi"/>
          <w:sz w:val="24"/>
          <w:szCs w:val="24"/>
        </w:rPr>
        <w:fldChar w:fldCharType="end"/>
      </w:r>
      <w:r>
        <w:rPr>
          <w:rFonts w:asciiTheme="majorBidi" w:hAnsiTheme="majorBidi" w:cstheme="majorBidi"/>
          <w:sz w:val="24"/>
          <w:szCs w:val="24"/>
        </w:rPr>
        <w:t>. This cost is incurred from creating mutants and executing them. It is prohibitively expensive to decide to execute all the possible mutants of a program even for an averagely big-sized program. The efforts expended in identifying equivalent mutants also contributes to the high cost of mutation testing. It can be concluded that mutation testing has two major problems: the problem of detecting equivalent mutants and the problem of the large number of mutants to be produced and executed. We intend to target the problem of developing non-trivial mutants and developing effective test cases to kill them. This will help in demonstrating and mimicking the mutant creation by a competent programmer so as to have confidence on the test cases that can kill those non-trivial mutants. Also, measuring the effectiveness of test cases using mutation score is not good enough because it makes it hard to measure the power to kill mutants by individual test cases.</w:t>
      </w:r>
      <w:r w:rsidR="00CB064B">
        <w:rPr>
          <w:rFonts w:asciiTheme="majorBidi" w:hAnsiTheme="majorBidi" w:cstheme="majorBidi"/>
          <w:sz w:val="24"/>
          <w:szCs w:val="24"/>
        </w:rPr>
        <w:t xml:space="preserve"> Mutation score of a test suite is the ratio of the killed mutants to the total number of non-equivalent mutants involved in the execution. </w:t>
      </w:r>
      <w:r w:rsidR="00277056">
        <w:rPr>
          <w:rFonts w:asciiTheme="majorBidi" w:hAnsiTheme="majorBidi" w:cstheme="majorBidi"/>
          <w:sz w:val="24"/>
          <w:szCs w:val="24"/>
        </w:rPr>
        <w:lastRenderedPageBreak/>
        <w:t xml:space="preserve">It is the percentage of </w:t>
      </w:r>
      <w:r w:rsidR="006B0281">
        <w:rPr>
          <w:rFonts w:asciiTheme="majorBidi" w:hAnsiTheme="majorBidi" w:cstheme="majorBidi"/>
          <w:sz w:val="24"/>
          <w:szCs w:val="24"/>
        </w:rPr>
        <w:t xml:space="preserve">non-equivalent mutants that are killed by the set of test cases. </w:t>
      </w:r>
      <w:r w:rsidR="00CB064B">
        <w:rPr>
          <w:rFonts w:asciiTheme="majorBidi" w:hAnsiTheme="majorBidi" w:cstheme="majorBidi"/>
          <w:sz w:val="24"/>
          <w:szCs w:val="24"/>
        </w:rPr>
        <w:t>A mutation score of 1.00 signifies that all the mutants are killed</w:t>
      </w:r>
      <w:r w:rsidR="006B0281">
        <w:rPr>
          <w:rFonts w:asciiTheme="majorBidi" w:hAnsiTheme="majorBidi" w:cstheme="majorBidi"/>
          <w:sz w:val="24"/>
          <w:szCs w:val="24"/>
        </w:rPr>
        <w:t xml:space="preserve"> and the test cases are mutation adequate</w:t>
      </w:r>
      <w:r w:rsidR="00CB064B">
        <w:rPr>
          <w:rFonts w:asciiTheme="majorBidi" w:hAnsiTheme="majorBidi" w:cstheme="majorBidi"/>
          <w:sz w:val="24"/>
          <w:szCs w:val="24"/>
        </w:rPr>
        <w:t xml:space="preserve"> </w:t>
      </w:r>
      <w:r w:rsidR="002E3CEA">
        <w:rPr>
          <w:rFonts w:asciiTheme="majorBidi" w:hAnsiTheme="majorBidi" w:cstheme="majorBidi"/>
          <w:sz w:val="24"/>
          <w:szCs w:val="24"/>
        </w:rPr>
        <w:fldChar w:fldCharType="begin" w:fldLock="1"/>
      </w:r>
      <w:r w:rsidR="003C03F5">
        <w:rPr>
          <w:rFonts w:asciiTheme="majorBidi" w:hAnsiTheme="majorBidi" w:cstheme="majorBidi"/>
          <w:sz w:val="24"/>
          <w:szCs w:val="24"/>
        </w:rPr>
        <w:instrText>ADDIN CSL_CITATION { "citationItems" : [ { "id" : "ITEM-1", "itemData" : { "DOI" : "10.1109/TSE.2012.56", "ISBN" : "0098-5589 VO - 39", "ISSN" : "00985589", "abstract" : "Testing provides a primary means for assuring software in safety-critical systems. To demonstrate, particularly to a certification authority, that sufficient testing has been performed, it is necessary to achieve the test coverage levels recommended or mandated by safety standards and industry guidelines. Mutation testing provides an alternative or complementary method of measuring test sufficiency, but has not been widely adopted in the safety-critical industry. In this study, we provide an empirical evaluation of the application of mutation testing to airborne software systems which have already satisfied the coverage requirements for certification. Specifically, we apply mutation testing to safety-critical software developed using high-integrity subsets of C and Ada, identify the most effective mutant types, and analyze the root causes of failures in test cases. Our findings show how mutation testing could be effective where traditional structural coverage analysis and manual peer review have failed. They also show that several testing issues have origins beyond the test activity, and this suggests improvements to the requirements definition and coding process. Our study also examines the relationship between program characteristics and mutation survival and considers how program size can provide a means for targeting test areas most likely to have dormant faults. Industry feedback is also provided, particularly on how mutation testing can be integrated into a typical verification life cycle of airborne software.", "author" : [ { "dropping-particle" : "", "family" : "Baker", "given" : "Richard", "non-dropping-particle" : "", "parse-names" : false, "suffix" : "" }, { "dropping-particle" : "", "family" : "Habli", "given" : "Ibrahim", "non-dropping-particle" : "", "parse-names" : false, "suffix" : "" } ], "container-title" : "IEEE Transactions on Software Engineering", "id" : "ITEM-1", "issue" : "6", "issued" : { "date-parts" : [ [ "2013" ] ] }, "page" : "787-805", "title" : "An empirical evaluation of mutation testing for improving the test quality of safety-critical software", "type" : "article-journal", "volume" : "39" }, "uris" : [ "http://www.mendeley.com/documents/?uuid=f1825fed-edd5-4f21-ba66-8b0220503cba" ] } ], "mendeley" : { "formattedCitation" : "[4]", "plainTextFormattedCitation" : "[4]", "previouslyFormattedCitation" : "[4]" }, "properties" : { "noteIndex" : 0 }, "schema" : "https://github.com/citation-style-language/schema/raw/master/csl-citation.json" }</w:instrText>
      </w:r>
      <w:r w:rsidR="002E3CEA">
        <w:rPr>
          <w:rFonts w:asciiTheme="majorBidi" w:hAnsiTheme="majorBidi" w:cstheme="majorBidi"/>
          <w:sz w:val="24"/>
          <w:szCs w:val="24"/>
        </w:rPr>
        <w:fldChar w:fldCharType="separate"/>
      </w:r>
      <w:r w:rsidR="002E3CEA" w:rsidRPr="002E3CEA">
        <w:rPr>
          <w:rFonts w:asciiTheme="majorBidi" w:hAnsiTheme="majorBidi" w:cstheme="majorBidi"/>
          <w:noProof/>
          <w:sz w:val="24"/>
          <w:szCs w:val="24"/>
        </w:rPr>
        <w:t>[4]</w:t>
      </w:r>
      <w:r w:rsidR="002E3CEA">
        <w:rPr>
          <w:rFonts w:asciiTheme="majorBidi" w:hAnsiTheme="majorBidi" w:cstheme="majorBidi"/>
          <w:sz w:val="24"/>
          <w:szCs w:val="24"/>
        </w:rPr>
        <w:fldChar w:fldCharType="end"/>
      </w:r>
      <w:r w:rsidR="00CB064B">
        <w:rPr>
          <w:rFonts w:asciiTheme="majorBidi" w:hAnsiTheme="majorBidi" w:cstheme="majorBidi"/>
          <w:sz w:val="24"/>
          <w:szCs w:val="24"/>
        </w:rPr>
        <w:t>.</w:t>
      </w:r>
      <w:r>
        <w:rPr>
          <w:rFonts w:asciiTheme="majorBidi" w:hAnsiTheme="majorBidi" w:cstheme="majorBidi"/>
          <w:sz w:val="24"/>
          <w:szCs w:val="24"/>
        </w:rPr>
        <w:t xml:space="preserve"> This research would automate the generation of high quality mutants and effective test cases using GAs.</w:t>
      </w:r>
    </w:p>
    <w:p w14:paraId="28DB070B" w14:textId="77777777" w:rsidR="00C411E4" w:rsidRPr="004108CD" w:rsidRDefault="00C411E4" w:rsidP="00C411E4">
      <w:pPr>
        <w:pStyle w:val="Heading2"/>
        <w:numPr>
          <w:ilvl w:val="1"/>
          <w:numId w:val="25"/>
        </w:numPr>
      </w:pPr>
      <w:bookmarkStart w:id="257" w:name="_Toc506718100"/>
      <w:r w:rsidRPr="004108CD">
        <w:t>Major Contributions</w:t>
      </w:r>
      <w:bookmarkEnd w:id="257"/>
    </w:p>
    <w:p w14:paraId="75A9EAEA" w14:textId="77777777" w:rsidR="00C411E4" w:rsidRPr="00F734FA" w:rsidRDefault="00C411E4" w:rsidP="00C411E4">
      <w:pPr>
        <w:spacing w:line="480" w:lineRule="auto"/>
        <w:rPr>
          <w:rFonts w:asciiTheme="majorBidi" w:hAnsiTheme="majorBidi" w:cstheme="majorBidi"/>
          <w:sz w:val="24"/>
          <w:szCs w:val="24"/>
        </w:rPr>
      </w:pPr>
      <w:r w:rsidRPr="00F734FA">
        <w:rPr>
          <w:rFonts w:asciiTheme="majorBidi" w:hAnsiTheme="majorBidi" w:cstheme="majorBidi"/>
          <w:sz w:val="24"/>
          <w:szCs w:val="24"/>
        </w:rPr>
        <w:t xml:space="preserve">The major contributions of this thesis </w:t>
      </w:r>
      <w:r>
        <w:rPr>
          <w:rFonts w:asciiTheme="majorBidi" w:hAnsiTheme="majorBidi" w:cstheme="majorBidi"/>
          <w:sz w:val="24"/>
          <w:szCs w:val="24"/>
        </w:rPr>
        <w:t>can be</w:t>
      </w:r>
      <w:r w:rsidRPr="00F734FA">
        <w:rPr>
          <w:rFonts w:asciiTheme="majorBidi" w:hAnsiTheme="majorBidi" w:cstheme="majorBidi"/>
          <w:sz w:val="24"/>
          <w:szCs w:val="24"/>
        </w:rPr>
        <w:t xml:space="preserve"> enumerated as follows:</w:t>
      </w:r>
    </w:p>
    <w:p w14:paraId="12A5FC83" w14:textId="77777777" w:rsidR="00C411E4" w:rsidRPr="00F734FA" w:rsidRDefault="00C411E4" w:rsidP="00FF5F77">
      <w:pPr>
        <w:pStyle w:val="ListParagraph"/>
        <w:numPr>
          <w:ilvl w:val="0"/>
          <w:numId w:val="41"/>
        </w:numPr>
        <w:spacing w:line="480" w:lineRule="auto"/>
        <w:rPr>
          <w:rFonts w:asciiTheme="majorBidi" w:hAnsiTheme="majorBidi" w:cstheme="majorBidi"/>
          <w:sz w:val="24"/>
          <w:szCs w:val="24"/>
        </w:rPr>
      </w:pPr>
      <w:r w:rsidRPr="00F734FA">
        <w:rPr>
          <w:rFonts w:asciiTheme="majorBidi" w:hAnsiTheme="majorBidi" w:cstheme="majorBidi"/>
          <w:sz w:val="24"/>
          <w:szCs w:val="24"/>
        </w:rPr>
        <w:t>Developing a framework and features to compare the existing GA-based test data generation techniques</w:t>
      </w:r>
      <w:r>
        <w:rPr>
          <w:rFonts w:asciiTheme="majorBidi" w:hAnsiTheme="majorBidi" w:cstheme="majorBidi"/>
          <w:sz w:val="24"/>
          <w:szCs w:val="24"/>
          <w:lang w:val="yo-NG"/>
        </w:rPr>
        <w:t>;</w:t>
      </w:r>
    </w:p>
    <w:p w14:paraId="04D4D77B" w14:textId="17E54C32" w:rsidR="00C411E4" w:rsidRPr="00B52646" w:rsidRDefault="00C411E4" w:rsidP="00FF5F77">
      <w:pPr>
        <w:pStyle w:val="ListParagraph"/>
        <w:numPr>
          <w:ilvl w:val="0"/>
          <w:numId w:val="41"/>
        </w:numPr>
        <w:spacing w:line="480" w:lineRule="auto"/>
        <w:rPr>
          <w:rFonts w:asciiTheme="majorBidi" w:hAnsiTheme="majorBidi" w:cstheme="majorBidi"/>
          <w:sz w:val="24"/>
          <w:szCs w:val="24"/>
        </w:rPr>
      </w:pPr>
      <w:r w:rsidRPr="00F734FA">
        <w:rPr>
          <w:rFonts w:asciiTheme="majorBidi" w:hAnsiTheme="majorBidi" w:cstheme="majorBidi"/>
          <w:sz w:val="24"/>
          <w:szCs w:val="24"/>
        </w:rPr>
        <w:t>Carrying out the comparison of the techniques (or generators) based on the developed features</w:t>
      </w:r>
      <w:r>
        <w:rPr>
          <w:rFonts w:asciiTheme="majorBidi" w:hAnsiTheme="majorBidi" w:cstheme="majorBidi"/>
          <w:sz w:val="24"/>
          <w:szCs w:val="24"/>
          <w:lang w:val="yo-NG"/>
        </w:rPr>
        <w:t xml:space="preserve"> and identifying the gaps;</w:t>
      </w:r>
    </w:p>
    <w:p w14:paraId="52A8D6B5" w14:textId="3DA53F61" w:rsidR="004F0CBF" w:rsidRDefault="004F0CBF" w:rsidP="00FF5F77">
      <w:pPr>
        <w:pStyle w:val="ListParagraph"/>
        <w:numPr>
          <w:ilvl w:val="0"/>
          <w:numId w:val="41"/>
        </w:numPr>
        <w:spacing w:line="480" w:lineRule="auto"/>
        <w:rPr>
          <w:rFonts w:asciiTheme="majorBidi" w:hAnsiTheme="majorBidi" w:cstheme="majorBidi"/>
          <w:sz w:val="24"/>
          <w:szCs w:val="24"/>
        </w:rPr>
      </w:pPr>
      <w:r>
        <w:rPr>
          <w:rFonts w:asciiTheme="majorBidi" w:hAnsiTheme="majorBidi" w:cstheme="majorBidi"/>
          <w:sz w:val="24"/>
          <w:szCs w:val="24"/>
        </w:rPr>
        <w:t>Proposing a black-box GA-based test data technique;</w:t>
      </w:r>
    </w:p>
    <w:p w14:paraId="17D86D62" w14:textId="3D9AC1EC" w:rsidR="004F0CBF" w:rsidRPr="00B52646" w:rsidRDefault="004F0CBF" w:rsidP="00B52646">
      <w:pPr>
        <w:pStyle w:val="ListParagraph"/>
        <w:numPr>
          <w:ilvl w:val="0"/>
          <w:numId w:val="41"/>
        </w:numPr>
        <w:spacing w:line="480" w:lineRule="auto"/>
        <w:jc w:val="both"/>
        <w:rPr>
          <w:rFonts w:asciiTheme="majorBidi" w:hAnsiTheme="majorBidi" w:cstheme="majorBidi"/>
          <w:sz w:val="24"/>
          <w:szCs w:val="24"/>
        </w:rPr>
      </w:pPr>
      <w:r>
        <w:rPr>
          <w:rFonts w:asciiTheme="majorBidi" w:hAnsiTheme="majorBidi" w:cstheme="majorBidi"/>
          <w:sz w:val="24"/>
          <w:szCs w:val="24"/>
        </w:rPr>
        <w:t>Incorporating and implementing the test generation technique with mutants</w:t>
      </w:r>
      <w:r w:rsidR="006D7A55">
        <w:rPr>
          <w:rFonts w:asciiTheme="majorBidi" w:hAnsiTheme="majorBidi" w:cstheme="majorBidi"/>
          <w:sz w:val="24"/>
          <w:szCs w:val="24"/>
        </w:rPr>
        <w:t xml:space="preserve">’ </w:t>
      </w:r>
      <w:r>
        <w:rPr>
          <w:rFonts w:asciiTheme="majorBidi" w:hAnsiTheme="majorBidi" w:cstheme="majorBidi"/>
          <w:sz w:val="24"/>
          <w:szCs w:val="24"/>
        </w:rPr>
        <w:t>generator establishing a non-cooperative game between them so that effective test cases and non-trivial mutants are generated competitive;</w:t>
      </w:r>
    </w:p>
    <w:p w14:paraId="2AE51538" w14:textId="56AFFCF0" w:rsidR="00C411E4" w:rsidRPr="00F734FA" w:rsidRDefault="00C411E4" w:rsidP="004F0CBF">
      <w:pPr>
        <w:pStyle w:val="ListParagraph"/>
        <w:numPr>
          <w:ilvl w:val="0"/>
          <w:numId w:val="41"/>
        </w:numPr>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Carrying out experiment to validate and </w:t>
      </w:r>
      <w:r w:rsidR="004F0CBF">
        <w:rPr>
          <w:rFonts w:asciiTheme="majorBidi" w:hAnsiTheme="majorBidi" w:cstheme="majorBidi"/>
          <w:sz w:val="24"/>
          <w:szCs w:val="24"/>
        </w:rPr>
        <w:t>evaluate</w:t>
      </w:r>
      <w:r w:rsidR="004F0CBF" w:rsidRPr="00F734FA">
        <w:rPr>
          <w:rFonts w:asciiTheme="majorBidi" w:hAnsiTheme="majorBidi" w:cstheme="majorBidi"/>
          <w:sz w:val="24"/>
          <w:szCs w:val="24"/>
        </w:rPr>
        <w:t xml:space="preserve"> </w:t>
      </w:r>
      <w:r w:rsidRPr="00F734FA">
        <w:rPr>
          <w:rFonts w:asciiTheme="majorBidi" w:hAnsiTheme="majorBidi" w:cstheme="majorBidi"/>
          <w:sz w:val="24"/>
          <w:szCs w:val="24"/>
        </w:rPr>
        <w:t>the effectiveness of the implemented approach u</w:t>
      </w:r>
      <w:r>
        <w:rPr>
          <w:rFonts w:asciiTheme="majorBidi" w:hAnsiTheme="majorBidi" w:cstheme="majorBidi"/>
          <w:sz w:val="24"/>
          <w:szCs w:val="24"/>
        </w:rPr>
        <w:t xml:space="preserve">sing different subject </w:t>
      </w:r>
      <w:r w:rsidR="00A509AE">
        <w:rPr>
          <w:rFonts w:asciiTheme="majorBidi" w:hAnsiTheme="majorBidi" w:cstheme="majorBidi"/>
          <w:sz w:val="24"/>
          <w:szCs w:val="24"/>
          <w:lang w:val="yo-NG"/>
        </w:rPr>
        <w:t>MATLAB</w:t>
      </w:r>
      <w:r w:rsidR="00A509AE">
        <w:rPr>
          <w:rFonts w:asciiTheme="majorBidi" w:hAnsiTheme="majorBidi" w:cstheme="majorBidi"/>
          <w:sz w:val="24"/>
          <w:szCs w:val="24"/>
        </w:rPr>
        <w:t xml:space="preserve"> </w:t>
      </w:r>
      <w:r>
        <w:rPr>
          <w:rFonts w:asciiTheme="majorBidi" w:hAnsiTheme="majorBidi" w:cstheme="majorBidi"/>
          <w:sz w:val="24"/>
          <w:szCs w:val="24"/>
        </w:rPr>
        <w:t>programs</w:t>
      </w:r>
      <w:r>
        <w:rPr>
          <w:rFonts w:asciiTheme="majorBidi" w:hAnsiTheme="majorBidi" w:cstheme="majorBidi"/>
          <w:sz w:val="24"/>
          <w:szCs w:val="24"/>
          <w:lang w:val="yo-NG"/>
        </w:rPr>
        <w:t>.</w:t>
      </w:r>
    </w:p>
    <w:p w14:paraId="0191A4B5" w14:textId="77777777" w:rsidR="00C411E4" w:rsidRPr="004108CD" w:rsidRDefault="00C411E4" w:rsidP="00C411E4">
      <w:pPr>
        <w:pStyle w:val="Heading2"/>
        <w:numPr>
          <w:ilvl w:val="1"/>
          <w:numId w:val="25"/>
        </w:numPr>
      </w:pPr>
      <w:bookmarkStart w:id="258" w:name="_Toc506718101"/>
      <w:r w:rsidRPr="004108CD">
        <w:t xml:space="preserve">Organization of </w:t>
      </w:r>
      <w:r>
        <w:t>t</w:t>
      </w:r>
      <w:r w:rsidRPr="004108CD">
        <w:t>he Thesis</w:t>
      </w:r>
      <w:bookmarkEnd w:id="258"/>
    </w:p>
    <w:p w14:paraId="4B686AE7" w14:textId="5467FAA7" w:rsidR="00C411E4" w:rsidRDefault="00C411E4" w:rsidP="004F0CBF">
      <w:pPr>
        <w:spacing w:line="480" w:lineRule="auto"/>
        <w:jc w:val="both"/>
        <w:rPr>
          <w:rFonts w:asciiTheme="majorBidi" w:hAnsiTheme="majorBidi" w:cstheme="majorBidi"/>
          <w:b/>
          <w:bCs/>
          <w:sz w:val="32"/>
          <w:szCs w:val="32"/>
        </w:rPr>
      </w:pPr>
      <w:r>
        <w:rPr>
          <w:rFonts w:asciiTheme="majorBidi" w:hAnsiTheme="majorBidi" w:cstheme="majorBidi"/>
          <w:sz w:val="24"/>
          <w:szCs w:val="24"/>
        </w:rPr>
        <w:t>The remaining parts of this thesis write-up is organized as follows</w:t>
      </w:r>
      <w:r w:rsidRPr="009417E0">
        <w:rPr>
          <w:rFonts w:asciiTheme="majorBidi" w:hAnsiTheme="majorBidi" w:cstheme="majorBidi"/>
          <w:sz w:val="24"/>
          <w:szCs w:val="24"/>
        </w:rPr>
        <w:t>.</w:t>
      </w:r>
      <w:r w:rsidR="004F0CBF" w:rsidRPr="009417E0">
        <w:rPr>
          <w:rFonts w:asciiTheme="majorBidi" w:hAnsiTheme="majorBidi" w:cstheme="majorBidi"/>
          <w:sz w:val="24"/>
          <w:szCs w:val="24"/>
        </w:rPr>
        <w:t xml:space="preserve"> </w:t>
      </w:r>
      <w:hyperlink w:anchor="_CHAPTER_TWO" w:history="1">
        <w:r w:rsidR="004F0CBF" w:rsidRPr="009417E0">
          <w:rPr>
            <w:rStyle w:val="Hyperlink"/>
            <w:rFonts w:asciiTheme="majorBidi" w:hAnsiTheme="majorBidi" w:cstheme="majorBidi"/>
            <w:color w:val="auto"/>
            <w:sz w:val="24"/>
            <w:szCs w:val="24"/>
            <w:u w:val="none"/>
          </w:rPr>
          <w:t>Chapter Two</w:t>
        </w:r>
      </w:hyperlink>
      <w:r>
        <w:rPr>
          <w:rFonts w:asciiTheme="majorBidi" w:hAnsiTheme="majorBidi" w:cstheme="majorBidi"/>
          <w:sz w:val="24"/>
          <w:szCs w:val="24"/>
        </w:rPr>
        <w:t xml:space="preserve"> introduces the concept </w:t>
      </w:r>
      <w:r w:rsidR="00A7683D">
        <w:rPr>
          <w:rFonts w:asciiTheme="majorBidi" w:hAnsiTheme="majorBidi" w:cstheme="majorBidi"/>
          <w:sz w:val="24"/>
          <w:szCs w:val="24"/>
        </w:rPr>
        <w:t xml:space="preserve">and </w:t>
      </w:r>
      <w:r w:rsidR="006903CE">
        <w:rPr>
          <w:rFonts w:asciiTheme="majorBidi" w:hAnsiTheme="majorBidi" w:cstheme="majorBidi"/>
          <w:sz w:val="24"/>
          <w:szCs w:val="24"/>
        </w:rPr>
        <w:t xml:space="preserve">detailed </w:t>
      </w:r>
      <w:r w:rsidR="00A7683D">
        <w:rPr>
          <w:rFonts w:asciiTheme="majorBidi" w:hAnsiTheme="majorBidi" w:cstheme="majorBidi"/>
          <w:sz w:val="24"/>
          <w:szCs w:val="24"/>
        </w:rPr>
        <w:t xml:space="preserve">background </w:t>
      </w:r>
      <w:r>
        <w:rPr>
          <w:rFonts w:asciiTheme="majorBidi" w:hAnsiTheme="majorBidi" w:cstheme="majorBidi"/>
          <w:sz w:val="24"/>
          <w:szCs w:val="24"/>
        </w:rPr>
        <w:t>of software testing</w:t>
      </w:r>
      <w:r w:rsidR="006903CE">
        <w:rPr>
          <w:rFonts w:asciiTheme="majorBidi" w:hAnsiTheme="majorBidi" w:cstheme="majorBidi"/>
          <w:sz w:val="24"/>
          <w:szCs w:val="24"/>
        </w:rPr>
        <w:t>, genetic algorithms and test data generation</w:t>
      </w:r>
      <w:r>
        <w:rPr>
          <w:rFonts w:asciiTheme="majorBidi" w:hAnsiTheme="majorBidi" w:cstheme="majorBidi"/>
          <w:sz w:val="24"/>
          <w:szCs w:val="24"/>
        </w:rPr>
        <w:t xml:space="preserve"> mentioning and explaining the different categories and types of software testing. In</w:t>
      </w:r>
      <w:r w:rsidR="004F0CBF">
        <w:rPr>
          <w:rFonts w:asciiTheme="majorBidi" w:hAnsiTheme="majorBidi" w:cstheme="majorBidi"/>
          <w:sz w:val="24"/>
          <w:szCs w:val="24"/>
        </w:rPr>
        <w:t xml:space="preserve"> </w:t>
      </w:r>
      <w:hyperlink w:anchor="_CHAPTER_THREE" w:history="1">
        <w:r w:rsidR="004F0CBF" w:rsidRPr="009417E0">
          <w:rPr>
            <w:rStyle w:val="Hyperlink"/>
            <w:rFonts w:asciiTheme="majorBidi" w:hAnsiTheme="majorBidi" w:cstheme="majorBidi"/>
            <w:color w:val="auto"/>
            <w:sz w:val="24"/>
            <w:szCs w:val="24"/>
            <w:u w:val="none"/>
          </w:rPr>
          <w:t>Chapter Three</w:t>
        </w:r>
      </w:hyperlink>
      <w:r w:rsidRPr="009417E0">
        <w:rPr>
          <w:rFonts w:asciiTheme="majorBidi" w:hAnsiTheme="majorBidi" w:cstheme="majorBidi"/>
          <w:sz w:val="24"/>
          <w:szCs w:val="24"/>
        </w:rPr>
        <w:t>,</w:t>
      </w:r>
      <w:r>
        <w:rPr>
          <w:rFonts w:asciiTheme="majorBidi" w:hAnsiTheme="majorBidi" w:cstheme="majorBidi"/>
          <w:sz w:val="24"/>
          <w:szCs w:val="24"/>
        </w:rPr>
        <w:t xml:space="preserve"> </w:t>
      </w:r>
      <w:r w:rsidR="006903CE">
        <w:rPr>
          <w:rFonts w:asciiTheme="majorBidi" w:hAnsiTheme="majorBidi" w:cstheme="majorBidi"/>
          <w:sz w:val="24"/>
          <w:szCs w:val="24"/>
        </w:rPr>
        <w:t>related literature on genetic algorithms and mutation-based test data generation were</w:t>
      </w:r>
      <w:r>
        <w:rPr>
          <w:rFonts w:asciiTheme="majorBidi" w:hAnsiTheme="majorBidi" w:cstheme="majorBidi"/>
          <w:sz w:val="24"/>
          <w:szCs w:val="24"/>
        </w:rPr>
        <w:t xml:space="preserve"> </w:t>
      </w:r>
      <w:r w:rsidR="006903CE">
        <w:rPr>
          <w:rFonts w:asciiTheme="majorBidi" w:hAnsiTheme="majorBidi" w:cstheme="majorBidi"/>
          <w:sz w:val="24"/>
          <w:szCs w:val="24"/>
        </w:rPr>
        <w:t>identified</w:t>
      </w:r>
      <w:r>
        <w:rPr>
          <w:rFonts w:asciiTheme="majorBidi" w:hAnsiTheme="majorBidi" w:cstheme="majorBidi"/>
          <w:sz w:val="24"/>
          <w:szCs w:val="24"/>
        </w:rPr>
        <w:t>.</w:t>
      </w:r>
      <w:r w:rsidR="006903CE">
        <w:rPr>
          <w:rFonts w:asciiTheme="majorBidi" w:hAnsiTheme="majorBidi" w:cstheme="majorBidi"/>
          <w:sz w:val="24"/>
          <w:szCs w:val="24"/>
        </w:rPr>
        <w:t xml:space="preserve"> Also, research questions and research hypotheses </w:t>
      </w:r>
      <w:r w:rsidR="00B040CD">
        <w:rPr>
          <w:rFonts w:asciiTheme="majorBidi" w:hAnsiTheme="majorBidi" w:cstheme="majorBidi"/>
          <w:sz w:val="24"/>
          <w:szCs w:val="24"/>
        </w:rPr>
        <w:t>are discussed</w:t>
      </w:r>
      <w:r w:rsidR="006903CE">
        <w:rPr>
          <w:rFonts w:asciiTheme="majorBidi" w:hAnsiTheme="majorBidi" w:cstheme="majorBidi"/>
          <w:sz w:val="24"/>
          <w:szCs w:val="24"/>
        </w:rPr>
        <w:t>.</w:t>
      </w:r>
      <w:r>
        <w:rPr>
          <w:rFonts w:asciiTheme="majorBidi" w:hAnsiTheme="majorBidi" w:cstheme="majorBidi"/>
          <w:sz w:val="24"/>
          <w:szCs w:val="24"/>
        </w:rPr>
        <w:t xml:space="preserve"> </w:t>
      </w:r>
      <w:hyperlink w:anchor="_CHAPTER_FOUR" w:history="1">
        <w:r w:rsidR="004F0CBF" w:rsidRPr="009417E0">
          <w:rPr>
            <w:rStyle w:val="Hyperlink"/>
            <w:rFonts w:asciiTheme="majorBidi" w:hAnsiTheme="majorBidi" w:cstheme="majorBidi"/>
            <w:color w:val="auto"/>
            <w:sz w:val="24"/>
            <w:szCs w:val="24"/>
            <w:u w:val="none"/>
          </w:rPr>
          <w:t>Chapter Four</w:t>
        </w:r>
      </w:hyperlink>
      <w:r w:rsidR="00F71FB7" w:rsidRPr="009417E0">
        <w:rPr>
          <w:rFonts w:asciiTheme="majorBidi" w:hAnsiTheme="majorBidi" w:cstheme="majorBidi"/>
          <w:sz w:val="24"/>
          <w:szCs w:val="24"/>
        </w:rPr>
        <w:t xml:space="preserve"> </w:t>
      </w:r>
      <w:r>
        <w:rPr>
          <w:rFonts w:asciiTheme="majorBidi" w:hAnsiTheme="majorBidi" w:cstheme="majorBidi"/>
          <w:sz w:val="24"/>
          <w:szCs w:val="24"/>
        </w:rPr>
        <w:t xml:space="preserve">introduces the proposed approach used in this research work. </w:t>
      </w:r>
      <w:hyperlink w:anchor="_CHAPTER_FIVE" w:history="1">
        <w:r w:rsidR="004F0CBF" w:rsidRPr="009417E0">
          <w:rPr>
            <w:rStyle w:val="Hyperlink"/>
            <w:rFonts w:asciiTheme="majorBidi" w:hAnsiTheme="majorBidi" w:cstheme="majorBidi"/>
            <w:color w:val="auto"/>
            <w:sz w:val="24"/>
            <w:szCs w:val="24"/>
            <w:u w:val="none"/>
          </w:rPr>
          <w:t>Chapter Five</w:t>
        </w:r>
      </w:hyperlink>
      <w:r w:rsidR="00F71FB7" w:rsidRPr="009417E0">
        <w:rPr>
          <w:rFonts w:asciiTheme="majorBidi" w:hAnsiTheme="majorBidi" w:cstheme="majorBidi"/>
          <w:sz w:val="24"/>
          <w:szCs w:val="24"/>
        </w:rPr>
        <w:t xml:space="preserve"> </w:t>
      </w:r>
      <w:r>
        <w:rPr>
          <w:rFonts w:asciiTheme="majorBidi" w:hAnsiTheme="majorBidi" w:cstheme="majorBidi"/>
          <w:sz w:val="24"/>
          <w:szCs w:val="24"/>
        </w:rPr>
        <w:t>discusses the experiment and the results obtained.</w:t>
      </w:r>
      <w:r w:rsidR="003E6A58">
        <w:rPr>
          <w:rFonts w:asciiTheme="majorBidi" w:hAnsiTheme="majorBidi" w:cstheme="majorBidi"/>
          <w:sz w:val="24"/>
          <w:szCs w:val="24"/>
        </w:rPr>
        <w:t xml:space="preserve"> The research questions were also answered and the hypotheses were tested.</w:t>
      </w:r>
      <w:r>
        <w:rPr>
          <w:rFonts w:asciiTheme="majorBidi" w:hAnsiTheme="majorBidi" w:cstheme="majorBidi"/>
          <w:sz w:val="24"/>
          <w:szCs w:val="24"/>
        </w:rPr>
        <w:t xml:space="preserve"> </w:t>
      </w:r>
      <w:hyperlink w:anchor="_CHAPTER_SIX" w:history="1">
        <w:r w:rsidR="004F0CBF" w:rsidRPr="009417E0">
          <w:rPr>
            <w:rStyle w:val="Hyperlink"/>
            <w:rFonts w:asciiTheme="majorBidi" w:hAnsiTheme="majorBidi" w:cstheme="majorBidi"/>
            <w:color w:val="auto"/>
            <w:sz w:val="24"/>
            <w:szCs w:val="24"/>
            <w:u w:val="none"/>
          </w:rPr>
          <w:t>Chapter Six</w:t>
        </w:r>
      </w:hyperlink>
      <w:r w:rsidR="00F71FB7">
        <w:rPr>
          <w:rFonts w:asciiTheme="majorBidi" w:hAnsiTheme="majorBidi" w:cstheme="majorBidi"/>
          <w:sz w:val="24"/>
          <w:szCs w:val="24"/>
        </w:rPr>
        <w:t xml:space="preserve"> </w:t>
      </w:r>
      <w:r>
        <w:rPr>
          <w:rFonts w:asciiTheme="majorBidi" w:hAnsiTheme="majorBidi" w:cstheme="majorBidi"/>
          <w:sz w:val="24"/>
          <w:szCs w:val="24"/>
        </w:rPr>
        <w:t xml:space="preserve">concludes the report of the thesis. It also presents some limitations </w:t>
      </w:r>
      <w:r w:rsidR="003E6A58">
        <w:rPr>
          <w:rFonts w:asciiTheme="majorBidi" w:hAnsiTheme="majorBidi" w:cstheme="majorBidi"/>
          <w:sz w:val="24"/>
          <w:szCs w:val="24"/>
        </w:rPr>
        <w:t>to</w:t>
      </w:r>
      <w:r>
        <w:rPr>
          <w:rFonts w:asciiTheme="majorBidi" w:hAnsiTheme="majorBidi" w:cstheme="majorBidi"/>
          <w:sz w:val="24"/>
          <w:szCs w:val="24"/>
        </w:rPr>
        <w:t xml:space="preserve"> the study, threats to validity and future work.</w:t>
      </w:r>
      <w:r>
        <w:rPr>
          <w:rFonts w:asciiTheme="majorBidi" w:hAnsiTheme="majorBidi" w:cstheme="majorBidi"/>
          <w:b/>
          <w:bCs/>
          <w:sz w:val="32"/>
          <w:szCs w:val="32"/>
        </w:rPr>
        <w:br w:type="page"/>
      </w:r>
    </w:p>
    <w:p w14:paraId="7FD9EDC4" w14:textId="77777777" w:rsidR="00C411E4" w:rsidRPr="004108CD" w:rsidRDefault="00C411E4" w:rsidP="00C411E4">
      <w:pPr>
        <w:pStyle w:val="Heading1"/>
        <w:jc w:val="center"/>
        <w:rPr>
          <w:szCs w:val="32"/>
        </w:rPr>
      </w:pPr>
      <w:bookmarkStart w:id="259" w:name="_CHAPTER_TWO"/>
      <w:bookmarkStart w:id="260" w:name="_Ref506044232"/>
      <w:bookmarkStart w:id="261" w:name="_Toc506718102"/>
      <w:bookmarkEnd w:id="259"/>
      <w:r w:rsidRPr="004108CD">
        <w:rPr>
          <w:szCs w:val="32"/>
        </w:rPr>
        <w:lastRenderedPageBreak/>
        <w:t>CHAPTER TWO</w:t>
      </w:r>
      <w:bookmarkEnd w:id="260"/>
      <w:bookmarkEnd w:id="261"/>
    </w:p>
    <w:p w14:paraId="6683794D" w14:textId="77777777" w:rsidR="00C411E4" w:rsidRPr="004108CD" w:rsidRDefault="00C411E4" w:rsidP="00C411E4">
      <w:pPr>
        <w:pStyle w:val="Heading1"/>
        <w:jc w:val="center"/>
        <w:rPr>
          <w:szCs w:val="32"/>
        </w:rPr>
      </w:pPr>
      <w:bookmarkStart w:id="262" w:name="_Toc506381981"/>
      <w:bookmarkStart w:id="263" w:name="_Toc506449751"/>
      <w:bookmarkStart w:id="264" w:name="_Toc506718103"/>
      <w:r>
        <w:rPr>
          <w:szCs w:val="32"/>
        </w:rPr>
        <w:t>BACKGROUND</w:t>
      </w:r>
      <w:bookmarkEnd w:id="262"/>
      <w:bookmarkEnd w:id="263"/>
      <w:bookmarkEnd w:id="264"/>
    </w:p>
    <w:p w14:paraId="5CD17DFA" w14:textId="3A9FB2D1" w:rsidR="00C411E4" w:rsidRPr="00665389" w:rsidRDefault="00B040CD" w:rsidP="00C411E4">
      <w:pPr>
        <w:pStyle w:val="ListParagraph"/>
        <w:numPr>
          <w:ilvl w:val="0"/>
          <w:numId w:val="25"/>
        </w:numPr>
        <w:spacing w:before="100" w:beforeAutospacing="1" w:after="100" w:afterAutospacing="1" w:line="240" w:lineRule="auto"/>
        <w:contextualSpacing w:val="0"/>
        <w:outlineLvl w:val="1"/>
        <w:rPr>
          <w:rFonts w:ascii="Times New Roman" w:eastAsia="Times New Roman" w:hAnsi="Times New Roman" w:cs="Times New Roman"/>
          <w:b/>
          <w:bCs/>
          <w:vanish/>
          <w:sz w:val="28"/>
          <w:szCs w:val="28"/>
        </w:rPr>
      </w:pPr>
      <w:bookmarkStart w:id="265" w:name="_Toc506133225"/>
      <w:bookmarkStart w:id="266" w:name="_Toc506381982"/>
      <w:bookmarkStart w:id="267" w:name="_Toc506449752"/>
      <w:bookmarkStart w:id="268" w:name="_Toc506718104"/>
      <w:bookmarkEnd w:id="265"/>
      <w:bookmarkEnd w:id="266"/>
      <w:bookmarkEnd w:id="267"/>
      <w:commentRangeStart w:id="269"/>
      <w:r>
        <w:rPr>
          <w:rStyle w:val="CommentReference"/>
        </w:rPr>
        <w:commentReference w:id="270"/>
      </w:r>
      <w:commentRangeEnd w:id="269"/>
      <w:r w:rsidR="00F7022D">
        <w:rPr>
          <w:rStyle w:val="CommentReference"/>
        </w:rPr>
        <w:commentReference w:id="269"/>
      </w:r>
      <w:bookmarkEnd w:id="268"/>
    </w:p>
    <w:p w14:paraId="6A2BF33E" w14:textId="77777777" w:rsidR="00D93013" w:rsidRDefault="00C411E4" w:rsidP="00055B7B">
      <w:pPr>
        <w:spacing w:line="480" w:lineRule="auto"/>
        <w:jc w:val="both"/>
        <w:rPr>
          <w:rFonts w:asciiTheme="majorBidi" w:hAnsiTheme="majorBidi" w:cstheme="majorBidi"/>
          <w:sz w:val="24"/>
          <w:szCs w:val="24"/>
        </w:rPr>
      </w:pPr>
      <w:r w:rsidRPr="00F734FA">
        <w:rPr>
          <w:rFonts w:asciiTheme="majorBidi" w:hAnsiTheme="majorBidi" w:cstheme="majorBidi"/>
          <w:sz w:val="24"/>
          <w:szCs w:val="24"/>
        </w:rPr>
        <w:t>This chapter introduces software testing explaining different</w:t>
      </w:r>
      <w:r w:rsidR="00D93013">
        <w:rPr>
          <w:rFonts w:asciiTheme="majorBidi" w:hAnsiTheme="majorBidi" w:cstheme="majorBidi"/>
          <w:sz w:val="24"/>
          <w:szCs w:val="24"/>
        </w:rPr>
        <w:t xml:space="preserve"> testing techniques that exist.</w:t>
      </w:r>
    </w:p>
    <w:p w14:paraId="406201F5" w14:textId="27DD26F3" w:rsidR="00C411E4" w:rsidRPr="00F734FA" w:rsidRDefault="00C411E4" w:rsidP="00055B7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It explains the testing theory and its importance in producing quality products. </w:t>
      </w:r>
      <w:r w:rsidRPr="00F734FA">
        <w:rPr>
          <w:rFonts w:asciiTheme="majorBidi" w:hAnsiTheme="majorBidi" w:cstheme="majorBidi"/>
          <w:sz w:val="24"/>
          <w:szCs w:val="24"/>
        </w:rPr>
        <w:t xml:space="preserve">It also gives background on mutation testing as an important testing technique explaining its pros and cons. </w:t>
      </w:r>
      <w:r w:rsidR="007B3F3B">
        <w:rPr>
          <w:rFonts w:asciiTheme="majorBidi" w:hAnsiTheme="majorBidi" w:cstheme="majorBidi"/>
          <w:sz w:val="24"/>
          <w:szCs w:val="24"/>
        </w:rPr>
        <w:t>I</w:t>
      </w:r>
      <w:r w:rsidR="003513D4">
        <w:rPr>
          <w:rFonts w:asciiTheme="majorBidi" w:hAnsiTheme="majorBidi" w:cstheme="majorBidi"/>
          <w:sz w:val="24"/>
          <w:szCs w:val="24"/>
        </w:rPr>
        <w:t xml:space="preserve">t also describes the rubrics of Genetic Algorithm (GA) and presents background </w:t>
      </w:r>
      <w:r w:rsidR="007B3F3B">
        <w:rPr>
          <w:rFonts w:asciiTheme="majorBidi" w:hAnsiTheme="majorBidi" w:cstheme="majorBidi"/>
          <w:sz w:val="24"/>
          <w:szCs w:val="24"/>
        </w:rPr>
        <w:t xml:space="preserve">knowledge </w:t>
      </w:r>
      <w:r w:rsidR="003513D4">
        <w:rPr>
          <w:rFonts w:asciiTheme="majorBidi" w:hAnsiTheme="majorBidi" w:cstheme="majorBidi"/>
          <w:sz w:val="24"/>
          <w:szCs w:val="24"/>
        </w:rPr>
        <w:t>on test data generation.</w:t>
      </w:r>
    </w:p>
    <w:p w14:paraId="0AF1DC50" w14:textId="333310C0" w:rsidR="00C411E4" w:rsidRPr="00325863" w:rsidRDefault="00C411E4" w:rsidP="00C411E4">
      <w:pPr>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Software testing is an important phase in general software development. </w:t>
      </w:r>
      <w:r>
        <w:rPr>
          <w:rFonts w:asciiTheme="majorBidi" w:hAnsiTheme="majorBidi" w:cstheme="majorBidi"/>
          <w:sz w:val="24"/>
          <w:szCs w:val="24"/>
        </w:rPr>
        <w:t xml:space="preserve">It comprises of test input generation, test execution and test output inspection. </w:t>
      </w:r>
      <w:r w:rsidRPr="00F734FA">
        <w:rPr>
          <w:rFonts w:asciiTheme="majorBidi" w:hAnsiTheme="majorBidi" w:cstheme="majorBidi"/>
          <w:sz w:val="24"/>
          <w:szCs w:val="24"/>
        </w:rPr>
        <w:t>It involves running a program with the aim of uncovering errors in its source code. An estimate shows that more than 50% of the software development effort goes to testing</w:t>
      </w:r>
      <w:r w:rsidR="003513D4">
        <w:rPr>
          <w:rFonts w:asciiTheme="majorBidi" w:hAnsiTheme="majorBidi" w:cstheme="majorBidi"/>
          <w:sz w:val="24"/>
          <w:szCs w:val="24"/>
        </w:rPr>
        <w:t xml:space="preserve"> </w:t>
      </w:r>
      <w:r w:rsidR="003513D4">
        <w:rPr>
          <w:rFonts w:asciiTheme="majorBidi" w:hAnsiTheme="majorBidi" w:cstheme="majorBidi"/>
          <w:sz w:val="24"/>
          <w:szCs w:val="24"/>
        </w:rPr>
        <w:fldChar w:fldCharType="begin" w:fldLock="1"/>
      </w:r>
      <w:r w:rsidR="005476AF">
        <w:rPr>
          <w:rFonts w:asciiTheme="majorBidi" w:hAnsiTheme="majorBidi" w:cstheme="majorBidi"/>
          <w:sz w:val="24"/>
          <w:szCs w:val="24"/>
        </w:rPr>
        <w:instrText>ADDIN CSL_CITATION { "citationItems" : [ { "id" : "ITEM-1", "itemData" : { "DOI" : "10.1007/s13398-014-0173-7.2", "ISBN" : "9780874216561", "ISSN" : "0717-6163", "PMID" : "15003161", "abstract" : "Mycotoxins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 "author" : [ { "dropping-particle" : "", "family" : "Offutt", "given" : "Paul Amman Jeff", "non-dropping-particle" : "", "parse-names" : false, "suffix" : "" } ], "container-title" : "Igarss 2014", "id" : "ITEM-1", "issue" : "1", "issued" : { "date-parts" : [ [ "2014" ] ] }, "number-of-pages" : "1-5", "title" : "Introduction to Software Testing", "type" : "book" }, "uris" : [ "http://www.mendeley.com/documents/?uuid=29e70548-a8b6-4c4c-96f6-e4960de03fe7" ] } ], "mendeley" : { "formattedCitation" : "[1]", "plainTextFormattedCitation" : "[1]", "previouslyFormattedCitation" : "[1]" }, "properties" : { "noteIndex" : 0 }, "schema" : "https://github.com/citation-style-language/schema/raw/master/csl-citation.json" }</w:instrText>
      </w:r>
      <w:r w:rsidR="003513D4">
        <w:rPr>
          <w:rFonts w:asciiTheme="majorBidi" w:hAnsiTheme="majorBidi" w:cstheme="majorBidi"/>
          <w:sz w:val="24"/>
          <w:szCs w:val="24"/>
        </w:rPr>
        <w:fldChar w:fldCharType="separate"/>
      </w:r>
      <w:r w:rsidR="003513D4" w:rsidRPr="003513D4">
        <w:rPr>
          <w:rFonts w:asciiTheme="majorBidi" w:hAnsiTheme="majorBidi" w:cstheme="majorBidi"/>
          <w:noProof/>
          <w:sz w:val="24"/>
          <w:szCs w:val="24"/>
        </w:rPr>
        <w:t>[1]</w:t>
      </w:r>
      <w:r w:rsidR="003513D4">
        <w:rPr>
          <w:rFonts w:asciiTheme="majorBidi" w:hAnsiTheme="majorBidi" w:cstheme="majorBidi"/>
          <w:sz w:val="24"/>
          <w:szCs w:val="24"/>
        </w:rPr>
        <w:fldChar w:fldCharType="end"/>
      </w:r>
      <w:r w:rsidRPr="00F734FA">
        <w:rPr>
          <w:rFonts w:asciiTheme="majorBidi" w:hAnsiTheme="majorBidi" w:cstheme="majorBidi"/>
          <w:sz w:val="24"/>
          <w:szCs w:val="24"/>
        </w:rPr>
        <w:t>. The use of automated testing techniques would assist in curbing this cost significantly.</w:t>
      </w:r>
    </w:p>
    <w:p w14:paraId="7B9DA766" w14:textId="77777777" w:rsidR="00C411E4" w:rsidRDefault="00C411E4" w:rsidP="00C411E4">
      <w:pPr>
        <w:spacing w:line="480" w:lineRule="auto"/>
        <w:jc w:val="both"/>
        <w:rPr>
          <w:rFonts w:asciiTheme="majorBidi" w:hAnsiTheme="majorBidi" w:cstheme="majorBidi"/>
          <w:sz w:val="24"/>
          <w:szCs w:val="24"/>
        </w:rPr>
      </w:pPr>
      <w:r>
        <w:rPr>
          <w:rFonts w:asciiTheme="majorBidi" w:hAnsiTheme="majorBidi" w:cstheme="majorBidi"/>
          <w:sz w:val="24"/>
          <w:szCs w:val="24"/>
        </w:rPr>
        <w:t>A programmer, as a fallible being, can make slight/small programming mistakes that can have negative impact on the productivity and scientific insight of the code. The consequence is more serious in safety software products where the smallest mistake can have an enormous effect on the products.</w:t>
      </w:r>
    </w:p>
    <w:p w14:paraId="6A2BF90D" w14:textId="27E3F22A" w:rsidR="00C411E4" w:rsidRDefault="00C411E4" w:rsidP="00C411E4">
      <w:pPr>
        <w:spacing w:line="480" w:lineRule="auto"/>
        <w:jc w:val="both"/>
        <w:rPr>
          <w:rFonts w:asciiTheme="majorBidi" w:hAnsiTheme="majorBidi" w:cstheme="majorBidi"/>
          <w:sz w:val="24"/>
          <w:szCs w:val="24"/>
        </w:rPr>
      </w:pPr>
      <w:r w:rsidRPr="00F734FA">
        <w:rPr>
          <w:rFonts w:asciiTheme="majorBidi" w:hAnsiTheme="majorBidi" w:cstheme="majorBidi"/>
          <w:sz w:val="24"/>
          <w:szCs w:val="24"/>
        </w:rPr>
        <w:t>Testing involves selecting a finite subset of inputs that can help in measuring quality of the product. Testing can identify discrepancies between actual results and expected behavior or demonstrate functions are working or not according to the documented specification or provide a hint of correctness, safety, performance, reliability, security, fault tolerance, usability, etc</w:t>
      </w:r>
      <w:r w:rsidR="00D5682E">
        <w:rPr>
          <w:rFonts w:asciiTheme="majorBidi" w:hAnsiTheme="majorBidi" w:cstheme="majorBidi"/>
          <w:sz w:val="24"/>
          <w:szCs w:val="24"/>
        </w:rPr>
        <w:t>.</w:t>
      </w:r>
      <w:r w:rsidR="003C03F5">
        <w:rPr>
          <w:rFonts w:asciiTheme="majorBidi" w:hAnsiTheme="majorBidi" w:cstheme="majorBidi"/>
          <w:sz w:val="24"/>
          <w:szCs w:val="24"/>
        </w:rPr>
        <w:t xml:space="preserve"> </w:t>
      </w:r>
      <w:r w:rsidR="003C03F5">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"author" : [ { "dropping-particle" : "V", "family" : "Zelkowitz", "given" : "M", "non-dropping-particle" : "", "parse-names" : false, "suffix" : "" } ], "id" : "ITEM-1", "issue" : "1972", "issued" : { "date-parts" : [ [ "2000" ] ] }, "page" : "1-15", "title" : "Software Testing Lecture Note MSWE 607", "type" : "article-journal" }, "uris" : [ "http://www.mendeley.com/documents/?uuid=5359e537-2b08-4dd5-a67b-1f339d3f0196" ] } ], "mendeley" : { "formattedCitation" : "[5]", "plainTextFormattedCitation" : "[5]", "previouslyFormattedCitation" : "[5]" }, "properties" : { "noteIndex" : 0 }, "schema" : "https://github.com/citation-style-language/schema/raw/master/csl-citation.json" }</w:instrText>
      </w:r>
      <w:r w:rsidR="003C03F5">
        <w:rPr>
          <w:rFonts w:asciiTheme="majorBidi" w:hAnsiTheme="majorBidi" w:cstheme="majorBidi"/>
          <w:sz w:val="24"/>
          <w:szCs w:val="24"/>
        </w:rPr>
        <w:fldChar w:fldCharType="separate"/>
      </w:r>
      <w:r w:rsidR="003C03F5" w:rsidRPr="003C03F5">
        <w:rPr>
          <w:rFonts w:asciiTheme="majorBidi" w:hAnsiTheme="majorBidi" w:cstheme="majorBidi"/>
          <w:noProof/>
          <w:sz w:val="24"/>
          <w:szCs w:val="24"/>
        </w:rPr>
        <w:t>[5]</w:t>
      </w:r>
      <w:r w:rsidR="003C03F5">
        <w:rPr>
          <w:rFonts w:asciiTheme="majorBidi" w:hAnsiTheme="majorBidi" w:cstheme="majorBidi"/>
          <w:sz w:val="24"/>
          <w:szCs w:val="24"/>
        </w:rPr>
        <w:fldChar w:fldCharType="end"/>
      </w:r>
      <w:r w:rsidRPr="00F734FA">
        <w:rPr>
          <w:rFonts w:asciiTheme="majorBidi" w:hAnsiTheme="majorBidi" w:cstheme="majorBidi"/>
          <w:sz w:val="24"/>
          <w:szCs w:val="24"/>
        </w:rPr>
        <w:t>.</w:t>
      </w:r>
    </w:p>
    <w:p w14:paraId="33FE5173" w14:textId="7E65CFDD" w:rsidR="00C411E4" w:rsidRDefault="00C411E4" w:rsidP="00D93C68">
      <w:p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Testing, in the context of software, is “the process of operating a system or component under specified conditions, observing or recording the results, and making an evaluation of some aspect of the system or component”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"10.1109/IEEESTD.1990.101064", "ISBN" : "155937067X", "ISSN" : "0-7381-0391-8", "PMID" : "3418514", "abstract" : "Describes the IEEE Std 610.12-1990, IEEE standard glossary of software engineering terminology, which identifies terms currently in use in the field of software engineering. Standard definitions for those terms are established.", "author" : [ { "dropping-particle" : "", "family" : "Ieee", "given" : "", "non-dropping-particle" : "", "parse-names" : false, "suffix" : "" } ], "container-title" : "Office", "id" : "ITEM-1", "issue" : "1", "issued" : { "date-parts" : [ [ "1990" ] ] }, "number-of-pages" : "1", "title" : "IEEE Standard Glossary of Software Engineering Terminology", "type" : "book", "volume" : "121990" }, "uris" : [ "http://www.mendeley.com/documents/?uuid=230cd0ca-0128-4d25-8c25-78266cbfcb12" ] } ], "mendeley" : { "formattedCitation" : "[6]", "plainTextFormattedCitation" : "[6]", "previouslyFormattedCitation" : "[6]" }, "properties" : { "noteIndex" : 0 }, "schema" : "https://github.com/citation-style-language/schema/raw/master/csl-citation.json" }</w:instrText>
      </w:r>
      <w:r>
        <w:rPr>
          <w:rFonts w:asciiTheme="majorBidi" w:hAnsiTheme="majorBidi" w:cstheme="majorBidi"/>
          <w:sz w:val="24"/>
          <w:szCs w:val="24"/>
        </w:rPr>
        <w:fldChar w:fldCharType="separate"/>
      </w:r>
      <w:r w:rsidR="003C03F5" w:rsidRPr="003C03F5">
        <w:rPr>
          <w:rFonts w:asciiTheme="majorBidi" w:hAnsiTheme="majorBidi" w:cstheme="majorBidi"/>
          <w:noProof/>
          <w:sz w:val="24"/>
          <w:szCs w:val="24"/>
        </w:rPr>
        <w:t>[6]</w:t>
      </w:r>
      <w:r>
        <w:rPr>
          <w:rFonts w:asciiTheme="majorBidi" w:hAnsiTheme="majorBidi" w:cstheme="majorBidi"/>
          <w:sz w:val="24"/>
          <w:szCs w:val="24"/>
        </w:rPr>
        <w:fldChar w:fldCharType="end"/>
      </w:r>
      <w:r>
        <w:rPr>
          <w:rFonts w:asciiTheme="majorBidi" w:hAnsiTheme="majorBidi" w:cstheme="majorBidi"/>
          <w:sz w:val="24"/>
          <w:szCs w:val="24"/>
        </w:rPr>
        <w:t>. It is also “the process of analyzing a software item to detect the differences between existing and required conditions (that is, bugs) and to evaluate the features of the software items”</w:t>
      </w:r>
      <w:r w:rsidR="00D93C68">
        <w:rPr>
          <w:rFonts w:asciiTheme="majorBidi" w:hAnsiTheme="majorBidi" w:cstheme="majorBidi"/>
          <w:sz w:val="24"/>
          <w:szCs w:val="24"/>
        </w:rPr>
        <w:t xml:space="preserve"> </w:t>
      </w:r>
      <w:r w:rsidR="00DF33F3">
        <w:rPr>
          <w:rFonts w:asciiTheme="majorBidi" w:hAnsiTheme="majorBidi" w:cstheme="majorBidi"/>
          <w:sz w:val="24"/>
          <w:szCs w:val="24"/>
        </w:rPr>
        <w:fldChar w:fldCharType="begin" w:fldLock="1"/>
      </w:r>
      <w:r w:rsidR="00DF33F3">
        <w:rPr>
          <w:rFonts w:asciiTheme="majorBidi" w:hAnsiTheme="majorBidi" w:cstheme="majorBidi"/>
          <w:sz w:val="24"/>
          <w:szCs w:val="24"/>
        </w:rPr>
        <w:instrText>ADDIN CSL_CITATION { "citationItems" : [ { "id" : "ITEM-1", "itemData" : { "ISBN" : "9780738157467", "abstract" : "Test processes determine whether the development products of a given activity conform to the requirements of that activity and whether the system and/or software satisfies its intended use and user needs. Testing process tasks are specified for different integrity levels. These process tasks determine the appropriate breadth and depth of test documentation. The documentation elements for each type of test documentation can then be selected. The scope of testing encompasses software-based systems, computer software, hardware, and their interfaces. This standard applies to software-based systems being developed, maintained, or reused (legacy, commercial off-the-shelf, Non-Developmental Items). The term \u201csoftware\u201d also includes firmware, microcode, and documentation. Test processes can include inspection, analysis, demonstration, verification, and validation of software and software-based system products.", "author" : [ { "dropping-particle" : "", "family" : "IEEE", "given" : "", "non-dropping-particle" : "", "parse-names" : false, "suffix" : "" } ], "container-title" : "IEEE Std. 829-2008", "id" : "ITEM-1", "issue" : "July", "issued" : { "date-parts" : [ [ "2008" ] ] }, "number-of-pages" : "132", "title" : "Standard for Software and System Test Documentation", "type" : "book", "volume" : "2008" }, "uris" : [ "http://www.mendeley.com/documents/?uuid=7eb66481-7746-4669-9f6b-4bd7b74e8c65" ] } ], "mendeley" : { "formattedCitation" : "[7]", "plainTextFormattedCitation" : "[7]" }, "properties" : { "noteIndex" : 0 }, "schema" : "https://github.com/citation-style-language/schema/raw/master/csl-citation.json" }</w:instrText>
      </w:r>
      <w:r w:rsidR="00DF33F3">
        <w:rPr>
          <w:rFonts w:asciiTheme="majorBidi" w:hAnsiTheme="majorBidi" w:cstheme="majorBidi"/>
          <w:sz w:val="24"/>
          <w:szCs w:val="24"/>
        </w:rPr>
        <w:fldChar w:fldCharType="separate"/>
      </w:r>
      <w:r w:rsidR="00DF33F3" w:rsidRPr="00DF33F3">
        <w:rPr>
          <w:rFonts w:asciiTheme="majorBidi" w:hAnsiTheme="majorBidi" w:cstheme="majorBidi"/>
          <w:noProof/>
          <w:sz w:val="24"/>
          <w:szCs w:val="24"/>
        </w:rPr>
        <w:t>[7]</w:t>
      </w:r>
      <w:r w:rsidR="00DF33F3">
        <w:rPr>
          <w:rFonts w:asciiTheme="majorBidi" w:hAnsiTheme="majorBidi" w:cstheme="majorBidi"/>
          <w:sz w:val="24"/>
          <w:szCs w:val="24"/>
        </w:rPr>
        <w:fldChar w:fldCharType="end"/>
      </w:r>
      <w:r>
        <w:rPr>
          <w:rFonts w:asciiTheme="majorBidi" w:hAnsiTheme="majorBidi" w:cstheme="majorBidi"/>
          <w:sz w:val="24"/>
          <w:szCs w:val="24"/>
        </w:rPr>
        <w:t>. It can also comprise of any verification process to assess and improve software quality.</w:t>
      </w:r>
    </w:p>
    <w:p w14:paraId="3E876791" w14:textId="63309DAD" w:rsidR="00C411E4" w:rsidRDefault="00C411E4" w:rsidP="00C411E4">
      <w:pPr>
        <w:pStyle w:val="Heading2"/>
        <w:numPr>
          <w:ilvl w:val="1"/>
          <w:numId w:val="25"/>
        </w:numPr>
      </w:pPr>
      <w:bookmarkStart w:id="271" w:name="_Toc506718105"/>
      <w:r w:rsidRPr="00137E27">
        <w:t>Software Testing</w:t>
      </w:r>
      <w:bookmarkEnd w:id="271"/>
    </w:p>
    <w:p w14:paraId="03B1AC89" w14:textId="37F1F054" w:rsidR="00312380" w:rsidRPr="00312380" w:rsidRDefault="00312380" w:rsidP="002D2D74">
      <w:pPr>
        <w:spacing w:line="480" w:lineRule="auto"/>
        <w:jc w:val="both"/>
        <w:rPr>
          <w:rFonts w:asciiTheme="majorBidi" w:hAnsiTheme="majorBidi" w:cstheme="majorBidi"/>
          <w:sz w:val="24"/>
          <w:szCs w:val="24"/>
        </w:rPr>
      </w:pPr>
      <w:r w:rsidRPr="00312380">
        <w:rPr>
          <w:rFonts w:asciiTheme="majorBidi" w:hAnsiTheme="majorBidi" w:cstheme="majorBidi"/>
          <w:sz w:val="24"/>
          <w:szCs w:val="24"/>
        </w:rPr>
        <w:t xml:space="preserve">Software testing is “an activity in which a system or component is executed under specified conditions, the results are observed or recorded, and an evaluation is made of some aspect of the system or component </w:t>
      </w:r>
      <w:r w:rsidRPr="00312380">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"ISBN" : "9780738157467", "abstract" : "Test processes determine whether the development products of a given activity conform to the requirements of that activity and whether the system and/or software satisfies its intended use and user needs. Testing process tasks are specified for different integrity levels. These process tasks determine the appropriate breadth and depth of test documentation. The documentation elements for each type of test documentation can then be selected. The scope of testing encompasses software-based systems, computer software, hardware, and their interfaces. This standard applies to software-based systems being developed, maintained, or reused (legacy, commercial off-the-shelf, Non-Developmental Items). The term \u201csoftware\u201d also includes firmware, microcode, and documentation. Test processes can include inspection, analysis, demonstration, verification, and validation of software and software-based system products.", "author" : [ { "dropping-particle" : "", "family" : "IEEE", "given" : "", "non-dropping-particle" : "", "parse-names" : false, "suffix" : "" } ], "container-title" : "IEEE Std. 829-2008", "id" : "ITEM-1", "issue" : "July", "issued" : { "date-parts" : [ [ "2008" ] ] }, "number-of-pages" : "132", "title" : "Standard for Software and System Test Documentation", "type" : "book", "volume" : "2008" }, "uris" : [ "http://www.mendeley.com/documents/?uuid=7eb66481-7746-4669-9f6b-4bd7b74e8c65" ] } ], "mendeley" : { "formattedCitation" : "[7]", "plainTextFormattedCitation" : "[7]", "previouslyFormattedCitation" : "[7]" }, "properties" : { "noteIndex" : 0 }, "schema" : "https://github.com/citation-style-language/schema/raw/master/csl-citation.json" }</w:instrText>
      </w:r>
      <w:r w:rsidRPr="00312380">
        <w:rPr>
          <w:rFonts w:asciiTheme="majorBidi" w:hAnsiTheme="majorBidi" w:cstheme="majorBidi"/>
          <w:sz w:val="24"/>
          <w:szCs w:val="24"/>
        </w:rPr>
        <w:fldChar w:fldCharType="separate"/>
      </w:r>
      <w:r w:rsidR="003C03F5" w:rsidRPr="003C03F5">
        <w:rPr>
          <w:rFonts w:asciiTheme="majorBidi" w:hAnsiTheme="majorBidi" w:cstheme="majorBidi"/>
          <w:noProof/>
          <w:sz w:val="24"/>
          <w:szCs w:val="24"/>
        </w:rPr>
        <w:t>[7]</w:t>
      </w:r>
      <w:r w:rsidRPr="00312380">
        <w:rPr>
          <w:rFonts w:asciiTheme="majorBidi" w:hAnsiTheme="majorBidi" w:cstheme="majorBidi"/>
          <w:sz w:val="24"/>
          <w:szCs w:val="24"/>
        </w:rPr>
        <w:fldChar w:fldCharType="end"/>
      </w:r>
      <w:r w:rsidRPr="00312380">
        <w:rPr>
          <w:rFonts w:asciiTheme="majorBidi" w:hAnsiTheme="majorBidi" w:cstheme="majorBidi"/>
          <w:sz w:val="24"/>
          <w:szCs w:val="24"/>
        </w:rPr>
        <w:t xml:space="preserve">.” </w:t>
      </w:r>
    </w:p>
    <w:p w14:paraId="5234A975" w14:textId="77777777" w:rsidR="00312380" w:rsidRPr="00312380" w:rsidRDefault="00312380" w:rsidP="00312380">
      <w:pPr>
        <w:spacing w:line="480" w:lineRule="auto"/>
        <w:jc w:val="both"/>
        <w:rPr>
          <w:rFonts w:asciiTheme="majorBidi" w:hAnsiTheme="majorBidi" w:cstheme="majorBidi"/>
          <w:sz w:val="24"/>
          <w:szCs w:val="24"/>
        </w:rPr>
      </w:pPr>
      <w:r w:rsidRPr="00312380">
        <w:rPr>
          <w:rFonts w:asciiTheme="majorBidi" w:hAnsiTheme="majorBidi" w:cstheme="majorBidi"/>
          <w:sz w:val="24"/>
          <w:szCs w:val="24"/>
        </w:rPr>
        <w:t>For deterministic software system, software testing involves defining known output for every input. The actual result is compared with the expected one after entering values, making some selections and navigating the application. We make a nod if they match otherwise we probably have a bug.</w:t>
      </w:r>
    </w:p>
    <w:p w14:paraId="4955D55B" w14:textId="5285A2EF" w:rsidR="00312380" w:rsidRPr="00312380" w:rsidRDefault="00312380" w:rsidP="00732AA7">
      <w:pPr>
        <w:spacing w:line="480" w:lineRule="auto"/>
        <w:jc w:val="both"/>
        <w:rPr>
          <w:rFonts w:asciiTheme="majorBidi" w:hAnsiTheme="majorBidi" w:cstheme="majorBidi"/>
          <w:sz w:val="24"/>
          <w:szCs w:val="24"/>
        </w:rPr>
      </w:pPr>
      <w:r w:rsidRPr="00312380">
        <w:rPr>
          <w:rFonts w:asciiTheme="majorBidi" w:hAnsiTheme="majorBidi" w:cstheme="majorBidi"/>
          <w:sz w:val="24"/>
          <w:szCs w:val="24"/>
        </w:rPr>
        <w:t>Software testing involves an essential combination of software verification and validation as frequently used by practitioners. Software verification is to find any present discrepancies between what a program is intended to do and what it does. It is the “process of evaluating a system or component during or at the end of the development phase to determine whether it satisfies specified requirements</w:t>
      </w:r>
      <w:commentRangeStart w:id="272"/>
      <w:r w:rsidR="001E5981">
        <w:rPr>
          <w:rFonts w:asciiTheme="majorBidi" w:hAnsiTheme="majorBidi" w:cstheme="majorBidi"/>
          <w:color w:val="FF0000"/>
          <w:sz w:val="24"/>
          <w:szCs w:val="24"/>
        </w:rPr>
        <w:t xml:space="preserve"> </w:t>
      </w:r>
      <w:r w:rsidR="001E5981" w:rsidRPr="00D93013">
        <w:rPr>
          <w:rFonts w:asciiTheme="majorBidi" w:hAnsiTheme="majorBidi" w:cstheme="majorBidi"/>
          <w:sz w:val="24"/>
          <w:szCs w:val="24"/>
        </w:rPr>
        <w:fldChar w:fldCharType="begin" w:fldLock="1"/>
      </w:r>
      <w:r w:rsidR="00984236" w:rsidRPr="00D93013">
        <w:rPr>
          <w:rFonts w:asciiTheme="majorBidi" w:hAnsiTheme="majorBidi" w:cstheme="majorBidi"/>
          <w:sz w:val="24"/>
          <w:szCs w:val="24"/>
        </w:rPr>
        <w:instrText>ADDIN CSL_CITATION { "citationItems" : [ { "id" : "ITEM-1", "itemData" : { "ISBN" : "9780738157467", "abstract" : "Test processes determine whether the development products of a given activity conform to the requirements of that activity and whether the system and/or software satisfies its intended use and user needs. Testing process tasks are specified for different integrity levels. These process tasks determine the appropriate breadth and depth of test documentation. The documentation elements for each type of test documentation can then be selected. The scope of testing encompasses software-based systems, computer software, hardware, and their interfaces. This standard applies to software-based systems being developed, maintained, or reused (legacy, commercial off-the-shelf, Non-Developmental Items). The term \u201csoftware\u201d also includes firmware, microcode, and documentation. Test processes can include inspection, analysis, demonstration, verification, and validation of software and software-based system products.", "author" : [ { "dropping-particle" : "", "family" : "IEEE", "given" : "", "non-dropping-particle" : "", "parse-names" : false, "suffix" : "" } ], "container-title" : "IEEE Std. 829-2008", "id" : "ITEM-1", "issue" : "July", "issued" : { "date-parts" : [ [ "2008" ] ] }, "number-of-pages" : "132", "title" : "Standard for Software and System Test Documentation", "type" : "book", "volume" : "2008" }, "uris" : [ "http://www.mendeley.com/documents/?uuid=7eb66481-7746-4669-9f6b-4bd7b74e8c65" ] } ], "mendeley" : { "formattedCitation" : "[7]", "plainTextFormattedCitation" : "[7]", "previouslyFormattedCitation" : "[7]" }, "properties" : { "noteIndex" : 0 }, "schema" : "https://github.com/citation-style-language/schema/raw/master/csl-citation.json" }</w:instrText>
      </w:r>
      <w:r w:rsidR="001E5981" w:rsidRPr="00D93013">
        <w:rPr>
          <w:rFonts w:asciiTheme="majorBidi" w:hAnsiTheme="majorBidi" w:cstheme="majorBidi"/>
          <w:sz w:val="24"/>
          <w:szCs w:val="24"/>
        </w:rPr>
        <w:fldChar w:fldCharType="separate"/>
      </w:r>
      <w:r w:rsidR="003C03F5" w:rsidRPr="00D93013">
        <w:rPr>
          <w:rFonts w:asciiTheme="majorBidi" w:hAnsiTheme="majorBidi" w:cstheme="majorBidi"/>
          <w:noProof/>
          <w:sz w:val="24"/>
          <w:szCs w:val="24"/>
        </w:rPr>
        <w:t>[7]</w:t>
      </w:r>
      <w:r w:rsidR="001E5981" w:rsidRPr="00D93013">
        <w:rPr>
          <w:rFonts w:asciiTheme="majorBidi" w:hAnsiTheme="majorBidi" w:cstheme="majorBidi"/>
          <w:sz w:val="24"/>
          <w:szCs w:val="24"/>
        </w:rPr>
        <w:fldChar w:fldCharType="end"/>
      </w:r>
      <w:r w:rsidR="00D5682E" w:rsidRPr="00D93013">
        <w:rPr>
          <w:rFonts w:asciiTheme="majorBidi" w:hAnsiTheme="majorBidi" w:cstheme="majorBidi"/>
          <w:sz w:val="24"/>
          <w:szCs w:val="24"/>
        </w:rPr>
        <w:t>”</w:t>
      </w:r>
      <w:r w:rsidRPr="00312380">
        <w:rPr>
          <w:rFonts w:asciiTheme="majorBidi" w:hAnsiTheme="majorBidi" w:cstheme="majorBidi"/>
          <w:sz w:val="24"/>
          <w:szCs w:val="24"/>
        </w:rPr>
        <w:t xml:space="preserve">. In </w:t>
      </w:r>
      <w:commentRangeEnd w:id="272"/>
      <w:r w:rsidR="00B040CD">
        <w:rPr>
          <w:rStyle w:val="CommentReference"/>
        </w:rPr>
        <w:commentReference w:id="272"/>
      </w:r>
      <w:r w:rsidRPr="00312380">
        <w:rPr>
          <w:rFonts w:asciiTheme="majorBidi" w:hAnsiTheme="majorBidi" w:cstheme="majorBidi"/>
          <w:sz w:val="24"/>
          <w:szCs w:val="24"/>
        </w:rPr>
        <w:t xml:space="preserve">this case, the product at the end of the phase can be intermediate product, such as requirement specification, design specification, code, user manual, or even the final product. On the other hand, software validation is the act of checking the program behavior and its specifications with respect </w:t>
      </w:r>
      <w:r w:rsidRPr="00312380">
        <w:rPr>
          <w:rFonts w:asciiTheme="majorBidi" w:hAnsiTheme="majorBidi" w:cstheme="majorBidi"/>
          <w:sz w:val="24"/>
          <w:szCs w:val="24"/>
        </w:rPr>
        <w:lastRenderedPageBreak/>
        <w:t>to the expectation of the users. It involves “the process of evaluating a system or component to determine whether the products of a given development phase satisfy the conditions imposed at the start of that phase”</w:t>
      </w:r>
      <w:r w:rsidR="00322FF8">
        <w:rPr>
          <w:rFonts w:asciiTheme="majorBidi" w:hAnsiTheme="majorBidi" w:cstheme="majorBidi"/>
          <w:sz w:val="24"/>
          <w:szCs w:val="24"/>
        </w:rPr>
        <w:t xml:space="preserve"> </w:t>
      </w:r>
      <w:r w:rsidR="001E5981">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"ISBN" : "9780738157467", "abstract" : "Test processes determine whether the development products of a given activity conform to the requirements of that activity and whether the system and/or software satisfies its intended use and user needs. Testing process tasks are specified for different integrity levels. These process tasks determine the appropriate breadth and depth of test documentation. The documentation elements for each type of test documentation can then be selected. The scope of testing encompasses software-based systems, computer software, hardware, and their interfaces. This standard applies to software-based systems being developed, maintained, or reused (legacy, commercial off-the-shelf, Non-Developmental Items). The term \u201csoftware\u201d also includes firmware, microcode, and documentation. Test processes can include inspection, analysis, demonstration, verification, and validation of software and software-based system products.", "author" : [ { "dropping-particle" : "", "family" : "IEEE", "given" : "", "non-dropping-particle" : "", "parse-names" : false, "suffix" : "" } ], "container-title" : "IEEE Std. 829-2008", "id" : "ITEM-1", "issue" : "July", "issued" : { "date-parts" : [ [ "2008" ] ] }, "number-of-pages" : "132", "title" : "Standard for Software and System Test Documentation", "type" : "book", "volume" : "2008" }, "uris" : [ "http://www.mendeley.com/documents/?uuid=7eb66481-7746-4669-9f6b-4bd7b74e8c65" ] } ], "mendeley" : { "formattedCitation" : "[7]", "plainTextFormattedCitation" : "[7]", "previouslyFormattedCitation" : "[7]" }, "properties" : { "noteIndex" : 0 }, "schema" : "https://github.com/citation-style-language/schema/raw/master/csl-citation.json" }</w:instrText>
      </w:r>
      <w:r w:rsidR="001E5981">
        <w:rPr>
          <w:rFonts w:asciiTheme="majorBidi" w:hAnsiTheme="majorBidi" w:cstheme="majorBidi"/>
          <w:sz w:val="24"/>
          <w:szCs w:val="24"/>
        </w:rPr>
        <w:fldChar w:fldCharType="separate"/>
      </w:r>
      <w:r w:rsidR="003C03F5" w:rsidRPr="003C03F5">
        <w:rPr>
          <w:rFonts w:asciiTheme="majorBidi" w:hAnsiTheme="majorBidi" w:cstheme="majorBidi"/>
          <w:noProof/>
          <w:sz w:val="24"/>
          <w:szCs w:val="24"/>
        </w:rPr>
        <w:t>[7]</w:t>
      </w:r>
      <w:r w:rsidR="001E5981">
        <w:rPr>
          <w:rFonts w:asciiTheme="majorBidi" w:hAnsiTheme="majorBidi" w:cstheme="majorBidi"/>
          <w:sz w:val="24"/>
          <w:szCs w:val="24"/>
        </w:rPr>
        <w:fldChar w:fldCharType="end"/>
      </w:r>
      <w:r w:rsidR="00B040CD">
        <w:rPr>
          <w:rFonts w:asciiTheme="majorBidi" w:hAnsiTheme="majorBidi" w:cstheme="majorBidi"/>
          <w:sz w:val="24"/>
          <w:szCs w:val="24"/>
        </w:rPr>
        <w:t xml:space="preserve"> </w:t>
      </w:r>
      <w:r w:rsidRPr="00312380">
        <w:rPr>
          <w:rFonts w:asciiTheme="majorBidi" w:hAnsiTheme="majorBidi" w:cstheme="majorBidi"/>
          <w:sz w:val="24"/>
          <w:szCs w:val="24"/>
        </w:rPr>
        <w:t>according to the IEEE Standard Glossary of Software Engineering Terminology. Putting it differently, final product – which is tested from the customer point of view, is focused in validation process. It can also mean validation ascertain</w:t>
      </w:r>
      <w:r w:rsidR="00C060DA">
        <w:rPr>
          <w:rFonts w:asciiTheme="majorBidi" w:hAnsiTheme="majorBidi" w:cstheme="majorBidi"/>
          <w:sz w:val="24"/>
          <w:szCs w:val="24"/>
        </w:rPr>
        <w:t>s</w:t>
      </w:r>
      <w:r w:rsidRPr="00312380">
        <w:rPr>
          <w:rFonts w:asciiTheme="majorBidi" w:hAnsiTheme="majorBidi" w:cstheme="majorBidi"/>
          <w:sz w:val="24"/>
          <w:szCs w:val="24"/>
        </w:rPr>
        <w:t xml:space="preserve"> whether the product satisfies overall user expectation. The two similar concepts can be differentiated as shown in the </w:t>
      </w:r>
      <w:r w:rsidR="00D5682E" w:rsidRPr="00D5682E">
        <w:rPr>
          <w:rFonts w:asciiTheme="majorBidi" w:hAnsiTheme="majorBidi" w:cstheme="majorBidi"/>
          <w:sz w:val="24"/>
          <w:szCs w:val="24"/>
        </w:rPr>
        <w:fldChar w:fldCharType="begin"/>
      </w:r>
      <w:r w:rsidR="00D5682E" w:rsidRPr="00D5682E">
        <w:rPr>
          <w:rFonts w:asciiTheme="majorBidi" w:hAnsiTheme="majorBidi" w:cstheme="majorBidi"/>
          <w:sz w:val="24"/>
          <w:szCs w:val="24"/>
        </w:rPr>
        <w:instrText xml:space="preserve"> REF _Ref499462392 \h </w:instrText>
      </w:r>
      <w:r w:rsidR="00D5682E" w:rsidRPr="00C060DA">
        <w:rPr>
          <w:rFonts w:asciiTheme="majorBidi" w:hAnsiTheme="majorBidi" w:cstheme="majorBidi"/>
          <w:sz w:val="24"/>
          <w:szCs w:val="24"/>
        </w:rPr>
        <w:instrText xml:space="preserve"> \* MERGEFORMAT </w:instrText>
      </w:r>
      <w:r w:rsidR="00D5682E" w:rsidRPr="00D5682E">
        <w:rPr>
          <w:rFonts w:asciiTheme="majorBidi" w:hAnsiTheme="majorBidi" w:cstheme="majorBidi"/>
          <w:sz w:val="24"/>
          <w:szCs w:val="24"/>
        </w:rPr>
      </w:r>
      <w:r w:rsidR="00D5682E" w:rsidRPr="00D5682E">
        <w:rPr>
          <w:rFonts w:asciiTheme="majorBidi" w:hAnsiTheme="majorBidi" w:cstheme="majorBidi"/>
          <w:sz w:val="24"/>
          <w:szCs w:val="24"/>
        </w:rPr>
        <w:fldChar w:fldCharType="separate"/>
      </w:r>
      <w:r w:rsidR="001101E6" w:rsidRPr="001101E6">
        <w:rPr>
          <w:rFonts w:asciiTheme="majorBidi" w:hAnsiTheme="majorBidi" w:cstheme="majorBidi"/>
        </w:rPr>
        <w:t xml:space="preserve">Table </w:t>
      </w:r>
      <w:r w:rsidR="001101E6" w:rsidRPr="001101E6">
        <w:rPr>
          <w:rFonts w:asciiTheme="majorBidi" w:hAnsiTheme="majorBidi" w:cstheme="majorBidi"/>
          <w:i/>
          <w:iCs/>
          <w:noProof/>
        </w:rPr>
        <w:t>1</w:t>
      </w:r>
      <w:r w:rsidR="00D5682E" w:rsidRPr="00D5682E">
        <w:rPr>
          <w:rFonts w:asciiTheme="majorBidi" w:hAnsiTheme="majorBidi" w:cstheme="majorBidi"/>
          <w:sz w:val="24"/>
          <w:szCs w:val="24"/>
        </w:rPr>
        <w:fldChar w:fldCharType="end"/>
      </w:r>
      <w:r w:rsidR="00B040CD" w:rsidRPr="00D5682E">
        <w:rPr>
          <w:rStyle w:val="CommentReference"/>
        </w:rPr>
        <w:commentReference w:id="273"/>
      </w:r>
      <w:r w:rsidRPr="00312380">
        <w:rPr>
          <w:rFonts w:asciiTheme="majorBidi" w:hAnsiTheme="majorBidi" w:cstheme="majorBidi"/>
          <w:sz w:val="24"/>
          <w:szCs w:val="24"/>
        </w:rPr>
        <w:t>:</w:t>
      </w:r>
    </w:p>
    <w:p w14:paraId="7CE6D474" w14:textId="7A122666" w:rsidR="00312380" w:rsidRPr="002D2D74" w:rsidRDefault="00312380" w:rsidP="00817352">
      <w:pPr>
        <w:pStyle w:val="Caption"/>
        <w:keepNext/>
        <w:ind w:left="720"/>
        <w:jc w:val="center"/>
        <w:rPr>
          <w:rFonts w:asciiTheme="majorBidi" w:hAnsiTheme="majorBidi" w:cstheme="majorBidi"/>
          <w:b/>
          <w:bCs/>
          <w:i w:val="0"/>
          <w:iCs w:val="0"/>
          <w:color w:val="auto"/>
        </w:rPr>
      </w:pPr>
      <w:bookmarkStart w:id="274" w:name="_Ref499462392"/>
      <w:bookmarkStart w:id="275" w:name="_Toc506449821"/>
      <w:r w:rsidRPr="002D2D74">
        <w:rPr>
          <w:rFonts w:asciiTheme="majorBidi" w:hAnsiTheme="majorBidi" w:cstheme="majorBidi"/>
          <w:b/>
          <w:bCs/>
          <w:i w:val="0"/>
          <w:iCs w:val="0"/>
          <w:color w:val="auto"/>
        </w:rPr>
        <w:t xml:space="preserve">Table </w:t>
      </w:r>
      <w:r w:rsidRPr="002D2D74">
        <w:rPr>
          <w:rFonts w:asciiTheme="majorBidi" w:hAnsiTheme="majorBidi" w:cstheme="majorBidi"/>
          <w:b/>
          <w:bCs/>
          <w:i w:val="0"/>
          <w:iCs w:val="0"/>
          <w:color w:val="auto"/>
        </w:rPr>
        <w:fldChar w:fldCharType="begin"/>
      </w:r>
      <w:r w:rsidRPr="002D2D74">
        <w:rPr>
          <w:rFonts w:asciiTheme="majorBidi" w:hAnsiTheme="majorBidi" w:cstheme="majorBidi"/>
          <w:b/>
          <w:bCs/>
          <w:i w:val="0"/>
          <w:iCs w:val="0"/>
          <w:color w:val="auto"/>
        </w:rPr>
        <w:instrText xml:space="preserve"> SEQ Table \* ARABIC </w:instrText>
      </w:r>
      <w:r w:rsidRPr="002D2D74">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1</w:t>
      </w:r>
      <w:r w:rsidRPr="002D2D74">
        <w:rPr>
          <w:rFonts w:asciiTheme="majorBidi" w:hAnsiTheme="majorBidi" w:cstheme="majorBidi"/>
          <w:b/>
          <w:bCs/>
          <w:i w:val="0"/>
          <w:iCs w:val="0"/>
          <w:noProof/>
          <w:color w:val="auto"/>
        </w:rPr>
        <w:fldChar w:fldCharType="end"/>
      </w:r>
      <w:bookmarkEnd w:id="274"/>
      <w:r w:rsidRPr="002D2D74">
        <w:rPr>
          <w:rFonts w:asciiTheme="majorBidi" w:hAnsiTheme="majorBidi" w:cstheme="majorBidi"/>
          <w:b/>
          <w:bCs/>
          <w:i w:val="0"/>
          <w:iCs w:val="0"/>
          <w:color w:val="auto"/>
        </w:rPr>
        <w:t>: Differences</w:t>
      </w:r>
      <w:r w:rsidRPr="002D2D74">
        <w:rPr>
          <w:rFonts w:asciiTheme="majorBidi" w:hAnsiTheme="majorBidi" w:cstheme="majorBidi"/>
          <w:b/>
          <w:bCs/>
          <w:i w:val="0"/>
          <w:iCs w:val="0"/>
          <w:noProof/>
          <w:color w:val="auto"/>
        </w:rPr>
        <w:t xml:space="preserve"> between Verification and Validation</w:t>
      </w:r>
      <w:bookmarkEnd w:id="275"/>
    </w:p>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15"/>
        <w:gridCol w:w="4315"/>
      </w:tblGrid>
      <w:tr w:rsidR="00312380" w:rsidRPr="00BF1849" w14:paraId="310DC78C" w14:textId="77777777" w:rsidTr="00817352">
        <w:tc>
          <w:tcPr>
            <w:tcW w:w="4315" w:type="dxa"/>
            <w:tcBorders>
              <w:top w:val="single" w:sz="4" w:space="0" w:color="auto"/>
              <w:bottom w:val="single" w:sz="4" w:space="0" w:color="auto"/>
            </w:tcBorders>
          </w:tcPr>
          <w:p w14:paraId="3E716286" w14:textId="77777777" w:rsidR="00312380" w:rsidRPr="00BF1849" w:rsidRDefault="00312380" w:rsidP="00817352">
            <w:pPr>
              <w:spacing w:line="480" w:lineRule="auto"/>
              <w:jc w:val="both"/>
              <w:rPr>
                <w:rFonts w:asciiTheme="majorBidi" w:hAnsiTheme="majorBidi" w:cstheme="majorBidi"/>
                <w:b/>
                <w:bCs/>
                <w:sz w:val="24"/>
                <w:szCs w:val="24"/>
              </w:rPr>
            </w:pPr>
            <w:r w:rsidRPr="00BF1849">
              <w:rPr>
                <w:rFonts w:asciiTheme="majorBidi" w:hAnsiTheme="majorBidi" w:cstheme="majorBidi"/>
                <w:b/>
                <w:bCs/>
                <w:sz w:val="24"/>
                <w:szCs w:val="24"/>
              </w:rPr>
              <w:t>Verification</w:t>
            </w:r>
          </w:p>
        </w:tc>
        <w:tc>
          <w:tcPr>
            <w:tcW w:w="4315" w:type="dxa"/>
            <w:tcBorders>
              <w:top w:val="single" w:sz="4" w:space="0" w:color="auto"/>
              <w:bottom w:val="single" w:sz="4" w:space="0" w:color="auto"/>
            </w:tcBorders>
          </w:tcPr>
          <w:p w14:paraId="1EDD763D" w14:textId="77777777" w:rsidR="00312380" w:rsidRPr="00BF1849" w:rsidRDefault="00312380" w:rsidP="00817352">
            <w:pPr>
              <w:spacing w:line="480" w:lineRule="auto"/>
              <w:jc w:val="both"/>
              <w:rPr>
                <w:rFonts w:asciiTheme="majorBidi" w:hAnsiTheme="majorBidi" w:cstheme="majorBidi"/>
                <w:b/>
                <w:bCs/>
                <w:sz w:val="24"/>
                <w:szCs w:val="24"/>
              </w:rPr>
            </w:pPr>
            <w:r w:rsidRPr="00BF1849">
              <w:rPr>
                <w:rFonts w:asciiTheme="majorBidi" w:hAnsiTheme="majorBidi" w:cstheme="majorBidi"/>
                <w:b/>
                <w:bCs/>
                <w:sz w:val="24"/>
                <w:szCs w:val="24"/>
              </w:rPr>
              <w:t>Validation</w:t>
            </w:r>
          </w:p>
        </w:tc>
      </w:tr>
      <w:tr w:rsidR="00312380" w14:paraId="6EF1003E" w14:textId="77777777" w:rsidTr="00817352">
        <w:tc>
          <w:tcPr>
            <w:tcW w:w="4315" w:type="dxa"/>
            <w:tcBorders>
              <w:top w:val="single" w:sz="4" w:space="0" w:color="auto"/>
            </w:tcBorders>
          </w:tcPr>
          <w:p w14:paraId="78AD00FA" w14:textId="77777777" w:rsidR="00312380" w:rsidRDefault="00312380"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It establishes the correspondence of an implementation phase of the software development process with its specification</w:t>
            </w:r>
          </w:p>
        </w:tc>
        <w:tc>
          <w:tcPr>
            <w:tcW w:w="4315" w:type="dxa"/>
            <w:tcBorders>
              <w:top w:val="single" w:sz="4" w:space="0" w:color="auto"/>
            </w:tcBorders>
          </w:tcPr>
          <w:p w14:paraId="200B5CBA" w14:textId="77777777" w:rsidR="00312380" w:rsidRDefault="00312380"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It shows the correspondence between a system and users’ expectations</w:t>
            </w:r>
          </w:p>
        </w:tc>
      </w:tr>
      <w:tr w:rsidR="00312380" w14:paraId="43D259D2" w14:textId="77777777" w:rsidTr="00817352">
        <w:tc>
          <w:tcPr>
            <w:tcW w:w="4315" w:type="dxa"/>
          </w:tcPr>
          <w:p w14:paraId="2EA33EF7" w14:textId="77777777" w:rsidR="00312380" w:rsidRDefault="00312380"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Its activities aim at authenticating that one is building the product correctly</w:t>
            </w:r>
          </w:p>
        </w:tc>
        <w:tc>
          <w:tcPr>
            <w:tcW w:w="4315" w:type="dxa"/>
          </w:tcPr>
          <w:p w14:paraId="47B347B2" w14:textId="77777777" w:rsidR="00312380" w:rsidRDefault="00312380"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Its activities aim at authenticating that one is building the correct product</w:t>
            </w:r>
          </w:p>
        </w:tc>
      </w:tr>
      <w:tr w:rsidR="00312380" w14:paraId="205F61A1" w14:textId="77777777" w:rsidTr="00817352">
        <w:tc>
          <w:tcPr>
            <w:tcW w:w="4315" w:type="dxa"/>
          </w:tcPr>
          <w:p w14:paraId="77CCA52D" w14:textId="77777777" w:rsidR="00312380" w:rsidRDefault="00312380"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It reviews interim work products such as requirements specification, design, etc.</w:t>
            </w:r>
          </w:p>
        </w:tc>
        <w:tc>
          <w:tcPr>
            <w:tcW w:w="4315" w:type="dxa"/>
          </w:tcPr>
          <w:p w14:paraId="00E9B207" w14:textId="77777777" w:rsidR="00312380" w:rsidRDefault="00312380"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It is performed toward the end of the system development</w:t>
            </w:r>
          </w:p>
        </w:tc>
      </w:tr>
    </w:tbl>
    <w:p w14:paraId="65DC24AB" w14:textId="6E9AADA0" w:rsidR="00312380" w:rsidRDefault="00312380" w:rsidP="00D5682E">
      <w:pPr>
        <w:spacing w:line="480" w:lineRule="auto"/>
        <w:jc w:val="both"/>
        <w:rPr>
          <w:rFonts w:asciiTheme="majorBidi" w:hAnsiTheme="majorBidi" w:cstheme="majorBidi"/>
          <w:sz w:val="24"/>
          <w:szCs w:val="24"/>
        </w:rPr>
      </w:pPr>
      <w:r w:rsidRPr="00312380">
        <w:rPr>
          <w:rFonts w:asciiTheme="majorBidi" w:hAnsiTheme="majorBidi" w:cstheme="majorBidi"/>
          <w:sz w:val="24"/>
          <w:szCs w:val="24"/>
        </w:rPr>
        <w:t xml:space="preserve">It should be noted that not only static analysis techniques are performed on interim products in verification, dynamic analysis is also adopted in verification. On the contrary, validation is performed on the entire system by executing the system in its real environment and using a variety of tests </w:t>
      </w:r>
      <w:commentRangeStart w:id="276"/>
      <w:r w:rsidRPr="00312380">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"10.1002/9780470382844", "ISBN" : "0471789119", "ISSN" : "87562324", "abstract" : "A superior primer on software testing and quality assurance, from integration to execution and automation This important new work fills the pressing need for a user-friendly text that aims to provide software engineers, software quality professionals, software developers, and students with the fundamental developments in testing theory and common testing practices. Software Testing and Quality Assurance: Theory and Practice equips readers with a solid understanding of: Practices that support the production of quality software Software testing techniques Life-cycle models for requirements, defects, test cases, and test results Process models for units, integration, system, and acceptance testing How to build test teams, including recruiting and retaining test engineers Quality Models, Capability Maturity Model, Testing Maturity Model, and Test Process Improvement Model Expertly balancing theory with practice, and complemented with an abundance of pedagogical tools, including test questions, examples, teaching suggestions, and chapter summaries, this book is a valuable, self-contained tool for professionals and an ideal introductory text for courses in software testing, quality assurance, and software engineering.", "author" : [ { "dropping-particle" : "", "family" : "Naik", "given" : "Kshirasagar", "non-dropping-particle" : "", "parse-names" : false, "suffix" : "" }, { "dropping-particle" : "", "family" : "Tripathy", "given" : "Priyadarshi", "non-dropping-particle" : "", "parse-names" : false, "suffix" : "" } ], "id" : "ITEM-1", "issued" : { "date-parts" : [ [ "2008" ] ] }, "number-of-pages" : "616", "title" : "Software testing and quality assurance: theory and practice", "type" : "book" }, "uris" : [ "http://www.mendeley.com/documents/?uuid=ed49da12-5bf1-40f7-bebb-ec07a0daa9ff" ] } ], "mendeley" : { "formattedCitation" : "[8]", "plainTextFormattedCitation" : "[8]", "previouslyFormattedCitation" : "[8]" }, "properties" : { "noteIndex" : 0 }, "schema" : "https://github.com/citation-style-language/schema/raw/master/csl-citation.json" }</w:instrText>
      </w:r>
      <w:r w:rsidRPr="00312380">
        <w:rPr>
          <w:rFonts w:asciiTheme="majorBidi" w:hAnsiTheme="majorBidi" w:cstheme="majorBidi"/>
          <w:sz w:val="24"/>
          <w:szCs w:val="24"/>
        </w:rPr>
        <w:fldChar w:fldCharType="separate"/>
      </w:r>
      <w:r w:rsidR="003C03F5" w:rsidRPr="003C03F5">
        <w:rPr>
          <w:rFonts w:asciiTheme="majorBidi" w:hAnsiTheme="majorBidi" w:cstheme="majorBidi"/>
          <w:noProof/>
          <w:sz w:val="24"/>
          <w:szCs w:val="24"/>
        </w:rPr>
        <w:t>[8]</w:t>
      </w:r>
      <w:r w:rsidRPr="00312380">
        <w:rPr>
          <w:rFonts w:asciiTheme="majorBidi" w:hAnsiTheme="majorBidi" w:cstheme="majorBidi"/>
          <w:sz w:val="24"/>
          <w:szCs w:val="24"/>
        </w:rPr>
        <w:fldChar w:fldCharType="end"/>
      </w:r>
      <w:commentRangeEnd w:id="276"/>
      <w:r w:rsidR="00D716A6">
        <w:rPr>
          <w:rStyle w:val="CommentReference"/>
        </w:rPr>
        <w:commentReference w:id="276"/>
      </w:r>
      <w:r w:rsidRPr="00312380">
        <w:rPr>
          <w:rFonts w:asciiTheme="majorBidi" w:hAnsiTheme="majorBidi" w:cstheme="majorBidi"/>
          <w:sz w:val="24"/>
          <w:szCs w:val="24"/>
        </w:rPr>
        <w:t xml:space="preserve">. </w:t>
      </w:r>
    </w:p>
    <w:p w14:paraId="45E6AC3B" w14:textId="4C571A9A" w:rsidR="00BC6687" w:rsidRDefault="00BC6687" w:rsidP="00BC6687">
      <w:pPr>
        <w:keepNext/>
        <w:spacing w:line="480" w:lineRule="auto"/>
        <w:jc w:val="center"/>
      </w:pPr>
    </w:p>
    <w:p w14:paraId="556F71A1" w14:textId="77777777" w:rsidR="00312380" w:rsidRPr="00312380" w:rsidRDefault="00312380" w:rsidP="00312380">
      <w:pPr>
        <w:spacing w:line="480" w:lineRule="auto"/>
        <w:jc w:val="both"/>
        <w:rPr>
          <w:rFonts w:asciiTheme="majorBidi" w:hAnsiTheme="majorBidi" w:cstheme="majorBidi"/>
          <w:sz w:val="24"/>
          <w:szCs w:val="24"/>
        </w:rPr>
      </w:pPr>
      <w:r w:rsidRPr="00312380">
        <w:rPr>
          <w:rFonts w:asciiTheme="majorBidi" w:hAnsiTheme="majorBidi" w:cstheme="majorBidi"/>
          <w:sz w:val="24"/>
          <w:szCs w:val="24"/>
        </w:rPr>
        <w:t xml:space="preserve">The importance of software testing cannot be overemphasized. Software testing helps in ensuring the entire specified functionalities are put into implementation while demonstrating that there are no faults in the implementation. Errors and mistakes in software is real and ignoring them till after deployment is foolhardy. Error detection and removal are achieved through software testing. Also, the level of reliability of the software under test is determined thereby ensuring confidence in the software. </w:t>
      </w:r>
    </w:p>
    <w:p w14:paraId="34B97EFE" w14:textId="7C6A4B70" w:rsidR="00312380" w:rsidRPr="00312380" w:rsidRDefault="00312380" w:rsidP="000672A7">
      <w:pPr>
        <w:spacing w:line="480" w:lineRule="auto"/>
        <w:jc w:val="both"/>
        <w:rPr>
          <w:rFonts w:asciiTheme="majorBidi" w:hAnsiTheme="majorBidi" w:cstheme="majorBidi"/>
          <w:sz w:val="24"/>
          <w:szCs w:val="24"/>
        </w:rPr>
      </w:pPr>
      <w:r w:rsidRPr="00312380">
        <w:rPr>
          <w:rFonts w:asciiTheme="majorBidi" w:hAnsiTheme="majorBidi" w:cstheme="majorBidi"/>
          <w:sz w:val="24"/>
          <w:szCs w:val="24"/>
        </w:rPr>
        <w:t xml:space="preserve">Broadly speaking, software testing can be categorized into two main groups: </w:t>
      </w:r>
      <w:r w:rsidRPr="00312380">
        <w:rPr>
          <w:rFonts w:asciiTheme="majorBidi" w:hAnsiTheme="majorBidi" w:cstheme="majorBidi"/>
          <w:b/>
          <w:bCs/>
          <w:i/>
          <w:iCs/>
          <w:sz w:val="24"/>
          <w:szCs w:val="24"/>
        </w:rPr>
        <w:t>static analysis</w:t>
      </w:r>
      <w:r w:rsidRPr="00312380">
        <w:rPr>
          <w:rFonts w:asciiTheme="majorBidi" w:hAnsiTheme="majorBidi" w:cstheme="majorBidi"/>
          <w:sz w:val="24"/>
          <w:szCs w:val="24"/>
        </w:rPr>
        <w:t xml:space="preserve"> and </w:t>
      </w:r>
      <w:r w:rsidRPr="00312380">
        <w:rPr>
          <w:rFonts w:asciiTheme="majorBidi" w:hAnsiTheme="majorBidi" w:cstheme="majorBidi"/>
          <w:b/>
          <w:bCs/>
          <w:i/>
          <w:iCs/>
          <w:sz w:val="24"/>
          <w:szCs w:val="24"/>
        </w:rPr>
        <w:t>dynamic testing</w:t>
      </w:r>
      <w:r w:rsidRPr="00312380">
        <w:rPr>
          <w:rFonts w:asciiTheme="majorBidi" w:hAnsiTheme="majorBidi" w:cstheme="majorBidi"/>
          <w:sz w:val="24"/>
          <w:szCs w:val="24"/>
        </w:rPr>
        <w:t xml:space="preserve">. Static analysis comprises of team of reviewers who read the code line by line correlating it with the logic of the </w:t>
      </w:r>
      <w:r w:rsidR="003A2075">
        <w:rPr>
          <w:rFonts w:asciiTheme="majorBidi" w:hAnsiTheme="majorBidi" w:cstheme="majorBidi"/>
          <w:sz w:val="24"/>
          <w:szCs w:val="24"/>
        </w:rPr>
        <w:t>specification. It is composed of</w:t>
      </w:r>
      <w:r w:rsidRPr="00312380">
        <w:rPr>
          <w:rFonts w:asciiTheme="majorBidi" w:hAnsiTheme="majorBidi" w:cstheme="majorBidi"/>
          <w:sz w:val="24"/>
          <w:szCs w:val="24"/>
        </w:rPr>
        <w:t xml:space="preserve"> inspection, walkthroughs and reviews. On the other hand, dynamic testing is a testing approach whereby the program code under test is executed with inputs and its behavior is observed. Due to human unwillingness to discover errors in their own work, testing is commonly performed by a separate group of people who are not part of the development team.</w:t>
      </w:r>
    </w:p>
    <w:p w14:paraId="0A878B2C" w14:textId="46811B73" w:rsidR="00312380" w:rsidRDefault="00312380" w:rsidP="00312380">
      <w:pPr>
        <w:pStyle w:val="Heading2"/>
        <w:numPr>
          <w:ilvl w:val="2"/>
          <w:numId w:val="25"/>
        </w:numPr>
      </w:pPr>
      <w:bookmarkStart w:id="277" w:name="_Toc506718106"/>
      <w:r>
        <w:t>Aim of Software Testing</w:t>
      </w:r>
      <w:bookmarkEnd w:id="277"/>
    </w:p>
    <w:p w14:paraId="67620A29" w14:textId="70CFD977" w:rsidR="000672A7" w:rsidRDefault="000672A7" w:rsidP="000672A7">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Testing is a process in ensuring a quality product. Software testing is the most integral process in software development aimed at generating an error-free software </w:t>
      </w:r>
      <w:r w:rsidR="001828E5">
        <w:rPr>
          <w:rFonts w:asciiTheme="majorBidi" w:hAnsiTheme="majorBidi" w:cstheme="majorBidi"/>
          <w:sz w:val="24"/>
          <w:szCs w:val="24"/>
        </w:rPr>
        <w:t>artifact</w:t>
      </w:r>
      <w:r>
        <w:rPr>
          <w:rFonts w:asciiTheme="majorBidi" w:hAnsiTheme="majorBidi" w:cstheme="majorBidi"/>
          <w:sz w:val="24"/>
          <w:szCs w:val="24"/>
        </w:rPr>
        <w:t>(s). Identifying bugs (defects) in a software and fixing the defects improves the quality of the software product under development. The following are some objectives of testing software to ensure the software under development is delivered error-free:</w:t>
      </w:r>
    </w:p>
    <w:p w14:paraId="372CA262" w14:textId="77777777" w:rsidR="000672A7" w:rsidRDefault="000672A7" w:rsidP="000672A7">
      <w:pPr>
        <w:pStyle w:val="ListParagraph"/>
        <w:numPr>
          <w:ilvl w:val="0"/>
          <w:numId w:val="19"/>
        </w:numPr>
        <w:spacing w:line="480" w:lineRule="auto"/>
        <w:jc w:val="both"/>
        <w:rPr>
          <w:rFonts w:asciiTheme="majorBidi" w:hAnsiTheme="majorBidi" w:cstheme="majorBidi"/>
          <w:sz w:val="24"/>
          <w:szCs w:val="24"/>
        </w:rPr>
      </w:pPr>
      <w:r>
        <w:rPr>
          <w:rFonts w:asciiTheme="majorBidi" w:hAnsiTheme="majorBidi" w:cstheme="majorBidi"/>
          <w:sz w:val="24"/>
          <w:szCs w:val="24"/>
        </w:rPr>
        <w:t>It ensures the conformity of the software development to the requirements.</w:t>
      </w:r>
    </w:p>
    <w:p w14:paraId="465E5B20" w14:textId="77777777" w:rsidR="000672A7" w:rsidRDefault="000672A7" w:rsidP="000672A7">
      <w:pPr>
        <w:pStyle w:val="ListParagraph"/>
        <w:numPr>
          <w:ilvl w:val="0"/>
          <w:numId w:val="19"/>
        </w:num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Customer satisfaction is attained by producing a software that meets their requirements.</w:t>
      </w:r>
    </w:p>
    <w:p w14:paraId="2CDAA614" w14:textId="77777777" w:rsidR="000672A7" w:rsidRDefault="000672A7" w:rsidP="000672A7">
      <w:pPr>
        <w:pStyle w:val="ListParagraph"/>
        <w:numPr>
          <w:ilvl w:val="0"/>
          <w:numId w:val="19"/>
        </w:numPr>
        <w:spacing w:line="480" w:lineRule="auto"/>
        <w:jc w:val="both"/>
        <w:rPr>
          <w:rFonts w:asciiTheme="majorBidi" w:hAnsiTheme="majorBidi" w:cstheme="majorBidi"/>
          <w:sz w:val="24"/>
          <w:szCs w:val="24"/>
        </w:rPr>
      </w:pPr>
      <w:r>
        <w:rPr>
          <w:rFonts w:asciiTheme="majorBidi" w:hAnsiTheme="majorBidi" w:cstheme="majorBidi"/>
          <w:sz w:val="24"/>
          <w:szCs w:val="24"/>
        </w:rPr>
        <w:t>Uncovering errors (if any/found)</w:t>
      </w:r>
    </w:p>
    <w:p w14:paraId="5B2223BB" w14:textId="77777777" w:rsidR="000672A7" w:rsidRDefault="000672A7" w:rsidP="000672A7">
      <w:pPr>
        <w:pStyle w:val="ListParagraph"/>
        <w:numPr>
          <w:ilvl w:val="0"/>
          <w:numId w:val="19"/>
        </w:numPr>
        <w:spacing w:line="480" w:lineRule="auto"/>
        <w:jc w:val="both"/>
        <w:rPr>
          <w:rFonts w:asciiTheme="majorBidi" w:hAnsiTheme="majorBidi" w:cstheme="majorBidi"/>
          <w:sz w:val="24"/>
          <w:szCs w:val="24"/>
        </w:rPr>
      </w:pPr>
      <w:r>
        <w:rPr>
          <w:rFonts w:asciiTheme="majorBidi" w:hAnsiTheme="majorBidi" w:cstheme="majorBidi"/>
          <w:sz w:val="24"/>
          <w:szCs w:val="24"/>
        </w:rPr>
        <w:t>Attempt to have confidence that the end-product carries out the entire functionalities proposed.</w:t>
      </w:r>
    </w:p>
    <w:p w14:paraId="1491C52D" w14:textId="47C1AE4D" w:rsidR="00312380" w:rsidRDefault="000672A7" w:rsidP="00D716A6">
      <w:pPr>
        <w:spacing w:line="480" w:lineRule="auto"/>
        <w:jc w:val="both"/>
      </w:pPr>
      <w:r>
        <w:rPr>
          <w:rFonts w:asciiTheme="majorBidi" w:hAnsiTheme="majorBidi" w:cstheme="majorBidi"/>
          <w:sz w:val="24"/>
          <w:szCs w:val="24"/>
        </w:rPr>
        <w:t>A software can fail if there are wrong or missing requirements. Faulty design, faulty code and improper implementation of design can also cause software failure. Generally, software testing helps in identifying faults, correcting/removing faults and preventing future faults.</w:t>
      </w:r>
    </w:p>
    <w:p w14:paraId="0E93C7DC" w14:textId="32BD8AA7" w:rsidR="00312380" w:rsidRDefault="000672A7" w:rsidP="00D716A6">
      <w:pPr>
        <w:pStyle w:val="Heading2"/>
        <w:numPr>
          <w:ilvl w:val="2"/>
          <w:numId w:val="25"/>
        </w:numPr>
      </w:pPr>
      <w:bookmarkStart w:id="278" w:name="_Toc506718107"/>
      <w:r>
        <w:t>Techniques in Software Testing</w:t>
      </w:r>
      <w:bookmarkEnd w:id="278"/>
    </w:p>
    <w:p w14:paraId="2884FE5D" w14:textId="77777777" w:rsidR="000672A7" w:rsidRPr="000672A7" w:rsidRDefault="000672A7" w:rsidP="00502236">
      <w:pPr>
        <w:spacing w:line="480" w:lineRule="auto"/>
        <w:jc w:val="both"/>
        <w:rPr>
          <w:rFonts w:asciiTheme="majorBidi" w:hAnsiTheme="majorBidi" w:cstheme="majorBidi"/>
          <w:sz w:val="24"/>
          <w:szCs w:val="24"/>
        </w:rPr>
      </w:pPr>
      <w:r w:rsidRPr="000672A7">
        <w:rPr>
          <w:rFonts w:asciiTheme="majorBidi" w:hAnsiTheme="majorBidi" w:cstheme="majorBidi"/>
          <w:sz w:val="24"/>
          <w:szCs w:val="24"/>
        </w:rPr>
        <w:t xml:space="preserve">Software testing can be categorized based on many criteria. It may be static vs. dynamic. It may also be based on the opacity of the tester’s scrutiny of the code taking engineer’s point of view (white-box &amp; black-box) or the scale of testing (unit, integration, system, etc.) </w:t>
      </w:r>
    </w:p>
    <w:p w14:paraId="111EF45A" w14:textId="57256B7F" w:rsidR="000672A7" w:rsidRPr="000672A7" w:rsidRDefault="000672A7" w:rsidP="00B34C89">
      <w:pPr>
        <w:spacing w:line="480" w:lineRule="auto"/>
        <w:jc w:val="both"/>
        <w:rPr>
          <w:rFonts w:asciiTheme="majorBidi" w:hAnsiTheme="majorBidi" w:cstheme="majorBidi"/>
          <w:sz w:val="24"/>
          <w:szCs w:val="24"/>
        </w:rPr>
      </w:pPr>
      <w:r w:rsidRPr="000672A7">
        <w:rPr>
          <w:rFonts w:asciiTheme="majorBidi" w:hAnsiTheme="majorBidi" w:cstheme="majorBidi"/>
          <w:sz w:val="24"/>
          <w:szCs w:val="24"/>
        </w:rPr>
        <w:t>Below is the summary of the different levels or scale of testing</w:t>
      </w:r>
      <w:r w:rsidR="00B34C89">
        <w:rPr>
          <w:rFonts w:asciiTheme="majorBidi" w:hAnsiTheme="majorBidi" w:cstheme="majorBidi"/>
          <w:sz w:val="24"/>
          <w:szCs w:val="24"/>
        </w:rPr>
        <w:t xml:space="preserve"> </w:t>
      </w:r>
      <w:r w:rsidR="00B34C89">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"10.5121/ijesa.2012.2204", "ISBN" : "9780778581369", "ISSN" : "18395171", "abstract" : "There are several methods for automatic test case generation has been proposed in the past. But most of these techniques are structural testing techniques that require the understanding of the internal working of the program. There is less practical coverage of all testing techniques together. In this paper we conducted a literature study on all testing techniques together that are related to both Black and White box testing techniques, moreover we assume a case situation of Insurance premium calculation for driver and we derive the test cases and test data for white box testing methods such as Branch testing, Statement testing, Condition Coverage testing, multiple condition coverage testing, in the similar way we derive the test cases and test data for the black box testing methods such as: Equivalence partitioning and Boundary value analysis.\\nThe overall aim of this literature study is to clearly explain different testing techniques along with a case situation and their advantages.", "author" : [ { "dropping-particle" : "", "family" : "Nidhra", "given" : "Srinivas", "non-dropping-particle" : "", "parse-names" : false, "suffix" : "" } ], "container-title" : "International Journal of Embedded Systems and Applications", "id" : "ITEM-1", "issue" : "2", "issued" : { "date-parts" : [ [ "2012" ] ] }, "page" : "29-50", "title" : "Black Box and White Box Testing Techniques - A Literature Review", "type" : "article-journal", "volume" : "2" }, "uris" : [ "http://www.mendeley.com/documents/?uuid=f4a3b324-250f-4459-b869-989d292cfd13" ] } ], "mendeley" : { "formattedCitation" : "[9]", "plainTextFormattedCitation" : "[9]", "previouslyFormattedCitation" : "[9]" }, "properties" : { "noteIndex" : 0 }, "schema" : "https://github.com/citation-style-language/schema/raw/master/csl-citation.json" }</w:instrText>
      </w:r>
      <w:r w:rsidR="00B34C89">
        <w:rPr>
          <w:rFonts w:asciiTheme="majorBidi" w:hAnsiTheme="majorBidi" w:cstheme="majorBidi"/>
          <w:sz w:val="24"/>
          <w:szCs w:val="24"/>
        </w:rPr>
        <w:fldChar w:fldCharType="separate"/>
      </w:r>
      <w:r w:rsidR="003C03F5" w:rsidRPr="003C03F5">
        <w:rPr>
          <w:rFonts w:asciiTheme="majorBidi" w:hAnsiTheme="majorBidi" w:cstheme="majorBidi"/>
          <w:noProof/>
          <w:sz w:val="24"/>
          <w:szCs w:val="24"/>
        </w:rPr>
        <w:t>[9]</w:t>
      </w:r>
      <w:r w:rsidR="00B34C89">
        <w:rPr>
          <w:rFonts w:asciiTheme="majorBidi" w:hAnsiTheme="majorBidi" w:cstheme="majorBidi"/>
          <w:sz w:val="24"/>
          <w:szCs w:val="24"/>
        </w:rPr>
        <w:fldChar w:fldCharType="end"/>
      </w:r>
      <w:r w:rsidRPr="000672A7">
        <w:rPr>
          <w:rFonts w:asciiTheme="majorBidi" w:hAnsiTheme="majorBidi" w:cstheme="majorBidi"/>
          <w:sz w:val="24"/>
          <w:szCs w:val="24"/>
        </w:rPr>
        <w:t>:</w:t>
      </w:r>
    </w:p>
    <w:p w14:paraId="6B90EDDE" w14:textId="13E3A752" w:rsidR="000672A7" w:rsidRPr="00650523" w:rsidRDefault="000672A7" w:rsidP="00817352">
      <w:pPr>
        <w:pStyle w:val="Caption"/>
        <w:keepNext/>
        <w:ind w:left="720"/>
        <w:jc w:val="center"/>
        <w:rPr>
          <w:rFonts w:asciiTheme="majorBidi" w:hAnsiTheme="majorBidi" w:cstheme="majorBidi"/>
          <w:b/>
          <w:bCs/>
          <w:i w:val="0"/>
          <w:iCs w:val="0"/>
          <w:color w:val="auto"/>
        </w:rPr>
      </w:pPr>
      <w:bookmarkStart w:id="279" w:name="_Toc506449822"/>
      <w:r w:rsidRPr="00650523">
        <w:rPr>
          <w:rFonts w:asciiTheme="majorBidi" w:hAnsiTheme="majorBidi" w:cstheme="majorBidi"/>
          <w:b/>
          <w:bCs/>
          <w:i w:val="0"/>
          <w:iCs w:val="0"/>
          <w:color w:val="auto"/>
        </w:rPr>
        <w:t xml:space="preserve">Table </w:t>
      </w:r>
      <w:r w:rsidRPr="00650523">
        <w:rPr>
          <w:rFonts w:asciiTheme="majorBidi" w:hAnsiTheme="majorBidi" w:cstheme="majorBidi"/>
          <w:b/>
          <w:bCs/>
          <w:i w:val="0"/>
          <w:iCs w:val="0"/>
          <w:color w:val="auto"/>
        </w:rPr>
        <w:fldChar w:fldCharType="begin"/>
      </w:r>
      <w:r w:rsidRPr="00650523">
        <w:rPr>
          <w:rFonts w:asciiTheme="majorBidi" w:hAnsiTheme="majorBidi" w:cstheme="majorBidi"/>
          <w:b/>
          <w:bCs/>
          <w:i w:val="0"/>
          <w:iCs w:val="0"/>
          <w:color w:val="auto"/>
        </w:rPr>
        <w:instrText xml:space="preserve"> SEQ Table \* ARABIC </w:instrText>
      </w:r>
      <w:r w:rsidRPr="00650523">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2</w:t>
      </w:r>
      <w:r w:rsidRPr="00650523">
        <w:rPr>
          <w:rFonts w:asciiTheme="majorBidi" w:hAnsiTheme="majorBidi" w:cstheme="majorBidi"/>
          <w:b/>
          <w:bCs/>
          <w:i w:val="0"/>
          <w:iCs w:val="0"/>
          <w:color w:val="auto"/>
        </w:rPr>
        <w:fldChar w:fldCharType="end"/>
      </w:r>
      <w:r w:rsidRPr="00650523">
        <w:rPr>
          <w:rFonts w:asciiTheme="majorBidi" w:hAnsiTheme="majorBidi" w:cstheme="majorBidi"/>
          <w:b/>
          <w:bCs/>
          <w:i w:val="0"/>
          <w:iCs w:val="0"/>
          <w:color w:val="auto"/>
        </w:rPr>
        <w:t>: Different levels of testing</w:t>
      </w:r>
      <w:bookmarkEnd w:id="279"/>
    </w:p>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1337"/>
        <w:gridCol w:w="2170"/>
        <w:gridCol w:w="1713"/>
        <w:gridCol w:w="1697"/>
        <w:gridCol w:w="1713"/>
      </w:tblGrid>
      <w:tr w:rsidR="000672A7" w:rsidRPr="005826AB" w14:paraId="13A8ACC4" w14:textId="77777777" w:rsidTr="00817352">
        <w:tc>
          <w:tcPr>
            <w:tcW w:w="1337" w:type="dxa"/>
            <w:tcBorders>
              <w:top w:val="single" w:sz="4" w:space="0" w:color="auto"/>
              <w:bottom w:val="single" w:sz="4" w:space="0" w:color="auto"/>
            </w:tcBorders>
          </w:tcPr>
          <w:p w14:paraId="3202614C" w14:textId="77777777" w:rsidR="000672A7" w:rsidRPr="005826AB" w:rsidRDefault="000672A7" w:rsidP="00817352">
            <w:pPr>
              <w:spacing w:line="480" w:lineRule="auto"/>
              <w:jc w:val="both"/>
              <w:rPr>
                <w:rFonts w:asciiTheme="majorBidi" w:hAnsiTheme="majorBidi" w:cstheme="majorBidi"/>
                <w:b/>
                <w:bCs/>
                <w:sz w:val="24"/>
                <w:szCs w:val="24"/>
              </w:rPr>
            </w:pPr>
            <w:r w:rsidRPr="005826AB">
              <w:rPr>
                <w:rFonts w:asciiTheme="majorBidi" w:hAnsiTheme="majorBidi" w:cstheme="majorBidi"/>
                <w:b/>
                <w:bCs/>
                <w:sz w:val="24"/>
                <w:szCs w:val="24"/>
              </w:rPr>
              <w:t>Testing</w:t>
            </w:r>
          </w:p>
        </w:tc>
        <w:tc>
          <w:tcPr>
            <w:tcW w:w="2170" w:type="dxa"/>
            <w:tcBorders>
              <w:top w:val="single" w:sz="4" w:space="0" w:color="auto"/>
              <w:bottom w:val="single" w:sz="4" w:space="0" w:color="auto"/>
            </w:tcBorders>
          </w:tcPr>
          <w:p w14:paraId="205B7FFF" w14:textId="77777777" w:rsidR="000672A7" w:rsidRPr="005826AB" w:rsidRDefault="000672A7" w:rsidP="00817352">
            <w:pPr>
              <w:spacing w:line="480" w:lineRule="auto"/>
              <w:jc w:val="both"/>
              <w:rPr>
                <w:rFonts w:asciiTheme="majorBidi" w:hAnsiTheme="majorBidi" w:cstheme="majorBidi"/>
                <w:b/>
                <w:bCs/>
                <w:sz w:val="24"/>
                <w:szCs w:val="24"/>
              </w:rPr>
            </w:pPr>
            <w:r w:rsidRPr="005826AB">
              <w:rPr>
                <w:rFonts w:asciiTheme="majorBidi" w:hAnsiTheme="majorBidi" w:cstheme="majorBidi"/>
                <w:b/>
                <w:bCs/>
                <w:sz w:val="24"/>
                <w:szCs w:val="24"/>
              </w:rPr>
              <w:t>Specification</w:t>
            </w:r>
          </w:p>
        </w:tc>
        <w:tc>
          <w:tcPr>
            <w:tcW w:w="1713" w:type="dxa"/>
            <w:tcBorders>
              <w:top w:val="single" w:sz="4" w:space="0" w:color="auto"/>
              <w:bottom w:val="single" w:sz="4" w:space="0" w:color="auto"/>
            </w:tcBorders>
          </w:tcPr>
          <w:p w14:paraId="714A15E0" w14:textId="77777777" w:rsidR="000672A7" w:rsidRPr="005826AB" w:rsidRDefault="000672A7" w:rsidP="00817352">
            <w:pPr>
              <w:spacing w:line="480" w:lineRule="auto"/>
              <w:jc w:val="both"/>
              <w:rPr>
                <w:rFonts w:asciiTheme="majorBidi" w:hAnsiTheme="majorBidi" w:cstheme="majorBidi"/>
                <w:b/>
                <w:bCs/>
                <w:sz w:val="24"/>
                <w:szCs w:val="24"/>
              </w:rPr>
            </w:pPr>
            <w:r w:rsidRPr="005826AB">
              <w:rPr>
                <w:rFonts w:asciiTheme="majorBidi" w:hAnsiTheme="majorBidi" w:cstheme="majorBidi"/>
                <w:b/>
                <w:bCs/>
                <w:sz w:val="24"/>
                <w:szCs w:val="24"/>
              </w:rPr>
              <w:t>Scale/Scope</w:t>
            </w:r>
          </w:p>
        </w:tc>
        <w:tc>
          <w:tcPr>
            <w:tcW w:w="1697" w:type="dxa"/>
            <w:tcBorders>
              <w:top w:val="single" w:sz="4" w:space="0" w:color="auto"/>
              <w:bottom w:val="single" w:sz="4" w:space="0" w:color="auto"/>
            </w:tcBorders>
          </w:tcPr>
          <w:p w14:paraId="42363413" w14:textId="77777777" w:rsidR="000672A7" w:rsidRPr="005826AB" w:rsidRDefault="000672A7" w:rsidP="00817352">
            <w:pPr>
              <w:spacing w:line="480" w:lineRule="auto"/>
              <w:jc w:val="both"/>
              <w:rPr>
                <w:rFonts w:asciiTheme="majorBidi" w:hAnsiTheme="majorBidi" w:cstheme="majorBidi"/>
                <w:b/>
                <w:bCs/>
                <w:sz w:val="24"/>
                <w:szCs w:val="24"/>
              </w:rPr>
            </w:pPr>
            <w:r w:rsidRPr="005826AB">
              <w:rPr>
                <w:rFonts w:asciiTheme="majorBidi" w:hAnsiTheme="majorBidi" w:cstheme="majorBidi"/>
                <w:b/>
                <w:bCs/>
                <w:sz w:val="24"/>
                <w:szCs w:val="24"/>
              </w:rPr>
              <w:t>Opacity</w:t>
            </w:r>
          </w:p>
        </w:tc>
        <w:tc>
          <w:tcPr>
            <w:tcW w:w="1713" w:type="dxa"/>
            <w:tcBorders>
              <w:top w:val="single" w:sz="4" w:space="0" w:color="auto"/>
              <w:bottom w:val="single" w:sz="4" w:space="0" w:color="auto"/>
            </w:tcBorders>
          </w:tcPr>
          <w:p w14:paraId="3478A6ED" w14:textId="77777777" w:rsidR="000672A7" w:rsidRPr="005826AB" w:rsidRDefault="000672A7" w:rsidP="00817352">
            <w:pPr>
              <w:spacing w:line="480" w:lineRule="auto"/>
              <w:jc w:val="both"/>
              <w:rPr>
                <w:rFonts w:asciiTheme="majorBidi" w:hAnsiTheme="majorBidi" w:cstheme="majorBidi"/>
                <w:b/>
                <w:bCs/>
                <w:sz w:val="24"/>
                <w:szCs w:val="24"/>
              </w:rPr>
            </w:pPr>
            <w:r w:rsidRPr="005826AB">
              <w:rPr>
                <w:rFonts w:asciiTheme="majorBidi" w:hAnsiTheme="majorBidi" w:cstheme="majorBidi"/>
                <w:b/>
                <w:bCs/>
                <w:sz w:val="24"/>
                <w:szCs w:val="24"/>
              </w:rPr>
              <w:t>Tester</w:t>
            </w:r>
          </w:p>
        </w:tc>
      </w:tr>
      <w:tr w:rsidR="000672A7" w14:paraId="024C5092" w14:textId="77777777" w:rsidTr="00817352">
        <w:tc>
          <w:tcPr>
            <w:tcW w:w="1337" w:type="dxa"/>
            <w:tcBorders>
              <w:top w:val="single" w:sz="4" w:space="0" w:color="auto"/>
            </w:tcBorders>
          </w:tcPr>
          <w:p w14:paraId="48F88670" w14:textId="77777777" w:rsidR="000672A7" w:rsidRDefault="000672A7"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Unit</w:t>
            </w:r>
          </w:p>
        </w:tc>
        <w:tc>
          <w:tcPr>
            <w:tcW w:w="2170" w:type="dxa"/>
            <w:tcBorders>
              <w:top w:val="single" w:sz="4" w:space="0" w:color="auto"/>
            </w:tcBorders>
          </w:tcPr>
          <w:p w14:paraId="014A491D" w14:textId="77777777" w:rsidR="000672A7" w:rsidRDefault="000672A7"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Low-level design or code structure</w:t>
            </w:r>
          </w:p>
        </w:tc>
        <w:tc>
          <w:tcPr>
            <w:tcW w:w="1713" w:type="dxa"/>
            <w:tcBorders>
              <w:top w:val="single" w:sz="4" w:space="0" w:color="auto"/>
            </w:tcBorders>
          </w:tcPr>
          <w:p w14:paraId="19E38985" w14:textId="77777777" w:rsidR="000672A7" w:rsidRDefault="000672A7"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Small portion of code</w:t>
            </w:r>
          </w:p>
        </w:tc>
        <w:tc>
          <w:tcPr>
            <w:tcW w:w="1697" w:type="dxa"/>
            <w:tcBorders>
              <w:top w:val="single" w:sz="4" w:space="0" w:color="auto"/>
            </w:tcBorders>
          </w:tcPr>
          <w:p w14:paraId="491F7EB2" w14:textId="77777777" w:rsidR="000672A7" w:rsidRDefault="000672A7"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White-Box</w:t>
            </w:r>
          </w:p>
        </w:tc>
        <w:tc>
          <w:tcPr>
            <w:tcW w:w="1713" w:type="dxa"/>
            <w:tcBorders>
              <w:top w:val="single" w:sz="4" w:space="0" w:color="auto"/>
            </w:tcBorders>
          </w:tcPr>
          <w:p w14:paraId="584C4DAA" w14:textId="77777777" w:rsidR="000672A7" w:rsidRDefault="000672A7"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Programmer</w:t>
            </w:r>
          </w:p>
        </w:tc>
      </w:tr>
      <w:tr w:rsidR="000672A7" w14:paraId="0AD2A97F" w14:textId="77777777" w:rsidTr="00817352">
        <w:tc>
          <w:tcPr>
            <w:tcW w:w="1337" w:type="dxa"/>
          </w:tcPr>
          <w:p w14:paraId="44BBB466" w14:textId="77777777" w:rsidR="000672A7" w:rsidRDefault="000672A7"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Integration</w:t>
            </w:r>
          </w:p>
        </w:tc>
        <w:tc>
          <w:tcPr>
            <w:tcW w:w="2170" w:type="dxa"/>
          </w:tcPr>
          <w:p w14:paraId="70049235" w14:textId="77777777" w:rsidR="000672A7" w:rsidRDefault="000672A7"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Low-level and high-level design</w:t>
            </w:r>
          </w:p>
        </w:tc>
        <w:tc>
          <w:tcPr>
            <w:tcW w:w="1713" w:type="dxa"/>
          </w:tcPr>
          <w:p w14:paraId="7A69F456" w14:textId="77777777" w:rsidR="000672A7" w:rsidRDefault="000672A7"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Several classes</w:t>
            </w:r>
          </w:p>
        </w:tc>
        <w:tc>
          <w:tcPr>
            <w:tcW w:w="1697" w:type="dxa"/>
          </w:tcPr>
          <w:p w14:paraId="4DCF7576" w14:textId="77777777" w:rsidR="000672A7" w:rsidRDefault="000672A7"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White-Box and Black-Box</w:t>
            </w:r>
          </w:p>
        </w:tc>
        <w:tc>
          <w:tcPr>
            <w:tcW w:w="1713" w:type="dxa"/>
          </w:tcPr>
          <w:p w14:paraId="2ADA1133" w14:textId="77777777" w:rsidR="000672A7" w:rsidRDefault="000672A7"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Programmer</w:t>
            </w:r>
          </w:p>
        </w:tc>
      </w:tr>
      <w:tr w:rsidR="000672A7" w14:paraId="50772061" w14:textId="77777777" w:rsidTr="00817352">
        <w:tc>
          <w:tcPr>
            <w:tcW w:w="1337" w:type="dxa"/>
          </w:tcPr>
          <w:p w14:paraId="4EBD2A0E" w14:textId="77777777" w:rsidR="000672A7" w:rsidRDefault="000672A7" w:rsidP="00817352">
            <w:p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System</w:t>
            </w:r>
          </w:p>
        </w:tc>
        <w:tc>
          <w:tcPr>
            <w:tcW w:w="2170" w:type="dxa"/>
          </w:tcPr>
          <w:p w14:paraId="4A032869" w14:textId="77777777" w:rsidR="000672A7" w:rsidRDefault="000672A7"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Requirements Analysis</w:t>
            </w:r>
          </w:p>
        </w:tc>
        <w:tc>
          <w:tcPr>
            <w:tcW w:w="1713" w:type="dxa"/>
          </w:tcPr>
          <w:p w14:paraId="76322F5D" w14:textId="77777777" w:rsidR="000672A7" w:rsidRDefault="000672A7"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Complete product</w:t>
            </w:r>
          </w:p>
        </w:tc>
        <w:tc>
          <w:tcPr>
            <w:tcW w:w="1697" w:type="dxa"/>
          </w:tcPr>
          <w:p w14:paraId="7E500036" w14:textId="77777777" w:rsidR="000672A7" w:rsidRDefault="000672A7"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Black-Box</w:t>
            </w:r>
          </w:p>
        </w:tc>
        <w:tc>
          <w:tcPr>
            <w:tcW w:w="1713" w:type="dxa"/>
          </w:tcPr>
          <w:p w14:paraId="5E251A84" w14:textId="77777777" w:rsidR="000672A7" w:rsidRDefault="000672A7"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Independent tester</w:t>
            </w:r>
          </w:p>
        </w:tc>
      </w:tr>
      <w:tr w:rsidR="000672A7" w14:paraId="19A0E0F8" w14:textId="77777777" w:rsidTr="00817352">
        <w:tc>
          <w:tcPr>
            <w:tcW w:w="1337" w:type="dxa"/>
          </w:tcPr>
          <w:p w14:paraId="05220EB2" w14:textId="77777777" w:rsidR="000672A7" w:rsidRDefault="000672A7"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Acceptance</w:t>
            </w:r>
          </w:p>
        </w:tc>
        <w:tc>
          <w:tcPr>
            <w:tcW w:w="2170" w:type="dxa"/>
          </w:tcPr>
          <w:p w14:paraId="069A73E5" w14:textId="77777777" w:rsidR="000672A7" w:rsidRDefault="000672A7"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Requirements Analysis</w:t>
            </w:r>
          </w:p>
        </w:tc>
        <w:tc>
          <w:tcPr>
            <w:tcW w:w="1713" w:type="dxa"/>
          </w:tcPr>
          <w:p w14:paraId="6E5CD8A1" w14:textId="77777777" w:rsidR="000672A7" w:rsidRDefault="000672A7"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Complete product</w:t>
            </w:r>
          </w:p>
        </w:tc>
        <w:tc>
          <w:tcPr>
            <w:tcW w:w="1697" w:type="dxa"/>
          </w:tcPr>
          <w:p w14:paraId="7AEF7A6B" w14:textId="77777777" w:rsidR="000672A7" w:rsidRDefault="000672A7"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Black-Box</w:t>
            </w:r>
          </w:p>
        </w:tc>
        <w:tc>
          <w:tcPr>
            <w:tcW w:w="1713" w:type="dxa"/>
          </w:tcPr>
          <w:p w14:paraId="5038444B" w14:textId="77777777" w:rsidR="000672A7" w:rsidRDefault="000672A7"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Customer</w:t>
            </w:r>
          </w:p>
        </w:tc>
      </w:tr>
      <w:tr w:rsidR="000672A7" w14:paraId="3FA1EA7F" w14:textId="77777777" w:rsidTr="00817352">
        <w:tc>
          <w:tcPr>
            <w:tcW w:w="1337" w:type="dxa"/>
          </w:tcPr>
          <w:p w14:paraId="4BE336E7" w14:textId="77777777" w:rsidR="000672A7" w:rsidRDefault="000672A7"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Beta</w:t>
            </w:r>
          </w:p>
        </w:tc>
        <w:tc>
          <w:tcPr>
            <w:tcW w:w="2170" w:type="dxa"/>
          </w:tcPr>
          <w:p w14:paraId="66BE0738" w14:textId="77777777" w:rsidR="000672A7" w:rsidRDefault="000672A7"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Ad hoc</w:t>
            </w:r>
          </w:p>
        </w:tc>
        <w:tc>
          <w:tcPr>
            <w:tcW w:w="1713" w:type="dxa"/>
          </w:tcPr>
          <w:p w14:paraId="2327DE3D" w14:textId="77777777" w:rsidR="000672A7" w:rsidRDefault="000672A7"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Complete Product</w:t>
            </w:r>
          </w:p>
        </w:tc>
        <w:tc>
          <w:tcPr>
            <w:tcW w:w="1697" w:type="dxa"/>
          </w:tcPr>
          <w:p w14:paraId="4B859D68" w14:textId="77777777" w:rsidR="000672A7" w:rsidRDefault="000672A7"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Black-Box </w:t>
            </w:r>
          </w:p>
        </w:tc>
        <w:tc>
          <w:tcPr>
            <w:tcW w:w="1713" w:type="dxa"/>
          </w:tcPr>
          <w:p w14:paraId="5FF4710D" w14:textId="77777777" w:rsidR="000672A7" w:rsidRDefault="000672A7" w:rsidP="00817352">
            <w:pPr>
              <w:spacing w:line="480" w:lineRule="auto"/>
              <w:jc w:val="both"/>
              <w:rPr>
                <w:rFonts w:asciiTheme="majorBidi" w:hAnsiTheme="majorBidi" w:cstheme="majorBidi"/>
                <w:sz w:val="24"/>
                <w:szCs w:val="24"/>
              </w:rPr>
            </w:pPr>
            <w:r>
              <w:rPr>
                <w:rFonts w:asciiTheme="majorBidi" w:hAnsiTheme="majorBidi" w:cstheme="majorBidi"/>
                <w:sz w:val="24"/>
                <w:szCs w:val="24"/>
              </w:rPr>
              <w:t>Customer</w:t>
            </w:r>
          </w:p>
        </w:tc>
      </w:tr>
    </w:tbl>
    <w:p w14:paraId="4C8D3272" w14:textId="77777777" w:rsidR="007368FD" w:rsidRDefault="007368FD">
      <w:pPr>
        <w:spacing w:line="480" w:lineRule="auto"/>
        <w:jc w:val="both"/>
        <w:rPr>
          <w:rFonts w:asciiTheme="majorBidi" w:hAnsiTheme="majorBidi" w:cstheme="majorBidi"/>
          <w:sz w:val="24"/>
          <w:szCs w:val="24"/>
        </w:rPr>
        <w:pPrChange w:id="280" w:author="H. B. Adeyemo" w:date="2018-02-17T21:08:00Z">
          <w:pPr>
            <w:spacing w:line="480" w:lineRule="auto"/>
            <w:ind w:firstLine="720"/>
            <w:jc w:val="both"/>
          </w:pPr>
        </w:pPrChange>
      </w:pPr>
    </w:p>
    <w:p w14:paraId="605E4977" w14:textId="5E66139F" w:rsidR="001C24D3" w:rsidRPr="001C24D3" w:rsidRDefault="007368FD" w:rsidP="00502236">
      <w:pPr>
        <w:spacing w:line="480" w:lineRule="auto"/>
        <w:jc w:val="both"/>
        <w:rPr>
          <w:rFonts w:asciiTheme="majorBidi" w:hAnsiTheme="majorBidi" w:cstheme="majorBidi"/>
          <w:sz w:val="24"/>
          <w:szCs w:val="24"/>
        </w:rPr>
      </w:pPr>
      <w:r>
        <w:rPr>
          <w:rFonts w:asciiTheme="majorBidi" w:hAnsiTheme="majorBidi" w:cstheme="majorBidi"/>
          <w:sz w:val="24"/>
          <w:szCs w:val="24"/>
        </w:rPr>
        <w:t>Dynamic testing</w:t>
      </w:r>
      <w:r w:rsidRPr="001C24D3">
        <w:rPr>
          <w:rFonts w:asciiTheme="majorBidi" w:hAnsiTheme="majorBidi" w:cstheme="majorBidi"/>
          <w:sz w:val="24"/>
          <w:szCs w:val="24"/>
        </w:rPr>
        <w:t xml:space="preserve"> </w:t>
      </w:r>
      <w:r w:rsidR="001C24D3" w:rsidRPr="001C24D3">
        <w:rPr>
          <w:rFonts w:asciiTheme="majorBidi" w:hAnsiTheme="majorBidi" w:cstheme="majorBidi"/>
          <w:sz w:val="24"/>
          <w:szCs w:val="24"/>
        </w:rPr>
        <w:t>is usually referred to as a testing method whereby programmed code is executed with a given set of test cases. In other words, dynamic testing involves actual running/executing a program against test cases to demonstrate the results and unfold faults/failures. The main key of dynamic testing is the observation of the behavior and performance properties of the program under test. Both typical and carefully chosen input values are used to execute the program. A finite subset of the input set is selected during the execution for practical consideration. To reach a reliable conclusion about the behavior of the program under test, the finite set of test should be carefully selected. It may commence even before the program is complete especially whenever a particular section of the program is to be tested. It is usually performed during validation process. Testing an incomplete section of a program is accomplished using drivers/stubs.</w:t>
      </w:r>
    </w:p>
    <w:p w14:paraId="430A1000" w14:textId="64713FCB" w:rsidR="00C411E4" w:rsidRPr="001C24D3" w:rsidRDefault="001C24D3" w:rsidP="001C24D3">
      <w:pPr>
        <w:spacing w:line="480" w:lineRule="auto"/>
        <w:jc w:val="both"/>
        <w:rPr>
          <w:rFonts w:asciiTheme="majorBidi" w:hAnsiTheme="majorBidi" w:cstheme="majorBidi"/>
          <w:sz w:val="24"/>
          <w:szCs w:val="24"/>
        </w:rPr>
      </w:pPr>
      <w:r w:rsidRPr="001C24D3">
        <w:rPr>
          <w:rFonts w:asciiTheme="majorBidi" w:hAnsiTheme="majorBidi" w:cstheme="majorBidi"/>
          <w:sz w:val="24"/>
          <w:szCs w:val="24"/>
        </w:rPr>
        <w:t xml:space="preserve">Both static and dynamic analyses are not mutually exclusive techniques but rather complementary to each other. Both are performed by practitioners in order to uncover and fix as many faults as possible at an early stage of development.  Ernst opined that researchers and practitioners should eliminate any dichotomy between the two analyses; </w:t>
      </w:r>
      <w:r w:rsidRPr="001C24D3">
        <w:rPr>
          <w:rFonts w:asciiTheme="majorBidi" w:hAnsiTheme="majorBidi" w:cstheme="majorBidi"/>
          <w:sz w:val="24"/>
          <w:szCs w:val="24"/>
        </w:rPr>
        <w:lastRenderedPageBreak/>
        <w:t xml:space="preserve">but initiate a hybrid analysis that unites the strengths of both approaches by making both techniques meet “in the middle” and sacrifice some soundness and some precision </w:t>
      </w:r>
      <w:r w:rsidRPr="001C24D3">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"10.1.1.2.3628", "ISBN" : "1581139101", "ISSN" : "0270-5257", "abstract" : "This paper presents two sets of observations relating static and dynamic analysis. The first concerns synergies between static and dynamic analysis. Wherever one is utilized, the other may also be applied, often in a complementary way, and existing analyses should inspire different approaches to the same problem. Furthermore, existing static and dynamic analyses often have very similar structure and technical approaches. The second observation is that some static and dynamic approaches are similar in that each considers, and generalizes from, a subset of all possible executions. Researchers need to develop new analyses that complement existing ones. More importantly, researchers need to erase the boundaries between static and dynamic analysis and create unified analyses that can operate in either mode, or in a mode that blends the strengths of both approaches.", "author" : [ { "dropping-particle" : "", "family" : "Ernst", "given" : "Michael D", "non-dropping-particle" : "", "parse-names" : false, "suffix" : "" } ], "container-title" : "WODA 2003 ICSE Workshop on Dynamic Analysis", "id" : "ITEM-1", "issued" : { "date-parts" : [ [ "2003" ] ] }, "page" : "24-27", "title" : "Static and dynamic analysis: synergy and duality", "type" : "article-journal" }, "uris" : [ "http://www.mendeley.com/documents/?uuid=a9ebf82d-c109-4b6e-b5ca-ed794d1f233f" ] } ], "mendeley" : { "formattedCitation" : "[10]", "plainTextFormattedCitation" : "[10]", "previouslyFormattedCitation" : "[10]" }, "properties" : { "noteIndex" : 0 }, "schema" : "https://github.com/citation-style-language/schema/raw/master/csl-citation.json" }</w:instrText>
      </w:r>
      <w:r w:rsidRPr="001C24D3">
        <w:rPr>
          <w:rFonts w:asciiTheme="majorBidi" w:hAnsiTheme="majorBidi" w:cstheme="majorBidi"/>
          <w:sz w:val="24"/>
          <w:szCs w:val="24"/>
        </w:rPr>
        <w:fldChar w:fldCharType="separate"/>
      </w:r>
      <w:r w:rsidR="003C03F5" w:rsidRPr="003C03F5">
        <w:rPr>
          <w:rFonts w:asciiTheme="majorBidi" w:hAnsiTheme="majorBidi" w:cstheme="majorBidi"/>
          <w:noProof/>
          <w:sz w:val="24"/>
          <w:szCs w:val="24"/>
        </w:rPr>
        <w:t>[10]</w:t>
      </w:r>
      <w:r w:rsidRPr="001C24D3">
        <w:rPr>
          <w:rFonts w:asciiTheme="majorBidi" w:hAnsiTheme="majorBidi" w:cstheme="majorBidi"/>
          <w:sz w:val="24"/>
          <w:szCs w:val="24"/>
        </w:rPr>
        <w:fldChar w:fldCharType="end"/>
      </w:r>
      <w:r w:rsidRPr="001C24D3">
        <w:rPr>
          <w:rFonts w:asciiTheme="majorBidi" w:hAnsiTheme="majorBidi" w:cstheme="majorBidi"/>
          <w:sz w:val="24"/>
          <w:szCs w:val="24"/>
        </w:rPr>
        <w:t>.</w:t>
      </w:r>
    </w:p>
    <w:p w14:paraId="52FA474B" w14:textId="10F4A388" w:rsidR="001C24D3" w:rsidRPr="00987C39" w:rsidRDefault="00C411E4" w:rsidP="001C24D3">
      <w:pPr>
        <w:pStyle w:val="Heading2"/>
        <w:numPr>
          <w:ilvl w:val="3"/>
          <w:numId w:val="25"/>
        </w:numPr>
      </w:pPr>
      <w:bookmarkStart w:id="281" w:name="_Toc506718108"/>
      <w:r w:rsidRPr="00987C39">
        <w:t>Black-Box Testing</w:t>
      </w:r>
      <w:bookmarkEnd w:id="281"/>
      <w:r w:rsidR="001C24D3">
        <w:t xml:space="preserve"> </w:t>
      </w:r>
    </w:p>
    <w:p w14:paraId="252344C6" w14:textId="6B51DB01" w:rsidR="00C411E4" w:rsidRDefault="00C411E4" w:rsidP="00C411E4">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Black-box is “a system or component whose inputs, outputs, and general function are known but whose contents or implementations are unknown or irrelevant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"10.1109/IEEESTD.1990.101064", "ISBN" : "155937067X", "ISSN" : "0-7381-0391-8", "PMID" : "3418514", "abstract" : "Describes the IEEE Std 610.12-1990, IEEE standard glossary of software engineering terminology, which identifies terms currently in use in the field of software engineering. Standard definitions for those terms are established.", "author" : [ { "dropping-particle" : "", "family" : "Ieee", "given" : "", "non-dropping-particle" : "", "parse-names" : false, "suffix" : "" } ], "container-title" : "Office", "id" : "ITEM-1", "issue" : "1", "issued" : { "date-parts" : [ [ "1990" ] ] }, "number-of-pages" : "1", "title" : "IEEE Standard Glossary of Software Engineering Terminology", "type" : "book", "volume" : "121990" }, "uris" : [ "http://www.mendeley.com/documents/?uuid=230cd0ca-0128-4d25-8c25-78266cbfcb12" ] } ], "mendeley" : { "formattedCitation" : "[6]", "plainTextFormattedCitation" : "[6]", "previouslyFormattedCitation" : "[6]" }, "properties" : { "noteIndex" : 0 }, "schema" : "https://github.com/citation-style-language/schema/raw/master/csl-citation.json" }</w:instrText>
      </w:r>
      <w:r>
        <w:rPr>
          <w:rFonts w:asciiTheme="majorBidi" w:hAnsiTheme="majorBidi" w:cstheme="majorBidi"/>
          <w:sz w:val="24"/>
          <w:szCs w:val="24"/>
        </w:rPr>
        <w:fldChar w:fldCharType="separate"/>
      </w:r>
      <w:r w:rsidR="003C03F5" w:rsidRPr="003C03F5">
        <w:rPr>
          <w:rFonts w:asciiTheme="majorBidi" w:hAnsiTheme="majorBidi" w:cstheme="majorBidi"/>
          <w:noProof/>
          <w:sz w:val="24"/>
          <w:szCs w:val="24"/>
        </w:rPr>
        <w:t>[6]</w:t>
      </w:r>
      <w:r>
        <w:rPr>
          <w:rFonts w:asciiTheme="majorBidi" w:hAnsiTheme="majorBidi" w:cstheme="majorBidi"/>
          <w:sz w:val="24"/>
          <w:szCs w:val="24"/>
        </w:rPr>
        <w:fldChar w:fldCharType="end"/>
      </w:r>
      <w:r>
        <w:rPr>
          <w:rFonts w:asciiTheme="majorBidi" w:hAnsiTheme="majorBidi" w:cstheme="majorBidi"/>
          <w:sz w:val="24"/>
          <w:szCs w:val="24"/>
        </w:rPr>
        <w:t>.”</w:t>
      </w:r>
    </w:p>
    <w:p w14:paraId="55121BB9" w14:textId="58CD2EC7" w:rsidR="00C411E4" w:rsidRDefault="00C411E4" w:rsidP="00984236">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Black-box testing is a testing technique involving derivation of test cases basically from functional specifications. It is otherwise known as </w:t>
      </w:r>
      <w:r w:rsidRPr="00172722">
        <w:rPr>
          <w:rFonts w:asciiTheme="majorBidi" w:hAnsiTheme="majorBidi" w:cstheme="majorBidi"/>
          <w:b/>
          <w:bCs/>
          <w:i/>
          <w:iCs/>
          <w:sz w:val="24"/>
          <w:szCs w:val="24"/>
        </w:rPr>
        <w:t>specification-based testing</w:t>
      </w:r>
      <w:r>
        <w:rPr>
          <w:rFonts w:asciiTheme="majorBidi" w:hAnsiTheme="majorBidi" w:cstheme="majorBidi"/>
          <w:sz w:val="24"/>
          <w:szCs w:val="24"/>
        </w:rPr>
        <w:t xml:space="preserve"> or sometimes referred to as </w:t>
      </w:r>
      <w:r w:rsidRPr="00172722">
        <w:rPr>
          <w:rFonts w:asciiTheme="majorBidi" w:hAnsiTheme="majorBidi" w:cstheme="majorBidi"/>
          <w:b/>
          <w:bCs/>
          <w:i/>
          <w:iCs/>
          <w:sz w:val="24"/>
          <w:szCs w:val="24"/>
        </w:rPr>
        <w:t>functional testing</w:t>
      </w:r>
      <w:r>
        <w:rPr>
          <w:rFonts w:asciiTheme="majorBidi" w:hAnsiTheme="majorBidi" w:cstheme="majorBidi"/>
          <w:sz w:val="24"/>
          <w:szCs w:val="24"/>
        </w:rPr>
        <w:t xml:space="preserve"> and even called </w:t>
      </w:r>
      <w:r w:rsidRPr="00172722">
        <w:rPr>
          <w:rFonts w:asciiTheme="majorBidi" w:hAnsiTheme="majorBidi" w:cstheme="majorBidi"/>
          <w:b/>
          <w:bCs/>
          <w:i/>
          <w:iCs/>
          <w:sz w:val="24"/>
          <w:szCs w:val="24"/>
        </w:rPr>
        <w:t>behavioral testing</w:t>
      </w:r>
      <w:r w:rsidR="00984236">
        <w:rPr>
          <w:rFonts w:asciiTheme="majorBidi" w:hAnsiTheme="majorBidi" w:cstheme="majorBidi"/>
          <w:b/>
          <w:bCs/>
          <w:i/>
          <w:iCs/>
          <w:sz w:val="24"/>
          <w:szCs w:val="24"/>
        </w:rPr>
        <w:t xml:space="preserve"> </w:t>
      </w:r>
      <w:r w:rsidR="00984236">
        <w:rPr>
          <w:rFonts w:asciiTheme="majorBidi" w:hAnsiTheme="majorBidi" w:cstheme="majorBidi"/>
          <w:b/>
          <w:bCs/>
          <w:i/>
          <w:iCs/>
          <w:sz w:val="24"/>
          <w:szCs w:val="24"/>
        </w:rPr>
        <w:fldChar w:fldCharType="begin" w:fldLock="1"/>
      </w:r>
      <w:r w:rsidR="00195374">
        <w:rPr>
          <w:rFonts w:asciiTheme="majorBidi" w:hAnsiTheme="majorBidi" w:cstheme="majorBidi"/>
          <w:b/>
          <w:bCs/>
          <w:i/>
          <w:iCs/>
          <w:sz w:val="24"/>
          <w:szCs w:val="24"/>
        </w:rPr>
        <w:instrText>ADDIN CSL_CITATION { "citationItems" : [ { "id" : "ITEM-1", "itemData" : { "author" : [ { "dropping-particle" : "", "family" : "Gorla", "given" : "Alessandra", "non-dropping-particle" : "", "parse-names" : false, "suffix" : "" } ], "id" : "ITEM-1", "issued" : { "date-parts" : [ [ "0" ] ] }, "title" : "Test case selection and adequacy criteria", "type" : "article-journal" }, "uris" : [ "http://www.mendeley.com/documents/?uuid=4461dfbc-c89b-406a-9434-f37f2a71d730" ] } ], "mendeley" : { "formattedCitation" : "[11]", "plainTextFormattedCitation" : "[11]", "previouslyFormattedCitation" : "[11]" }, "properties" : { "noteIndex" : 0 }, "schema" : "https://github.com/citation-style-language/schema/raw/master/csl-citation.json" }</w:instrText>
      </w:r>
      <w:r w:rsidR="00984236">
        <w:rPr>
          <w:rFonts w:asciiTheme="majorBidi" w:hAnsiTheme="majorBidi" w:cstheme="majorBidi"/>
          <w:b/>
          <w:bCs/>
          <w:i/>
          <w:iCs/>
          <w:sz w:val="24"/>
          <w:szCs w:val="24"/>
        </w:rPr>
        <w:fldChar w:fldCharType="separate"/>
      </w:r>
      <w:r w:rsidR="00984236" w:rsidRPr="00984236">
        <w:rPr>
          <w:rFonts w:asciiTheme="majorBidi" w:hAnsiTheme="majorBidi" w:cstheme="majorBidi"/>
          <w:bCs/>
          <w:iCs/>
          <w:noProof/>
          <w:sz w:val="24"/>
          <w:szCs w:val="24"/>
        </w:rPr>
        <w:t>[11]</w:t>
      </w:r>
      <w:r w:rsidR="00984236">
        <w:rPr>
          <w:rFonts w:asciiTheme="majorBidi" w:hAnsiTheme="majorBidi" w:cstheme="majorBidi"/>
          <w:b/>
          <w:bCs/>
          <w:i/>
          <w:iCs/>
          <w:sz w:val="24"/>
          <w:szCs w:val="24"/>
        </w:rPr>
        <w:fldChar w:fldCharType="end"/>
      </w:r>
      <w:r>
        <w:rPr>
          <w:rFonts w:asciiTheme="majorBidi" w:hAnsiTheme="majorBidi" w:cstheme="majorBidi"/>
          <w:sz w:val="24"/>
          <w:szCs w:val="24"/>
        </w:rPr>
        <w:t xml:space="preserve">. The reason why it is called black-box testing is that it does not need the knowledge of the internal implementation of the testing </w:t>
      </w:r>
      <w:r w:rsidR="001828E5">
        <w:rPr>
          <w:rFonts w:asciiTheme="majorBidi" w:hAnsiTheme="majorBidi" w:cstheme="majorBidi"/>
          <w:sz w:val="24"/>
          <w:szCs w:val="24"/>
        </w:rPr>
        <w:t>artifact</w:t>
      </w:r>
      <w:r>
        <w:rPr>
          <w:rFonts w:asciiTheme="majorBidi" w:hAnsiTheme="majorBidi" w:cstheme="majorBidi"/>
          <w:sz w:val="24"/>
          <w:szCs w:val="24"/>
        </w:rPr>
        <w:t xml:space="preserve"> but rather focuses on the behavior of the software. It focuses on the input – output relation. Although, mostly the input-output relation is 1-1 (one-to-one) mapping with few exceptions like in factorial function. Therefore, more testing is required to know if such exception exists or not. Black-Box testing method is applicable to integration, system, and acceptance testing. The suitability of black-box testing is when there is a limited knowledge of the system to test or there is no access to the system’s source code. The complexity of the black-box is proportional to the level of the design. </w:t>
      </w:r>
    </w:p>
    <w:p w14:paraId="32BE6019" w14:textId="77777777" w:rsidR="00C411E4" w:rsidRDefault="00C411E4" w:rsidP="00C411E4">
      <w:pPr>
        <w:spacing w:line="480" w:lineRule="auto"/>
        <w:jc w:val="both"/>
        <w:rPr>
          <w:rFonts w:asciiTheme="majorBidi" w:hAnsiTheme="majorBidi" w:cstheme="majorBidi"/>
          <w:sz w:val="24"/>
          <w:szCs w:val="24"/>
        </w:rPr>
      </w:pPr>
      <w:r>
        <w:rPr>
          <w:rFonts w:asciiTheme="majorBidi" w:hAnsiTheme="majorBidi" w:cstheme="majorBidi"/>
          <w:sz w:val="24"/>
          <w:szCs w:val="24"/>
        </w:rPr>
        <w:t>The following are the merits of black-box testing:</w:t>
      </w:r>
    </w:p>
    <w:p w14:paraId="4C797B65" w14:textId="77777777" w:rsidR="00C411E4" w:rsidRDefault="00C411E4" w:rsidP="00C411E4">
      <w:pPr>
        <w:pStyle w:val="ListParagraph"/>
        <w:numPr>
          <w:ilvl w:val="0"/>
          <w:numId w:val="12"/>
        </w:numPr>
        <w:spacing w:line="480" w:lineRule="auto"/>
        <w:jc w:val="both"/>
        <w:rPr>
          <w:rFonts w:asciiTheme="majorBidi" w:hAnsiTheme="majorBidi" w:cstheme="majorBidi"/>
          <w:sz w:val="24"/>
          <w:szCs w:val="24"/>
        </w:rPr>
      </w:pPr>
      <w:r>
        <w:rPr>
          <w:rFonts w:asciiTheme="majorBidi" w:hAnsiTheme="majorBidi" w:cstheme="majorBidi"/>
          <w:sz w:val="24"/>
          <w:szCs w:val="24"/>
        </w:rPr>
        <w:t>Defects are exposed in the specification taking into consideration the user’s point of view.</w:t>
      </w:r>
    </w:p>
    <w:p w14:paraId="6B7FA323" w14:textId="77777777" w:rsidR="00C411E4" w:rsidRDefault="00C411E4" w:rsidP="00C411E4">
      <w:pPr>
        <w:pStyle w:val="ListParagraph"/>
        <w:numPr>
          <w:ilvl w:val="0"/>
          <w:numId w:val="12"/>
        </w:numPr>
        <w:spacing w:line="480" w:lineRule="auto"/>
        <w:jc w:val="both"/>
        <w:rPr>
          <w:rFonts w:asciiTheme="majorBidi" w:hAnsiTheme="majorBidi" w:cstheme="majorBidi"/>
          <w:sz w:val="24"/>
          <w:szCs w:val="24"/>
        </w:rPr>
      </w:pPr>
      <w:r>
        <w:rPr>
          <w:rFonts w:asciiTheme="majorBidi" w:hAnsiTheme="majorBidi" w:cstheme="majorBidi"/>
          <w:sz w:val="24"/>
          <w:szCs w:val="24"/>
        </w:rPr>
        <w:t>The programming language of implementation need not be known by the tester.</w:t>
      </w:r>
    </w:p>
    <w:p w14:paraId="1AA26091" w14:textId="77777777" w:rsidR="00C411E4" w:rsidRDefault="00C411E4" w:rsidP="00C411E4">
      <w:pPr>
        <w:pStyle w:val="ListParagraph"/>
        <w:numPr>
          <w:ilvl w:val="0"/>
          <w:numId w:val="12"/>
        </w:numPr>
        <w:spacing w:line="480" w:lineRule="auto"/>
        <w:jc w:val="both"/>
        <w:rPr>
          <w:rFonts w:asciiTheme="majorBidi" w:hAnsiTheme="majorBidi" w:cstheme="majorBidi"/>
          <w:sz w:val="24"/>
          <w:szCs w:val="24"/>
        </w:rPr>
      </w:pPr>
      <w:r>
        <w:rPr>
          <w:rFonts w:asciiTheme="majorBidi" w:hAnsiTheme="majorBidi" w:cstheme="majorBidi"/>
          <w:sz w:val="24"/>
          <w:szCs w:val="24"/>
        </w:rPr>
        <w:t>This allows independent set of testers and avoids biasness of developers/testers.</w:t>
      </w:r>
    </w:p>
    <w:p w14:paraId="625F4F0D" w14:textId="77777777" w:rsidR="00C411E4" w:rsidRDefault="00C411E4" w:rsidP="00C411E4">
      <w:pPr>
        <w:pStyle w:val="ListParagraph"/>
        <w:numPr>
          <w:ilvl w:val="0"/>
          <w:numId w:val="12"/>
        </w:num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Test cases can be designed as early as the specifications are ready.</w:t>
      </w:r>
    </w:p>
    <w:p w14:paraId="7D687E49" w14:textId="77777777" w:rsidR="00C411E4" w:rsidRDefault="00C411E4" w:rsidP="00C411E4">
      <w:pPr>
        <w:spacing w:line="480" w:lineRule="auto"/>
        <w:jc w:val="both"/>
        <w:rPr>
          <w:rFonts w:asciiTheme="majorBidi" w:hAnsiTheme="majorBidi" w:cstheme="majorBidi"/>
          <w:sz w:val="24"/>
          <w:szCs w:val="24"/>
        </w:rPr>
      </w:pPr>
      <w:r>
        <w:rPr>
          <w:rFonts w:asciiTheme="majorBidi" w:hAnsiTheme="majorBidi" w:cstheme="majorBidi"/>
          <w:sz w:val="24"/>
          <w:szCs w:val="24"/>
        </w:rPr>
        <w:t>In contrast, the testing technique has some disadvantages as follows:</w:t>
      </w:r>
    </w:p>
    <w:p w14:paraId="2CC1AB2F" w14:textId="77777777" w:rsidR="00C411E4" w:rsidRDefault="00C411E4" w:rsidP="00C411E4">
      <w:pPr>
        <w:pStyle w:val="ListParagraph"/>
        <w:numPr>
          <w:ilvl w:val="0"/>
          <w:numId w:val="13"/>
        </w:numPr>
        <w:spacing w:line="480" w:lineRule="auto"/>
        <w:jc w:val="both"/>
        <w:rPr>
          <w:rFonts w:asciiTheme="majorBidi" w:hAnsiTheme="majorBidi" w:cstheme="majorBidi"/>
          <w:sz w:val="24"/>
          <w:szCs w:val="24"/>
        </w:rPr>
      </w:pPr>
      <w:r>
        <w:rPr>
          <w:rFonts w:asciiTheme="majorBidi" w:hAnsiTheme="majorBidi" w:cstheme="majorBidi"/>
          <w:sz w:val="24"/>
          <w:szCs w:val="24"/>
        </w:rPr>
        <w:t>It limits the number of possible inputs to be used to carry out the testing activities thereby leaving many program paths untested.</w:t>
      </w:r>
    </w:p>
    <w:p w14:paraId="1CD0FCDF" w14:textId="77777777" w:rsidR="00C411E4" w:rsidRDefault="00C411E4" w:rsidP="00C411E4">
      <w:pPr>
        <w:pStyle w:val="ListParagraph"/>
        <w:numPr>
          <w:ilvl w:val="0"/>
          <w:numId w:val="13"/>
        </w:numPr>
        <w:spacing w:line="480" w:lineRule="auto"/>
        <w:jc w:val="both"/>
        <w:rPr>
          <w:rFonts w:asciiTheme="majorBidi" w:hAnsiTheme="majorBidi" w:cstheme="majorBidi"/>
          <w:sz w:val="24"/>
          <w:szCs w:val="24"/>
        </w:rPr>
      </w:pPr>
      <w:r>
        <w:rPr>
          <w:rFonts w:asciiTheme="majorBidi" w:hAnsiTheme="majorBidi" w:cstheme="majorBidi"/>
          <w:sz w:val="24"/>
          <w:szCs w:val="24"/>
        </w:rPr>
        <w:t>Clear specifications are required before test cases can be designed.</w:t>
      </w:r>
    </w:p>
    <w:p w14:paraId="1881C5D7" w14:textId="0079E752" w:rsidR="00C411E4" w:rsidRDefault="00C411E4" w:rsidP="00C411E4">
      <w:pPr>
        <w:spacing w:line="480" w:lineRule="auto"/>
        <w:jc w:val="both"/>
        <w:rPr>
          <w:rFonts w:asciiTheme="majorBidi" w:hAnsiTheme="majorBidi" w:cstheme="majorBidi"/>
          <w:sz w:val="24"/>
          <w:szCs w:val="24"/>
        </w:rPr>
      </w:pPr>
      <w:r>
        <w:rPr>
          <w:rFonts w:asciiTheme="majorBidi" w:hAnsiTheme="majorBidi" w:cstheme="majorBidi"/>
          <w:sz w:val="24"/>
          <w:szCs w:val="24"/>
        </w:rPr>
        <w:t>In simple applications, it is quite easy to identify that there is a flaw in the specification or implementation but not in a more complex system. In such situation, white-box tests can only detect the implementation error but cannot ascertain that the user story is achieved, hence the need for black-box tests.</w:t>
      </w:r>
      <w:r w:rsidR="00557B8C">
        <w:rPr>
          <w:rFonts w:asciiTheme="majorBidi" w:hAnsiTheme="majorBidi" w:cstheme="majorBidi"/>
          <w:sz w:val="24"/>
          <w:szCs w:val="24"/>
        </w:rPr>
        <w:t xml:space="preserve"> </w:t>
      </w:r>
      <w:r w:rsidR="00557B8C">
        <w:rPr>
          <w:rFonts w:asciiTheme="majorBidi" w:hAnsiTheme="majorBidi" w:cstheme="majorBidi"/>
          <w:sz w:val="24"/>
          <w:szCs w:val="24"/>
        </w:rPr>
        <w:fldChar w:fldCharType="begin"/>
      </w:r>
      <w:r w:rsidR="00557B8C">
        <w:rPr>
          <w:rFonts w:asciiTheme="majorBidi" w:hAnsiTheme="majorBidi" w:cstheme="majorBidi"/>
          <w:sz w:val="24"/>
          <w:szCs w:val="24"/>
        </w:rPr>
        <w:instrText xml:space="preserve"> REF _Ref506263926 \h </w:instrText>
      </w:r>
      <w:r w:rsidR="00557B8C">
        <w:rPr>
          <w:rFonts w:asciiTheme="majorBidi" w:hAnsiTheme="majorBidi" w:cstheme="majorBidi"/>
          <w:sz w:val="24"/>
          <w:szCs w:val="24"/>
        </w:rPr>
      </w:r>
      <w:r w:rsidR="00557B8C">
        <w:rPr>
          <w:rFonts w:asciiTheme="majorBidi" w:hAnsiTheme="majorBidi" w:cstheme="majorBidi"/>
          <w:sz w:val="24"/>
          <w:szCs w:val="24"/>
        </w:rPr>
        <w:fldChar w:fldCharType="separate"/>
      </w:r>
      <w:r w:rsidR="001101E6" w:rsidRPr="00137E27">
        <w:rPr>
          <w:rFonts w:ascii="Times New Roman" w:eastAsia="Calibri" w:hAnsi="Times New Roman" w:cs="Times New Roman"/>
          <w:b/>
          <w:bCs/>
        </w:rPr>
        <w:t xml:space="preserve">Figure </w:t>
      </w:r>
      <w:r w:rsidR="001101E6">
        <w:rPr>
          <w:rFonts w:ascii="Times New Roman" w:eastAsia="Calibri" w:hAnsi="Times New Roman" w:cs="Times New Roman"/>
          <w:b/>
          <w:bCs/>
          <w:noProof/>
        </w:rPr>
        <w:t>1</w:t>
      </w:r>
      <w:r w:rsidR="00557B8C">
        <w:rPr>
          <w:rFonts w:asciiTheme="majorBidi" w:hAnsiTheme="majorBidi" w:cstheme="majorBidi"/>
          <w:sz w:val="24"/>
          <w:szCs w:val="24"/>
        </w:rPr>
        <w:fldChar w:fldCharType="end"/>
      </w:r>
      <w:r w:rsidR="00557B8C">
        <w:rPr>
          <w:rFonts w:asciiTheme="majorBidi" w:hAnsiTheme="majorBidi" w:cstheme="majorBidi"/>
          <w:sz w:val="24"/>
          <w:szCs w:val="24"/>
        </w:rPr>
        <w:t xml:space="preserve"> shows the black box relationship of inputs with the outputs.</w:t>
      </w:r>
    </w:p>
    <w:p w14:paraId="458F7FE1" w14:textId="761CA8A7" w:rsidR="00C411E4" w:rsidRDefault="00F114E1" w:rsidP="00C411E4">
      <w:pPr>
        <w:spacing w:line="480" w:lineRule="auto"/>
        <w:jc w:val="both"/>
        <w:rPr>
          <w:rFonts w:asciiTheme="majorBidi" w:hAnsiTheme="majorBidi" w:cstheme="majorBidi"/>
          <w:sz w:val="24"/>
          <w:szCs w:val="24"/>
        </w:rPr>
      </w:pPr>
      <w:r>
        <w:rPr>
          <w:noProof/>
        </w:rPr>
        <mc:AlternateContent>
          <mc:Choice Requires="wpg">
            <w:drawing>
              <wp:anchor distT="0" distB="0" distL="114300" distR="114300" simplePos="0" relativeHeight="251659264" behindDoc="0" locked="0" layoutInCell="1" allowOverlap="1" wp14:anchorId="7B2ABF62" wp14:editId="53EEAE3D">
                <wp:simplePos x="0" y="0"/>
                <wp:positionH relativeFrom="column">
                  <wp:posOffset>200025</wp:posOffset>
                </wp:positionH>
                <wp:positionV relativeFrom="paragraph">
                  <wp:posOffset>56515</wp:posOffset>
                </wp:positionV>
                <wp:extent cx="4876800" cy="590550"/>
                <wp:effectExtent l="0" t="38100" r="0" b="0"/>
                <wp:wrapNone/>
                <wp:docPr id="11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6800" cy="590550"/>
                          <a:chOff x="0" y="0"/>
                          <a:chExt cx="4876800" cy="590550"/>
                        </a:xfrm>
                      </wpg:grpSpPr>
                      <wps:wsp>
                        <wps:cNvPr id="119" name="Straight Arrow Connector 7"/>
                        <wps:cNvCnPr/>
                        <wps:spPr>
                          <a:xfrm>
                            <a:off x="771525" y="38100"/>
                            <a:ext cx="971550"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Straight Arrow Connector 8"/>
                        <wps:cNvCnPr/>
                        <wps:spPr>
                          <a:xfrm>
                            <a:off x="771525" y="190500"/>
                            <a:ext cx="971550"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9"/>
                        <wps:cNvCnPr/>
                        <wps:spPr>
                          <a:xfrm>
                            <a:off x="771525" y="342900"/>
                            <a:ext cx="971550"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0"/>
                        <wps:cNvCnPr/>
                        <wps:spPr>
                          <a:xfrm>
                            <a:off x="771525" y="495300"/>
                            <a:ext cx="971550"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
                        <wps:cNvCnPr/>
                        <wps:spPr>
                          <a:xfrm>
                            <a:off x="2876550" y="57150"/>
                            <a:ext cx="971550"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3"/>
                        <wps:cNvCnPr/>
                        <wps:spPr>
                          <a:xfrm>
                            <a:off x="2876550" y="209550"/>
                            <a:ext cx="971550"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4"/>
                        <wps:cNvCnPr/>
                        <wps:spPr>
                          <a:xfrm>
                            <a:off x="2876550" y="361950"/>
                            <a:ext cx="971550"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5"/>
                        <wps:cNvCnPr/>
                        <wps:spPr>
                          <a:xfrm>
                            <a:off x="2876550" y="514350"/>
                            <a:ext cx="971550"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27" name="Group 21"/>
                        <wpg:cNvGrpSpPr/>
                        <wpg:grpSpPr>
                          <a:xfrm>
                            <a:off x="0" y="0"/>
                            <a:ext cx="4876800" cy="590550"/>
                            <a:chOff x="0" y="0"/>
                            <a:chExt cx="4876800" cy="590550"/>
                          </a:xfrm>
                        </wpg:grpSpPr>
                        <wps:wsp>
                          <wps:cNvPr id="128" name="Text Box 17"/>
                          <wps:cNvSpPr txBox="1"/>
                          <wps:spPr>
                            <a:xfrm>
                              <a:off x="0" y="66675"/>
                              <a:ext cx="838200" cy="238125"/>
                            </a:xfrm>
                            <a:prstGeom prst="rect">
                              <a:avLst/>
                            </a:prstGeom>
                            <a:solidFill>
                              <a:schemeClr val="lt1"/>
                            </a:solidFill>
                            <a:ln w="6350">
                              <a:noFill/>
                            </a:ln>
                          </wps:spPr>
                          <wps:txbx>
                            <w:txbxContent>
                              <w:p w14:paraId="34367775" w14:textId="77777777" w:rsidR="00794BE2" w:rsidRDefault="00794BE2" w:rsidP="00C411E4">
                                <w:permStart w:id="1834908566" w:edGrp="everyone"/>
                                <w:r>
                                  <w:t>INPUTS</w:t>
                                </w:r>
                                <w:permEnd w:id="183490856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2"/>
                          <wps:cNvSpPr txBox="1"/>
                          <wps:spPr>
                            <a:xfrm>
                              <a:off x="1733550" y="0"/>
                              <a:ext cx="1143000" cy="590550"/>
                            </a:xfrm>
                            <a:prstGeom prst="rect">
                              <a:avLst/>
                            </a:prstGeom>
                            <a:solidFill>
                              <a:schemeClr val="tx1"/>
                            </a:solidFill>
                            <a:ln w="19050">
                              <a:solidFill>
                                <a:prstClr val="black"/>
                              </a:solidFill>
                            </a:ln>
                          </wps:spPr>
                          <wps:txbx>
                            <w:txbxContent>
                              <w:p w14:paraId="735FA0E2" w14:textId="77777777" w:rsidR="00794BE2" w:rsidRPr="00F114E1" w:rsidRDefault="00794BE2" w:rsidP="00C411E4">
                                <w:pPr>
                                  <w:jc w:val="center"/>
                                  <w:rPr>
                                    <w:b/>
                                    <w:bCs/>
                                    <w:sz w:val="26"/>
                                    <w:szCs w:val="26"/>
                                  </w:rPr>
                                </w:pPr>
                                <w:permStart w:id="1861970693" w:edGrp="everyone"/>
                                <w:r w:rsidRPr="00F114E1">
                                  <w:rPr>
                                    <w:b/>
                                    <w:bCs/>
                                    <w:sz w:val="26"/>
                                    <w:szCs w:val="26"/>
                                  </w:rPr>
                                  <w:t>BLACK BOX</w:t>
                                </w:r>
                                <w:permEnd w:id="186197069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Text Box 18"/>
                          <wps:cNvSpPr txBox="1"/>
                          <wps:spPr>
                            <a:xfrm>
                              <a:off x="4038600" y="85725"/>
                              <a:ext cx="838200" cy="238125"/>
                            </a:xfrm>
                            <a:prstGeom prst="rect">
                              <a:avLst/>
                            </a:prstGeom>
                            <a:solidFill>
                              <a:schemeClr val="lt1"/>
                            </a:solidFill>
                            <a:ln w="6350">
                              <a:noFill/>
                            </a:ln>
                          </wps:spPr>
                          <wps:txbx>
                            <w:txbxContent>
                              <w:p w14:paraId="7C342B84" w14:textId="77777777" w:rsidR="00794BE2" w:rsidRDefault="00794BE2" w:rsidP="00C411E4">
                                <w:permStart w:id="976965932" w:edGrp="everyone"/>
                                <w:r>
                                  <w:t>OUTPUTS</w:t>
                                </w:r>
                                <w:permEnd w:id="97696593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7B2ABF62" id="Group 22" o:spid="_x0000_s1026" style="position:absolute;left:0;text-align:left;margin-left:15.75pt;margin-top:4.45pt;width:384pt;height:46.5pt;z-index:251659264" coordsize="48768,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">
                <v:shapetype id="_x0000_t32" coordsize="21600,21600" o:spt="32" o:oned="t" path="m,l21600,21600e" filled="f">
                  <v:path arrowok="t" fillok="f" o:connecttype="none"/>
                  <o:lock v:ext="edit" shapetype="t"/>
                </v:shapetype>
                <v:shape id="Straight Arrow Connector 7" o:spid="_x0000_s1027" type="#_x0000_t32" style="position:absolute;left:7715;top:381;width:9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" strokecolor="black [3213]">
                  <v:stroke endarrow="block" joinstyle="miter"/>
                </v:shape>
                <v:shape id="Straight Arrow Connector 8" o:spid="_x0000_s1028" type="#_x0000_t32" style="position:absolute;left:7715;top:1905;width:9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" strokecolor="black [3213]">
                  <v:stroke endarrow="block" joinstyle="miter"/>
                </v:shape>
                <v:shape id="Straight Arrow Connector 9" o:spid="_x0000_s1029" type="#_x0000_t32" style="position:absolute;left:7715;top:3429;width:9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" strokecolor="black [3213]">
                  <v:stroke endarrow="block" joinstyle="miter"/>
                </v:shape>
                <v:shape id="Straight Arrow Connector 10" o:spid="_x0000_s1030" type="#_x0000_t32" style="position:absolute;left:7715;top:4953;width:9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" strokecolor="black [3213]">
                  <v:stroke endarrow="block" joinstyle="miter"/>
                </v:shape>
                <v:shape id="Straight Arrow Connector 12" o:spid="_x0000_s1031" type="#_x0000_t32" style="position:absolute;left:28765;top:571;width:97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" strokecolor="black [3213]">
                  <v:stroke endarrow="block" joinstyle="miter"/>
                </v:shape>
                <v:shape id="Straight Arrow Connector 13" o:spid="_x0000_s1032" type="#_x0000_t32" style="position:absolute;left:28765;top:2095;width:97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" strokecolor="black [3213]">
                  <v:stroke endarrow="block" joinstyle="miter"/>
                </v:shape>
                <v:shape id="Straight Arrow Connector 14" o:spid="_x0000_s1033" type="#_x0000_t32" style="position:absolute;left:28765;top:3619;width:97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" strokecolor="black [3213]">
                  <v:stroke endarrow="block" joinstyle="miter"/>
                </v:shape>
                <v:shape id="Straight Arrow Connector 15" o:spid="_x0000_s1034" type="#_x0000_t32" style="position:absolute;left:28765;top:5143;width:97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" strokecolor="black [3213]">
                  <v:stroke endarrow="block" joinstyle="miter"/>
                </v:shape>
                <v:group id="Group 21" o:spid="_x0000_s1035" style="position:absolute;width:48768;height:5905" coordsize="48768,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type id="_x0000_t202" coordsize="21600,21600" o:spt="202" path="m,l,21600r21600,l21600,xe">
                    <v:stroke joinstyle="miter"/>
                    <v:path gradientshapeok="t" o:connecttype="rect"/>
                  </v:shapetype>
                  <v:shape id="Text Box 17" o:spid="_x0000_s1036" type="#_x0000_t202" style="position:absolute;top:666;width:8382;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" fillcolor="white [3201]" stroked="f" strokeweight=".5pt">
                    <v:textbox>
                      <w:txbxContent>
                        <w:p w14:paraId="34367775" w14:textId="77777777" w:rsidR="00794BE2" w:rsidRDefault="00794BE2" w:rsidP="00C411E4">
                          <w:permStart w:id="1834908566" w:edGrp="everyone"/>
                          <w:r>
                            <w:t>INPUTS</w:t>
                          </w:r>
                          <w:permEnd w:id="1834908566"/>
                        </w:p>
                      </w:txbxContent>
                    </v:textbox>
                  </v:shape>
                  <v:shape id="Text Box 2" o:spid="_x0000_s1037" type="#_x0000_t202" style="position:absolute;left:17335;width:11430;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" fillcolor="black [3213]" strokeweight="1.5pt">
                    <v:textbox>
                      <w:txbxContent>
                        <w:p w14:paraId="735FA0E2" w14:textId="77777777" w:rsidR="00794BE2" w:rsidRPr="00F114E1" w:rsidRDefault="00794BE2" w:rsidP="00C411E4">
                          <w:pPr>
                            <w:jc w:val="center"/>
                            <w:rPr>
                              <w:b/>
                              <w:bCs/>
                              <w:sz w:val="26"/>
                              <w:szCs w:val="26"/>
                            </w:rPr>
                          </w:pPr>
                          <w:permStart w:id="1861970693" w:edGrp="everyone"/>
                          <w:r w:rsidRPr="00F114E1">
                            <w:rPr>
                              <w:b/>
                              <w:bCs/>
                              <w:sz w:val="26"/>
                              <w:szCs w:val="26"/>
                            </w:rPr>
                            <w:t>BLACK BOX</w:t>
                          </w:r>
                          <w:permEnd w:id="1861970693"/>
                        </w:p>
                      </w:txbxContent>
                    </v:textbox>
                  </v:shape>
                  <v:shape id="Text Box 18" o:spid="_x0000_s1038" type="#_x0000_t202" style="position:absolute;left:40386;top:857;width:838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" fillcolor="white [3201]" stroked="f" strokeweight=".5pt">
                    <v:textbox>
                      <w:txbxContent>
                        <w:p w14:paraId="7C342B84" w14:textId="77777777" w:rsidR="00794BE2" w:rsidRDefault="00794BE2" w:rsidP="00C411E4">
                          <w:permStart w:id="976965932" w:edGrp="everyone"/>
                          <w:r>
                            <w:t>OUTPUTS</w:t>
                          </w:r>
                          <w:permEnd w:id="976965932"/>
                        </w:p>
                      </w:txbxContent>
                    </v:textbox>
                  </v:shape>
                </v:group>
              </v:group>
            </w:pict>
          </mc:Fallback>
        </mc:AlternateContent>
      </w:r>
      <w:r w:rsidR="00C411E4">
        <w:rPr>
          <w:noProof/>
        </w:rPr>
        <mc:AlternateContent>
          <mc:Choice Requires="wps">
            <w:drawing>
              <wp:anchor distT="0" distB="0" distL="114300" distR="114300" simplePos="0" relativeHeight="251660288" behindDoc="0" locked="0" layoutInCell="1" allowOverlap="1" wp14:anchorId="31FD0C70" wp14:editId="67638C0F">
                <wp:simplePos x="0" y="0"/>
                <wp:positionH relativeFrom="column">
                  <wp:posOffset>552450</wp:posOffset>
                </wp:positionH>
                <wp:positionV relativeFrom="paragraph">
                  <wp:posOffset>837565</wp:posOffset>
                </wp:positionV>
                <wp:extent cx="4876800" cy="258445"/>
                <wp:effectExtent l="0" t="0" r="0" b="0"/>
                <wp:wrapNone/>
                <wp:docPr id="11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noFill/>
                        <a:ln>
                          <a:noFill/>
                        </a:ln>
                      </wps:spPr>
                      <wps:txbx>
                        <w:txbxContent>
                          <w:p w14:paraId="6F18B574" w14:textId="3F899509" w:rsidR="00794BE2" w:rsidRPr="00137E27" w:rsidRDefault="00794BE2" w:rsidP="00C411E4">
                            <w:pPr>
                              <w:pStyle w:val="Caption"/>
                              <w:jc w:val="center"/>
                              <w:rPr>
                                <w:rFonts w:ascii="Times New Roman" w:eastAsia="Calibri" w:hAnsi="Times New Roman" w:cs="Times New Roman"/>
                                <w:b/>
                                <w:bCs/>
                                <w:i w:val="0"/>
                                <w:iCs w:val="0"/>
                                <w:color w:val="auto"/>
                              </w:rPr>
                            </w:pPr>
                            <w:bookmarkStart w:id="282" w:name="_Ref506263926"/>
                            <w:bookmarkStart w:id="283" w:name="_Toc506449846"/>
                            <w:permStart w:id="1716460734" w:edGrp="everyone"/>
                            <w:r w:rsidRPr="00137E27">
                              <w:rPr>
                                <w:rFonts w:ascii="Times New Roman" w:eastAsia="Calibri" w:hAnsi="Times New Roman" w:cs="Times New Roman"/>
                                <w:b/>
                                <w:bCs/>
                                <w:i w:val="0"/>
                                <w:iCs w:val="0"/>
                                <w:color w:val="auto"/>
                              </w:rPr>
                              <w:t xml:space="preserve">Figure </w:t>
                            </w:r>
                            <w:r w:rsidRPr="00137E27">
                              <w:rPr>
                                <w:rFonts w:ascii="Times New Roman" w:eastAsia="Calibri" w:hAnsi="Times New Roman" w:cs="Times New Roman"/>
                                <w:b/>
                                <w:bCs/>
                                <w:i w:val="0"/>
                                <w:iCs w:val="0"/>
                                <w:color w:val="auto"/>
                              </w:rPr>
                              <w:fldChar w:fldCharType="begin"/>
                            </w:r>
                            <w:r w:rsidRPr="00137E27">
                              <w:rPr>
                                <w:rFonts w:ascii="Times New Roman" w:eastAsia="Calibri" w:hAnsi="Times New Roman" w:cs="Times New Roman"/>
                                <w:b/>
                                <w:bCs/>
                                <w:i w:val="0"/>
                                <w:iCs w:val="0"/>
                                <w:color w:val="auto"/>
                              </w:rPr>
                              <w:instrText xml:space="preserve"> SEQ Figure \* ARABIC </w:instrText>
                            </w:r>
                            <w:r w:rsidRPr="00137E27">
                              <w:rPr>
                                <w:rFonts w:ascii="Times New Roman" w:eastAsia="Calibri" w:hAnsi="Times New Roman" w:cs="Times New Roman"/>
                                <w:b/>
                                <w:bCs/>
                                <w:i w:val="0"/>
                                <w:iCs w:val="0"/>
                                <w:color w:val="auto"/>
                              </w:rPr>
                              <w:fldChar w:fldCharType="separate"/>
                            </w:r>
                            <w:r w:rsidR="001101E6">
                              <w:rPr>
                                <w:rFonts w:ascii="Times New Roman" w:eastAsia="Calibri" w:hAnsi="Times New Roman" w:cs="Times New Roman"/>
                                <w:b/>
                                <w:bCs/>
                                <w:i w:val="0"/>
                                <w:iCs w:val="0"/>
                                <w:noProof/>
                                <w:color w:val="auto"/>
                              </w:rPr>
                              <w:t>1</w:t>
                            </w:r>
                            <w:r w:rsidRPr="00137E27">
                              <w:rPr>
                                <w:rFonts w:ascii="Times New Roman" w:eastAsia="Calibri" w:hAnsi="Times New Roman" w:cs="Times New Roman"/>
                                <w:b/>
                                <w:bCs/>
                                <w:i w:val="0"/>
                                <w:iCs w:val="0"/>
                                <w:color w:val="auto"/>
                              </w:rPr>
                              <w:fldChar w:fldCharType="end"/>
                            </w:r>
                            <w:bookmarkEnd w:id="282"/>
                            <w:r w:rsidRPr="00137E27">
                              <w:rPr>
                                <w:rFonts w:ascii="Times New Roman" w:eastAsia="Calibri" w:hAnsi="Times New Roman" w:cs="Times New Roman"/>
                                <w:b/>
                                <w:bCs/>
                                <w:i w:val="0"/>
                                <w:iCs w:val="0"/>
                                <w:color w:val="auto"/>
                              </w:rPr>
                              <w:t>: Black box (Relationship between Input and Output)</w:t>
                            </w:r>
                            <w:bookmarkEnd w:id="283"/>
                            <w:permEnd w:id="17164607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1FD0C70" id="Text Box 32" o:spid="_x0000_s1039" type="#_x0000_t202" style="position:absolute;left:0;text-align:left;margin-left:43.5pt;margin-top:65.95pt;width:384pt;height:2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" filled="f" stroked="f">
                <v:path arrowok="t"/>
                <v:textbox style="mso-fit-shape-to-text:t" inset="0,0,0,0">
                  <w:txbxContent>
                    <w:p w14:paraId="6F18B574" w14:textId="3F899509" w:rsidR="00794BE2" w:rsidRPr="00137E27" w:rsidRDefault="00794BE2" w:rsidP="00C411E4">
                      <w:pPr>
                        <w:pStyle w:val="Caption"/>
                        <w:jc w:val="center"/>
                        <w:rPr>
                          <w:rFonts w:ascii="Times New Roman" w:eastAsia="Calibri" w:hAnsi="Times New Roman" w:cs="Times New Roman"/>
                          <w:b/>
                          <w:bCs/>
                          <w:i w:val="0"/>
                          <w:iCs w:val="0"/>
                          <w:color w:val="auto"/>
                        </w:rPr>
                      </w:pPr>
                      <w:bookmarkStart w:id="284" w:name="_Ref506263926"/>
                      <w:bookmarkStart w:id="285" w:name="_Toc506449846"/>
                      <w:permStart w:id="1716460734" w:edGrp="everyone"/>
                      <w:r w:rsidRPr="00137E27">
                        <w:rPr>
                          <w:rFonts w:ascii="Times New Roman" w:eastAsia="Calibri" w:hAnsi="Times New Roman" w:cs="Times New Roman"/>
                          <w:b/>
                          <w:bCs/>
                          <w:i w:val="0"/>
                          <w:iCs w:val="0"/>
                          <w:color w:val="auto"/>
                        </w:rPr>
                        <w:t xml:space="preserve">Figure </w:t>
                      </w:r>
                      <w:r w:rsidRPr="00137E27">
                        <w:rPr>
                          <w:rFonts w:ascii="Times New Roman" w:eastAsia="Calibri" w:hAnsi="Times New Roman" w:cs="Times New Roman"/>
                          <w:b/>
                          <w:bCs/>
                          <w:i w:val="0"/>
                          <w:iCs w:val="0"/>
                          <w:color w:val="auto"/>
                        </w:rPr>
                        <w:fldChar w:fldCharType="begin"/>
                      </w:r>
                      <w:r w:rsidRPr="00137E27">
                        <w:rPr>
                          <w:rFonts w:ascii="Times New Roman" w:eastAsia="Calibri" w:hAnsi="Times New Roman" w:cs="Times New Roman"/>
                          <w:b/>
                          <w:bCs/>
                          <w:i w:val="0"/>
                          <w:iCs w:val="0"/>
                          <w:color w:val="auto"/>
                        </w:rPr>
                        <w:instrText xml:space="preserve"> SEQ Figure \* ARABIC </w:instrText>
                      </w:r>
                      <w:r w:rsidRPr="00137E27">
                        <w:rPr>
                          <w:rFonts w:ascii="Times New Roman" w:eastAsia="Calibri" w:hAnsi="Times New Roman" w:cs="Times New Roman"/>
                          <w:b/>
                          <w:bCs/>
                          <w:i w:val="0"/>
                          <w:iCs w:val="0"/>
                          <w:color w:val="auto"/>
                        </w:rPr>
                        <w:fldChar w:fldCharType="separate"/>
                      </w:r>
                      <w:r w:rsidR="001101E6">
                        <w:rPr>
                          <w:rFonts w:ascii="Times New Roman" w:eastAsia="Calibri" w:hAnsi="Times New Roman" w:cs="Times New Roman"/>
                          <w:b/>
                          <w:bCs/>
                          <w:i w:val="0"/>
                          <w:iCs w:val="0"/>
                          <w:noProof/>
                          <w:color w:val="auto"/>
                        </w:rPr>
                        <w:t>1</w:t>
                      </w:r>
                      <w:r w:rsidRPr="00137E27">
                        <w:rPr>
                          <w:rFonts w:ascii="Times New Roman" w:eastAsia="Calibri" w:hAnsi="Times New Roman" w:cs="Times New Roman"/>
                          <w:b/>
                          <w:bCs/>
                          <w:i w:val="0"/>
                          <w:iCs w:val="0"/>
                          <w:color w:val="auto"/>
                        </w:rPr>
                        <w:fldChar w:fldCharType="end"/>
                      </w:r>
                      <w:bookmarkEnd w:id="284"/>
                      <w:r w:rsidRPr="00137E27">
                        <w:rPr>
                          <w:rFonts w:ascii="Times New Roman" w:eastAsia="Calibri" w:hAnsi="Times New Roman" w:cs="Times New Roman"/>
                          <w:b/>
                          <w:bCs/>
                          <w:i w:val="0"/>
                          <w:iCs w:val="0"/>
                          <w:color w:val="auto"/>
                        </w:rPr>
                        <w:t>: Black box (Relationship between Input and Output)</w:t>
                      </w:r>
                      <w:bookmarkEnd w:id="285"/>
                      <w:permEnd w:id="1716460734"/>
                    </w:p>
                  </w:txbxContent>
                </v:textbox>
              </v:shape>
            </w:pict>
          </mc:Fallback>
        </mc:AlternateContent>
      </w:r>
    </w:p>
    <w:p w14:paraId="2D29AC1D" w14:textId="77777777" w:rsidR="00C411E4" w:rsidRDefault="00C411E4" w:rsidP="00C411E4">
      <w:pPr>
        <w:spacing w:line="480" w:lineRule="auto"/>
        <w:jc w:val="both"/>
        <w:rPr>
          <w:rFonts w:asciiTheme="majorBidi" w:hAnsiTheme="majorBidi" w:cstheme="majorBidi"/>
          <w:sz w:val="24"/>
          <w:szCs w:val="24"/>
        </w:rPr>
      </w:pPr>
      <w:commentRangeStart w:id="286"/>
    </w:p>
    <w:p w14:paraId="2ADB4D49" w14:textId="77777777" w:rsidR="00984236" w:rsidRPr="00551A0F" w:rsidRDefault="00984236" w:rsidP="000822AC">
      <w:pPr>
        <w:spacing w:line="480" w:lineRule="auto"/>
        <w:jc w:val="both"/>
        <w:rPr>
          <w:rFonts w:asciiTheme="majorBidi" w:hAnsiTheme="majorBidi" w:cstheme="majorBidi"/>
          <w:sz w:val="24"/>
          <w:szCs w:val="24"/>
        </w:rPr>
      </w:pPr>
    </w:p>
    <w:p w14:paraId="32BC920D" w14:textId="43764253" w:rsidR="00C411E4" w:rsidRPr="00E40F8E" w:rsidRDefault="00C411E4" w:rsidP="001C24D3">
      <w:pPr>
        <w:pStyle w:val="Heading2"/>
        <w:numPr>
          <w:ilvl w:val="3"/>
          <w:numId w:val="25"/>
        </w:numPr>
      </w:pPr>
      <w:bookmarkStart w:id="287" w:name="_Toc506718109"/>
      <w:r>
        <w:t>White-</w:t>
      </w:r>
      <w:r w:rsidRPr="00E40F8E">
        <w:t>Box Testing</w:t>
      </w:r>
      <w:commentRangeEnd w:id="286"/>
      <w:r w:rsidR="00D716A6">
        <w:rPr>
          <w:rStyle w:val="CommentReference"/>
          <w:rFonts w:asciiTheme="minorHAnsi" w:eastAsiaTheme="minorHAnsi" w:hAnsiTheme="minorHAnsi" w:cstheme="minorBidi"/>
          <w:b w:val="0"/>
          <w:bCs w:val="0"/>
        </w:rPr>
        <w:commentReference w:id="286"/>
      </w:r>
      <w:bookmarkEnd w:id="287"/>
    </w:p>
    <w:p w14:paraId="073BDB70" w14:textId="12A8554A" w:rsidR="00C411E4" w:rsidRDefault="00C411E4" w:rsidP="00B34C89">
      <w:pPr>
        <w:spacing w:line="480" w:lineRule="auto"/>
        <w:jc w:val="both"/>
        <w:rPr>
          <w:rFonts w:asciiTheme="majorBidi" w:hAnsiTheme="majorBidi" w:cstheme="majorBidi"/>
          <w:sz w:val="24"/>
          <w:szCs w:val="24"/>
        </w:rPr>
      </w:pPr>
      <w:r>
        <w:rPr>
          <w:rFonts w:asciiTheme="majorBidi" w:hAnsiTheme="majorBidi" w:cstheme="majorBidi"/>
          <w:sz w:val="24"/>
          <w:szCs w:val="24"/>
        </w:rPr>
        <w:t>This testing technique should not always be taken as the opposite of black-box testing but can rather be its complement. Since black-box testing looks into the specification and functionality of the system under test, white-box testing focuses on its internal structures and implementation thereby making one technique to complement the other one. The distinctive difference between white-box and black-box is the transparency of the internal functionality</w:t>
      </w:r>
      <w:r w:rsidR="003418E9">
        <w:rPr>
          <w:rFonts w:asciiTheme="majorBidi" w:hAnsiTheme="majorBidi" w:cstheme="majorBidi"/>
          <w:sz w:val="24"/>
          <w:szCs w:val="24"/>
        </w:rPr>
        <w:t>.</w:t>
      </w:r>
      <w:r w:rsidR="003418E9" w:rsidDel="003418E9">
        <w:rPr>
          <w:rFonts w:asciiTheme="majorBidi" w:hAnsiTheme="majorBidi" w:cstheme="majorBidi"/>
          <w:sz w:val="24"/>
          <w:szCs w:val="24"/>
        </w:rPr>
        <w:t xml:space="preserve"> </w:t>
      </w:r>
    </w:p>
    <w:p w14:paraId="1E5DFB95" w14:textId="620B6EE0" w:rsidR="00C411E4" w:rsidRDefault="00C411E4" w:rsidP="000822AC">
      <w:pPr>
        <w:spacing w:line="480" w:lineRule="auto"/>
        <w:jc w:val="both"/>
      </w:pPr>
    </w:p>
    <w:p w14:paraId="29094998" w14:textId="77777777" w:rsidR="00C411E4" w:rsidRPr="00F734FA" w:rsidRDefault="00C411E4" w:rsidP="00C411E4">
      <w:p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Among the techniques used in white-box testing are API testing, code coverage, fault injection</w:t>
      </w:r>
      <w:r w:rsidRPr="004C00E0">
        <w:rPr>
          <w:rStyle w:val="FootnoteReference"/>
        </w:rPr>
        <w:footnoteReference w:id="1"/>
      </w:r>
      <w:r>
        <w:rPr>
          <w:rFonts w:asciiTheme="majorBidi" w:hAnsiTheme="majorBidi" w:cstheme="majorBidi"/>
          <w:sz w:val="24"/>
          <w:szCs w:val="24"/>
        </w:rPr>
        <w:t xml:space="preserve"> and static testing methods.</w:t>
      </w:r>
    </w:p>
    <w:p w14:paraId="6459193E" w14:textId="404CE383" w:rsidR="00C411E4" w:rsidRPr="00987C39" w:rsidRDefault="00C411E4" w:rsidP="00864E8A">
      <w:pPr>
        <w:pStyle w:val="Heading2"/>
        <w:numPr>
          <w:ilvl w:val="3"/>
          <w:numId w:val="25"/>
        </w:numPr>
      </w:pPr>
      <w:bookmarkStart w:id="288" w:name="_Toc506718110"/>
      <w:commentRangeStart w:id="289"/>
      <w:commentRangeStart w:id="290"/>
      <w:r w:rsidRPr="00987C39">
        <w:t>Mutation Testing</w:t>
      </w:r>
      <w:commentRangeEnd w:id="289"/>
      <w:r w:rsidRPr="00864E8A">
        <w:commentReference w:id="289"/>
      </w:r>
      <w:commentRangeEnd w:id="290"/>
      <w:r w:rsidR="00F114E1">
        <w:rPr>
          <w:rStyle w:val="CommentReference"/>
          <w:rFonts w:asciiTheme="minorHAnsi" w:eastAsiaTheme="minorHAnsi" w:hAnsiTheme="minorHAnsi" w:cstheme="minorBidi"/>
          <w:b w:val="0"/>
          <w:bCs w:val="0"/>
        </w:rPr>
        <w:commentReference w:id="290"/>
      </w:r>
      <w:bookmarkEnd w:id="288"/>
    </w:p>
    <w:p w14:paraId="492A553C" w14:textId="63C9E3D3" w:rsidR="00C411E4" w:rsidRDefault="00C411E4" w:rsidP="00B34C89">
      <w:pPr>
        <w:spacing w:line="480" w:lineRule="auto"/>
        <w:jc w:val="both"/>
        <w:rPr>
          <w:rFonts w:asciiTheme="majorBidi" w:hAnsiTheme="majorBidi" w:cstheme="majorBidi"/>
          <w:sz w:val="24"/>
          <w:szCs w:val="24"/>
        </w:rPr>
      </w:pPr>
      <w:r w:rsidRPr="00F734FA">
        <w:rPr>
          <w:rFonts w:asciiTheme="majorBidi" w:hAnsiTheme="majorBidi" w:cstheme="majorBidi"/>
          <w:sz w:val="24"/>
          <w:szCs w:val="24"/>
        </w:rPr>
        <w:t>In the 1970s, mutation analysis was first introduced as a technique used to evaluate the effectiveness of a test suite</w:t>
      </w:r>
      <w:r w:rsidR="00B34C89">
        <w:rPr>
          <w:rFonts w:asciiTheme="majorBidi" w:hAnsiTheme="majorBidi" w:cstheme="majorBidi"/>
          <w:sz w:val="24"/>
          <w:szCs w:val="24"/>
        </w:rPr>
        <w:t xml:space="preserve"> </w:t>
      </w:r>
      <w:r w:rsidR="00B34C89">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"10.1109/TSE.2010.62", "ISBN" : "0098-5589", "ISSN" : "0098-5589", "abstract" : "Mutation Testing is a fault-based software testing technique that has been widely studied for over three decades. The literature on Mutation Testing has contributed a set of approaches, tools, developments, and empirical results. This paper provides a comprehensive analysis and survey of Mutation Testing. The paper also presents the results of several development trend analyses. These analyses provide evidence that Mutation Testing techniques and tools are reaching a state of maturity and applicability, while the topic of Mutation Testing itself is the subject of increasing interest.", "author" : [ { "dropping-particle" : "", "family" : "Jia", "given" : "Yue", "non-dropping-particle" : "", "parse-names" : false, "suffix" : "" }, { "dropping-particle" : "", "family" : "Harman", "given" : "M", "non-dropping-particle" : "", "parse-names" : false, "suffix" : "" } ], "container-title" : "Software Engineering, IEEE Transactions on", "id" : "ITEM-1", "issue" : "5", "issued" : { "date-parts" : [ [ "2011" ] ] }, "page" : "649-678", "title" : "An Analysis and Survey of the Development of Mutation Testing", "type" : "article-journal", "volume" : "37" }, "uris" : [ "http://www.mendeley.com/documents/?uuid=98437734-2f15-4bb0-a36f-a79fcad94517" ] } ], "mendeley" : { "formattedCitation" : "[12]", "plainTextFormattedCitation" : "[12]", "previouslyFormattedCitation" : "[12]" }, "properties" : { "noteIndex" : 0 }, "schema" : "https://github.com/citation-style-language/schema/raw/master/csl-citation.json" }</w:instrText>
      </w:r>
      <w:r w:rsidR="00B34C89">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[12]</w:t>
      </w:r>
      <w:r w:rsidR="00B34C89">
        <w:rPr>
          <w:rFonts w:asciiTheme="majorBidi" w:hAnsiTheme="majorBidi" w:cstheme="majorBidi"/>
          <w:sz w:val="24"/>
          <w:szCs w:val="24"/>
        </w:rPr>
        <w:fldChar w:fldCharType="end"/>
      </w:r>
      <w:r w:rsidRPr="00F734FA">
        <w:rPr>
          <w:rFonts w:asciiTheme="majorBidi" w:hAnsiTheme="majorBidi" w:cstheme="majorBidi"/>
          <w:sz w:val="24"/>
          <w:szCs w:val="24"/>
        </w:rPr>
        <w:t xml:space="preserve">. A test suite is said to be effective if it is powerful enough to detect faults injected (intentionally or accidentally) into a software </w:t>
      </w:r>
      <w:r w:rsidR="001828E5">
        <w:rPr>
          <w:rFonts w:asciiTheme="majorBidi" w:hAnsiTheme="majorBidi" w:cstheme="majorBidi"/>
          <w:sz w:val="24"/>
          <w:szCs w:val="24"/>
        </w:rPr>
        <w:t>artifact</w:t>
      </w:r>
      <w:r w:rsidRPr="00F734FA">
        <w:rPr>
          <w:rFonts w:asciiTheme="majorBidi" w:hAnsiTheme="majorBidi" w:cstheme="majorBidi"/>
          <w:sz w:val="24"/>
          <w:szCs w:val="24"/>
        </w:rPr>
        <w:t xml:space="preserve">, although the intent of mutation testing is to intentionally seed artificial faults which represent the real errors usually created by typical programmers. The software </w:t>
      </w:r>
      <w:r w:rsidR="001828E5">
        <w:rPr>
          <w:rFonts w:asciiTheme="majorBidi" w:hAnsiTheme="majorBidi" w:cstheme="majorBidi"/>
          <w:sz w:val="24"/>
          <w:szCs w:val="24"/>
        </w:rPr>
        <w:t>artifact</w:t>
      </w:r>
      <w:r w:rsidRPr="00F734FA">
        <w:rPr>
          <w:rFonts w:asciiTheme="majorBidi" w:hAnsiTheme="majorBidi" w:cstheme="majorBidi"/>
          <w:sz w:val="24"/>
          <w:szCs w:val="24"/>
        </w:rPr>
        <w:t xml:space="preserve"> could be a program code, specification, use cases and so on. This helps in giving some insight on how to improve the effectiveness of the test suite if there is need to do so. Mutation analysis is conducted by obtaining an </w:t>
      </w:r>
      <w:r w:rsidR="001828E5">
        <w:rPr>
          <w:rFonts w:asciiTheme="majorBidi" w:hAnsiTheme="majorBidi" w:cstheme="majorBidi"/>
          <w:sz w:val="24"/>
          <w:szCs w:val="24"/>
        </w:rPr>
        <w:t>artifact</w:t>
      </w:r>
      <w:r w:rsidRPr="00F734FA">
        <w:rPr>
          <w:rFonts w:asciiTheme="majorBidi" w:hAnsiTheme="majorBidi" w:cstheme="majorBidi"/>
          <w:sz w:val="24"/>
          <w:szCs w:val="24"/>
        </w:rPr>
        <w:t xml:space="preserve"> (such as program code) and executing the test cases in an existing test suites against the program. The result is obtained and checked for accuracy and then stored. The same set of test cases in the test suite are executed on the mutated version called mutant. A mutant is a version of the original program with a simple syntactic change. This syntactic change is applied through mutation operators.</w:t>
      </w:r>
      <w:r>
        <w:rPr>
          <w:rFonts w:asciiTheme="majorBidi" w:hAnsiTheme="majorBidi" w:cstheme="majorBidi"/>
          <w:sz w:val="24"/>
          <w:szCs w:val="24"/>
        </w:rPr>
        <w:t xml:space="preserve"> </w:t>
      </w:r>
    </w:p>
    <w:p w14:paraId="7814C658" w14:textId="77777777" w:rsidR="00C411E4" w:rsidRDefault="00C411E4" w:rsidP="00F114E1">
      <w:pPr>
        <w:keepNext/>
        <w:spacing w:line="480" w:lineRule="auto"/>
        <w:jc w:val="center"/>
      </w:pPr>
      <w:r>
        <w:rPr>
          <w:noProof/>
        </w:rPr>
        <w:lastRenderedPageBreak/>
        <w:drawing>
          <wp:inline distT="0" distB="0" distL="0" distR="0" wp14:anchorId="48C352B2" wp14:editId="0848486A">
            <wp:extent cx="4381500" cy="3000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1500" cy="3000375"/>
                    </a:xfrm>
                    <a:prstGeom prst="rect">
                      <a:avLst/>
                    </a:prstGeom>
                  </pic:spPr>
                </pic:pic>
              </a:graphicData>
            </a:graphic>
          </wp:inline>
        </w:drawing>
      </w:r>
    </w:p>
    <w:p w14:paraId="500A1F38" w14:textId="4097EA33" w:rsidR="00C411E4" w:rsidRPr="00137E27" w:rsidRDefault="00C411E4" w:rsidP="00C411E4">
      <w:pPr>
        <w:pStyle w:val="Caption"/>
        <w:jc w:val="center"/>
        <w:rPr>
          <w:rFonts w:ascii="Times New Roman" w:eastAsia="Calibri" w:hAnsi="Times New Roman" w:cs="Times New Roman"/>
          <w:b/>
          <w:bCs/>
          <w:i w:val="0"/>
          <w:iCs w:val="0"/>
          <w:color w:val="auto"/>
        </w:rPr>
      </w:pPr>
      <w:bookmarkStart w:id="291" w:name="_Toc506449848"/>
      <w:r w:rsidRPr="00137E27">
        <w:rPr>
          <w:rFonts w:ascii="Times New Roman" w:eastAsia="Calibri" w:hAnsi="Times New Roman" w:cs="Times New Roman"/>
          <w:b/>
          <w:bCs/>
          <w:i w:val="0"/>
          <w:iCs w:val="0"/>
          <w:color w:val="auto"/>
        </w:rPr>
        <w:t xml:space="preserve">Figure </w:t>
      </w:r>
      <w:r w:rsidRPr="00137E27">
        <w:rPr>
          <w:rFonts w:ascii="Times New Roman" w:eastAsia="Calibri" w:hAnsi="Times New Roman" w:cs="Times New Roman"/>
          <w:b/>
          <w:bCs/>
          <w:i w:val="0"/>
          <w:iCs w:val="0"/>
          <w:color w:val="auto"/>
        </w:rPr>
        <w:fldChar w:fldCharType="begin"/>
      </w:r>
      <w:r w:rsidRPr="00137E27">
        <w:rPr>
          <w:rFonts w:ascii="Times New Roman" w:eastAsia="Calibri" w:hAnsi="Times New Roman" w:cs="Times New Roman"/>
          <w:b/>
          <w:bCs/>
          <w:i w:val="0"/>
          <w:iCs w:val="0"/>
          <w:color w:val="auto"/>
        </w:rPr>
        <w:instrText xml:space="preserve"> SEQ Figure \* ARABIC </w:instrText>
      </w:r>
      <w:r w:rsidRPr="00137E27">
        <w:rPr>
          <w:rFonts w:ascii="Times New Roman" w:eastAsia="Calibri" w:hAnsi="Times New Roman" w:cs="Times New Roman"/>
          <w:b/>
          <w:bCs/>
          <w:i w:val="0"/>
          <w:iCs w:val="0"/>
          <w:color w:val="auto"/>
        </w:rPr>
        <w:fldChar w:fldCharType="separate"/>
      </w:r>
      <w:r w:rsidR="001101E6">
        <w:rPr>
          <w:rFonts w:ascii="Times New Roman" w:eastAsia="Calibri" w:hAnsi="Times New Roman" w:cs="Times New Roman"/>
          <w:b/>
          <w:bCs/>
          <w:i w:val="0"/>
          <w:iCs w:val="0"/>
          <w:noProof/>
          <w:color w:val="auto"/>
        </w:rPr>
        <w:t>2</w:t>
      </w:r>
      <w:r w:rsidRPr="00137E27">
        <w:rPr>
          <w:rFonts w:ascii="Times New Roman" w:eastAsia="Calibri" w:hAnsi="Times New Roman" w:cs="Times New Roman"/>
          <w:b/>
          <w:bCs/>
          <w:i w:val="0"/>
          <w:iCs w:val="0"/>
          <w:color w:val="auto"/>
        </w:rPr>
        <w:fldChar w:fldCharType="end"/>
      </w:r>
      <w:r w:rsidRPr="00137E27">
        <w:rPr>
          <w:rFonts w:ascii="Times New Roman" w:eastAsia="Calibri" w:hAnsi="Times New Roman" w:cs="Times New Roman"/>
          <w:b/>
          <w:bCs/>
          <w:i w:val="0"/>
          <w:iCs w:val="0"/>
          <w:color w:val="auto"/>
        </w:rPr>
        <w:t xml:space="preserve">: Mutation Testing Process Flow chart (from </w:t>
      </w:r>
      <w:r w:rsidRPr="00137E27">
        <w:rPr>
          <w:rFonts w:ascii="Times New Roman" w:eastAsia="Calibri" w:hAnsi="Times New Roman" w:cs="Times New Roman"/>
          <w:b/>
          <w:bCs/>
          <w:i w:val="0"/>
          <w:iCs w:val="0"/>
          <w:color w:val="auto"/>
        </w:rPr>
        <w:fldChar w:fldCharType="begin" w:fldLock="1"/>
      </w:r>
      <w:r w:rsidR="00984236">
        <w:rPr>
          <w:rFonts w:ascii="Times New Roman" w:eastAsia="Calibri" w:hAnsi="Times New Roman" w:cs="Times New Roman"/>
          <w:b/>
          <w:bCs/>
          <w:i w:val="0"/>
          <w:iCs w:val="0"/>
          <w:color w:val="auto"/>
        </w:rPr>
        <w:instrText>ADDIN CSL_CITATION { "citationItems" : [ { "id" : "ITEM-1", "itemData" : { "DOI" : "10.1007/978-1-4757-5939-6_7", "ISBN" : "978-1-4419-4888-5", "abstract" : "Mutation testing is a powerful, but computationally expensive, technique for unit testing software. This expense has prevented mutation from becoming widely used in practical situations, but recent engineering advances have given us techniques and algorithms for significantly reducing the cost of mutation testing. These techniques include a new algorithmic execution technique called schema-based mutation, an approximation technique called weak mutation, a reduction technique called selective mutation, heuristics for detecting equivalent mutants, and algorithms for automatic test data generation. This paper reviews experimentation with these advances and outlines a design for a system that will approximate mutation, but in a way that will be accessible to everyday programmers. We envision a system to which a programmer can submit a program unit, and get back a set of input/output pairs that are guaranteed to form an effective test of the unit by being close to mutation adequate. We believe this system will be efficient enough to be adopted by leading-edge software developers. Full automation in unit testing has the potential to dramatically change the economic balance between testing and development, by reducing the cost of testing from the major part of the total development cost to a small fraction.", "author" : [ { "dropping-particle" : "", "family" : "Offutt", "given" : "Jeff", "non-dropping-particle" : "", "parse-names" : false, "suffix" : "" }, { "dropping-particle" : "", "family" : "Untch", "given" : "Roland H", "non-dropping-particle" : "", "parse-names" : false, "suffix" : "" } ], "container-title" : "Proc. of the Mutation 2000: Mutation Testing in the Twentieth and the Twenty First Centuries", "id" : "ITEM-1", "issued" : { "date-parts" : [ [ "2000" ] ] }, "page" : "45-55", "title" : "Mutation 2000: Uniting the Orthogonal", "type" : "article-journal" }, "uris" : [ "http://www.mendeley.com/documents/?uuid=16e1cca8-7397-49b7-8e0b-74e861212759" ] } ], "mendeley" : { "formattedCitation" : "[13]", "plainTextFormattedCitation" : "[13]", "previouslyFormattedCitation" : "[13]" }, "properties" : { "noteIndex" : 0 }, "schema" : "https://github.com/citation-style-language/schema/raw/master/csl-citation.json" }</w:instrText>
      </w:r>
      <w:r w:rsidRPr="00137E27">
        <w:rPr>
          <w:rFonts w:ascii="Times New Roman" w:eastAsia="Calibri" w:hAnsi="Times New Roman" w:cs="Times New Roman"/>
          <w:b/>
          <w:bCs/>
          <w:i w:val="0"/>
          <w:iCs w:val="0"/>
          <w:color w:val="auto"/>
        </w:rPr>
        <w:fldChar w:fldCharType="separate"/>
      </w:r>
      <w:r w:rsidR="00984236" w:rsidRPr="00984236">
        <w:rPr>
          <w:rFonts w:ascii="Times New Roman" w:eastAsia="Calibri" w:hAnsi="Times New Roman" w:cs="Times New Roman"/>
          <w:bCs/>
          <w:i w:val="0"/>
          <w:iCs w:val="0"/>
          <w:noProof/>
          <w:color w:val="auto"/>
        </w:rPr>
        <w:t>[13]</w:t>
      </w:r>
      <w:r w:rsidRPr="00137E27">
        <w:rPr>
          <w:rFonts w:ascii="Times New Roman" w:eastAsia="Calibri" w:hAnsi="Times New Roman" w:cs="Times New Roman"/>
          <w:b/>
          <w:bCs/>
          <w:i w:val="0"/>
          <w:iCs w:val="0"/>
          <w:color w:val="auto"/>
        </w:rPr>
        <w:fldChar w:fldCharType="end"/>
      </w:r>
      <w:r w:rsidRPr="00137E27">
        <w:rPr>
          <w:rFonts w:ascii="Times New Roman" w:eastAsia="Calibri" w:hAnsi="Times New Roman" w:cs="Times New Roman"/>
          <w:b/>
          <w:bCs/>
          <w:i w:val="0"/>
          <w:iCs w:val="0"/>
          <w:color w:val="auto"/>
        </w:rPr>
        <w:t>)</w:t>
      </w:r>
      <w:bookmarkEnd w:id="291"/>
    </w:p>
    <w:p w14:paraId="2F5C8DEC" w14:textId="20CEE58F" w:rsidR="00C411E4" w:rsidRDefault="00C411E4" w:rsidP="00551F59">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For very small program, there may be a numerous number of mutants that can be generated. Example of such mutants is </w:t>
      </w:r>
      <w:commentRangeStart w:id="292"/>
      <w:commentRangeStart w:id="293"/>
      <w:r>
        <w:rPr>
          <w:rFonts w:asciiTheme="majorBidi" w:hAnsiTheme="majorBidi" w:cstheme="majorBidi"/>
          <w:sz w:val="24"/>
          <w:szCs w:val="24"/>
        </w:rPr>
        <w:t xml:space="preserve">shown in </w:t>
      </w:r>
      <w:r w:rsidRPr="00794BE2">
        <w:rPr>
          <w:rFonts w:asciiTheme="majorBidi" w:hAnsiTheme="majorBidi" w:cstheme="majorBidi"/>
          <w:sz w:val="24"/>
          <w:szCs w:val="24"/>
        </w:rPr>
        <w:fldChar w:fldCharType="begin"/>
      </w:r>
      <w:r w:rsidRPr="00794BE2">
        <w:rPr>
          <w:rFonts w:asciiTheme="majorBidi" w:hAnsiTheme="majorBidi" w:cstheme="majorBidi"/>
          <w:sz w:val="24"/>
          <w:szCs w:val="24"/>
        </w:rPr>
        <w:instrText xml:space="preserve"> REF _Ref499463617 \h </w:instrText>
      </w:r>
      <w:r w:rsidR="00794BE2" w:rsidRPr="00794BE2">
        <w:rPr>
          <w:rFonts w:asciiTheme="majorBidi" w:hAnsiTheme="majorBidi" w:cstheme="majorBidi"/>
          <w:sz w:val="24"/>
          <w:szCs w:val="24"/>
        </w:rPr>
        <w:instrText xml:space="preserve"> \* MERGEFORMAT </w:instrText>
      </w:r>
      <w:r w:rsidRPr="00794BE2">
        <w:rPr>
          <w:rFonts w:asciiTheme="majorBidi" w:hAnsiTheme="majorBidi" w:cstheme="majorBidi"/>
          <w:sz w:val="24"/>
          <w:szCs w:val="24"/>
        </w:rPr>
      </w:r>
      <w:r w:rsidRPr="00794BE2">
        <w:rPr>
          <w:rFonts w:asciiTheme="majorBidi" w:hAnsiTheme="majorBidi" w:cstheme="majorBidi"/>
          <w:sz w:val="24"/>
          <w:szCs w:val="24"/>
        </w:rPr>
        <w:fldChar w:fldCharType="separate"/>
      </w:r>
      <w:r w:rsidR="001101E6" w:rsidRPr="001101E6">
        <w:rPr>
          <w:rFonts w:ascii="Times New Roman" w:eastAsia="Calibri" w:hAnsi="Times New Roman" w:cs="Times New Roman"/>
        </w:rPr>
        <w:t xml:space="preserve">Figure </w:t>
      </w:r>
      <w:r w:rsidR="001101E6" w:rsidRPr="001101E6">
        <w:rPr>
          <w:rFonts w:ascii="Times New Roman" w:eastAsia="Calibri" w:hAnsi="Times New Roman" w:cs="Times New Roman"/>
          <w:noProof/>
        </w:rPr>
        <w:t>3</w:t>
      </w:r>
      <w:r w:rsidRPr="00794BE2">
        <w:rPr>
          <w:rFonts w:asciiTheme="majorBidi" w:hAnsiTheme="majorBidi" w:cstheme="majorBidi"/>
          <w:sz w:val="24"/>
          <w:szCs w:val="24"/>
        </w:rPr>
        <w:fldChar w:fldCharType="end"/>
      </w:r>
      <w:r>
        <w:rPr>
          <w:rFonts w:asciiTheme="majorBidi" w:hAnsiTheme="majorBidi" w:cstheme="majorBidi"/>
          <w:sz w:val="24"/>
          <w:szCs w:val="24"/>
        </w:rPr>
        <w:t xml:space="preserve">. </w:t>
      </w:r>
      <w:commentRangeEnd w:id="292"/>
      <w:r w:rsidR="00A14750">
        <w:rPr>
          <w:rStyle w:val="CommentReference"/>
        </w:rPr>
        <w:commentReference w:id="292"/>
      </w:r>
      <w:commentRangeEnd w:id="293"/>
      <w:r w:rsidR="00732AA7">
        <w:rPr>
          <w:rStyle w:val="CommentReference"/>
        </w:rPr>
        <w:commentReference w:id="293"/>
      </w:r>
      <w:r>
        <w:rPr>
          <w:rFonts w:asciiTheme="majorBidi" w:hAnsiTheme="majorBidi" w:cstheme="majorBidi"/>
          <w:sz w:val="24"/>
          <w:szCs w:val="24"/>
        </w:rPr>
        <w:t>The figure shows how even small-sized programs can generate many mutants. For very large program, the number of mutants generated can be too much to handle and as such the cost of carrying out mutation testing would be prohibitively expensive.</w:t>
      </w:r>
    </w:p>
    <w:p w14:paraId="0CBD63C4" w14:textId="6DA9FCBF" w:rsidR="00C411E4" w:rsidRDefault="008F4410" w:rsidP="00F114E1">
      <w:pPr>
        <w:keepNext/>
        <w:spacing w:line="480" w:lineRule="auto"/>
        <w:jc w:val="center"/>
      </w:pPr>
      <w:r w:rsidRPr="008F4410">
        <w:rPr>
          <w:noProof/>
        </w:rPr>
        <w:lastRenderedPageBreak/>
        <w:t xml:space="preserve"> </w:t>
      </w:r>
      <w:r>
        <w:rPr>
          <w:noProof/>
        </w:rPr>
        <w:drawing>
          <wp:inline distT="0" distB="0" distL="0" distR="0" wp14:anchorId="5D9F3782" wp14:editId="40216DBD">
            <wp:extent cx="4371975" cy="5410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1975" cy="5410200"/>
                    </a:xfrm>
                    <a:prstGeom prst="rect">
                      <a:avLst/>
                    </a:prstGeom>
                  </pic:spPr>
                </pic:pic>
              </a:graphicData>
            </a:graphic>
          </wp:inline>
        </w:drawing>
      </w:r>
    </w:p>
    <w:p w14:paraId="58A8FF30" w14:textId="6F8AF777" w:rsidR="00C411E4" w:rsidRPr="00137E27" w:rsidRDefault="00C411E4" w:rsidP="00C411E4">
      <w:pPr>
        <w:pStyle w:val="Caption"/>
        <w:jc w:val="center"/>
        <w:rPr>
          <w:rFonts w:ascii="Times New Roman" w:eastAsia="Calibri" w:hAnsi="Times New Roman" w:cs="Times New Roman"/>
          <w:b/>
          <w:bCs/>
          <w:i w:val="0"/>
          <w:iCs w:val="0"/>
          <w:color w:val="auto"/>
        </w:rPr>
      </w:pPr>
      <w:bookmarkStart w:id="294" w:name="_Ref499463617"/>
      <w:bookmarkStart w:id="295" w:name="_Toc506449849"/>
      <w:r w:rsidRPr="00137E27">
        <w:rPr>
          <w:rFonts w:ascii="Times New Roman" w:eastAsia="Calibri" w:hAnsi="Times New Roman" w:cs="Times New Roman"/>
          <w:b/>
          <w:bCs/>
          <w:i w:val="0"/>
          <w:iCs w:val="0"/>
          <w:color w:val="auto"/>
        </w:rPr>
        <w:t xml:space="preserve">Figure </w:t>
      </w:r>
      <w:r w:rsidRPr="00137E27">
        <w:rPr>
          <w:rFonts w:ascii="Times New Roman" w:eastAsia="Calibri" w:hAnsi="Times New Roman" w:cs="Times New Roman"/>
          <w:b/>
          <w:bCs/>
          <w:i w:val="0"/>
          <w:iCs w:val="0"/>
          <w:color w:val="auto"/>
        </w:rPr>
        <w:fldChar w:fldCharType="begin"/>
      </w:r>
      <w:r w:rsidRPr="00137E27">
        <w:rPr>
          <w:rFonts w:ascii="Times New Roman" w:eastAsia="Calibri" w:hAnsi="Times New Roman" w:cs="Times New Roman"/>
          <w:b/>
          <w:bCs/>
          <w:i w:val="0"/>
          <w:iCs w:val="0"/>
          <w:color w:val="auto"/>
        </w:rPr>
        <w:instrText xml:space="preserve"> SEQ Figure \* ARABIC </w:instrText>
      </w:r>
      <w:r w:rsidRPr="00137E27">
        <w:rPr>
          <w:rFonts w:ascii="Times New Roman" w:eastAsia="Calibri" w:hAnsi="Times New Roman" w:cs="Times New Roman"/>
          <w:b/>
          <w:bCs/>
          <w:i w:val="0"/>
          <w:iCs w:val="0"/>
          <w:color w:val="auto"/>
        </w:rPr>
        <w:fldChar w:fldCharType="separate"/>
      </w:r>
      <w:r w:rsidR="001101E6">
        <w:rPr>
          <w:rFonts w:ascii="Times New Roman" w:eastAsia="Calibri" w:hAnsi="Times New Roman" w:cs="Times New Roman"/>
          <w:b/>
          <w:bCs/>
          <w:i w:val="0"/>
          <w:iCs w:val="0"/>
          <w:noProof/>
          <w:color w:val="auto"/>
        </w:rPr>
        <w:t>3</w:t>
      </w:r>
      <w:r w:rsidRPr="00137E27">
        <w:rPr>
          <w:rFonts w:ascii="Times New Roman" w:eastAsia="Calibri" w:hAnsi="Times New Roman" w:cs="Times New Roman"/>
          <w:b/>
          <w:bCs/>
          <w:i w:val="0"/>
          <w:iCs w:val="0"/>
          <w:color w:val="auto"/>
        </w:rPr>
        <w:fldChar w:fldCharType="end"/>
      </w:r>
      <w:bookmarkEnd w:id="294"/>
      <w:r w:rsidRPr="00137E27">
        <w:rPr>
          <w:rFonts w:ascii="Times New Roman" w:eastAsia="Calibri" w:hAnsi="Times New Roman" w:cs="Times New Roman"/>
          <w:b/>
          <w:bCs/>
          <w:i w:val="0"/>
          <w:iCs w:val="0"/>
          <w:color w:val="auto"/>
        </w:rPr>
        <w:t>: Examples of mutants</w:t>
      </w:r>
      <w:bookmarkEnd w:id="295"/>
    </w:p>
    <w:p w14:paraId="6652BBFD" w14:textId="3ED29C35" w:rsidR="00C411E4" w:rsidRDefault="00C411E4" w:rsidP="00C411E4">
      <w:pPr>
        <w:spacing w:line="480" w:lineRule="auto"/>
        <w:jc w:val="both"/>
        <w:rPr>
          <w:rFonts w:asciiTheme="majorBidi" w:hAnsiTheme="majorBidi" w:cstheme="majorBidi"/>
          <w:sz w:val="24"/>
          <w:szCs w:val="24"/>
        </w:rPr>
      </w:pPr>
    </w:p>
    <w:p w14:paraId="3F90E4B3" w14:textId="6B1FF17F" w:rsidR="006A05AE" w:rsidRDefault="006A05AE" w:rsidP="00CD31F5">
      <w:pPr>
        <w:spacing w:line="480" w:lineRule="auto"/>
        <w:jc w:val="both"/>
        <w:rPr>
          <w:rFonts w:asciiTheme="majorBidi" w:hAnsiTheme="majorBidi" w:cstheme="majorBidi"/>
          <w:sz w:val="24"/>
          <w:szCs w:val="24"/>
        </w:rPr>
      </w:pPr>
      <w:commentRangeStart w:id="296"/>
      <w:r>
        <w:rPr>
          <w:rFonts w:asciiTheme="majorBidi" w:hAnsiTheme="majorBidi" w:cstheme="majorBidi"/>
          <w:sz w:val="24"/>
          <w:szCs w:val="24"/>
        </w:rPr>
        <w:t xml:space="preserve">It is customary that a tester, after writing a test, double-checks his work by commenting out certain piece of code that was implemented or introducing a small change such as replacing &gt; with &lt; in the code. If the test is run and it did not fail, it means there is a mistake somewhere in the code. It is used to measure coverage of the different code segments. The </w:t>
      </w:r>
      <w:r>
        <w:rPr>
          <w:rFonts w:asciiTheme="majorBidi" w:hAnsiTheme="majorBidi" w:cstheme="majorBidi"/>
          <w:sz w:val="24"/>
          <w:szCs w:val="24"/>
        </w:rPr>
        <w:lastRenderedPageBreak/>
        <w:t>different changes made to the original program are known as mutation operators</w:t>
      </w:r>
      <w:r w:rsidRPr="004C00E0">
        <w:rPr>
          <w:rStyle w:val="FootnoteReference"/>
        </w:rPr>
        <w:footnoteReference w:id="2"/>
      </w:r>
      <w:r>
        <w:rPr>
          <w:rFonts w:asciiTheme="majorBidi" w:hAnsiTheme="majorBidi" w:cstheme="majorBidi"/>
          <w:sz w:val="24"/>
          <w:szCs w:val="24"/>
        </w:rPr>
        <w:t xml:space="preserve"> while a mutant is obtained when a mutation operator is applied to a code</w:t>
      </w:r>
      <w:r w:rsidR="00195374">
        <w:rPr>
          <w:rFonts w:asciiTheme="majorBidi" w:hAnsiTheme="majorBidi" w:cstheme="majorBidi"/>
          <w:sz w:val="24"/>
          <w:szCs w:val="24"/>
        </w:rPr>
        <w:t xml:space="preserve"> </w:t>
      </w:r>
      <w:r w:rsidR="00195374">
        <w:rPr>
          <w:rFonts w:asciiTheme="majorBidi" w:hAnsiTheme="majorBidi" w:cstheme="majorBidi"/>
          <w:sz w:val="24"/>
          <w:szCs w:val="24"/>
        </w:rPr>
        <w:fldChar w:fldCharType="begin" w:fldLock="1"/>
      </w:r>
      <w:r w:rsidR="00BD1744">
        <w:rPr>
          <w:rFonts w:asciiTheme="majorBidi" w:hAnsiTheme="majorBidi" w:cstheme="majorBidi"/>
          <w:sz w:val="24"/>
          <w:szCs w:val="24"/>
        </w:rPr>
        <w:instrText>ADDIN CSL_CITATION { "citationItems" : [ { "id" : "ITEM-1", "itemData" : { "DOI" : "10.1007/s13398-014-0173-7.2", "ISBN" : "9780874216561", "ISSN" : "0717-6163", "PMID" : "15003161", "abstract" : "Mycotoxins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 "author" : [ { "dropping-particle" : "", "family" : "Offutt", "given" : "Paul Amman Jeff", "non-dropping-particle" : "", "parse-names" : false, "suffix" : "" } ], "container-title" : "Igarss 2014", "id" : "ITEM-1", "issue" : "1", "issued" : { "date-parts" : [ [ "2014" ] ] }, "number-of-pages" : "1-5", "title" : "Introduction to Software Testing", "type" : "book" }, "uris" : [ "http://www.mendeley.com/documents/?uuid=29e70548-a8b6-4c4c-96f6-e4960de03fe7" ] } ], "mendeley" : { "formattedCitation" : "[1]", "plainTextFormattedCitation" : "[1]", "previouslyFormattedCitation" : "[1]" }, "properties" : { "noteIndex" : 0 }, "schema" : "https://github.com/citation-style-language/schema/raw/master/csl-citation.json" }</w:instrText>
      </w:r>
      <w:r w:rsidR="00195374">
        <w:rPr>
          <w:rFonts w:asciiTheme="majorBidi" w:hAnsiTheme="majorBidi" w:cstheme="majorBidi"/>
          <w:sz w:val="24"/>
          <w:szCs w:val="24"/>
        </w:rPr>
        <w:fldChar w:fldCharType="separate"/>
      </w:r>
      <w:r w:rsidR="00195374" w:rsidRPr="00195374">
        <w:rPr>
          <w:rFonts w:asciiTheme="majorBidi" w:hAnsiTheme="majorBidi" w:cstheme="majorBidi"/>
          <w:noProof/>
          <w:sz w:val="24"/>
          <w:szCs w:val="24"/>
        </w:rPr>
        <w:t>[1]</w:t>
      </w:r>
      <w:r w:rsidR="00195374">
        <w:rPr>
          <w:rFonts w:asciiTheme="majorBidi" w:hAnsiTheme="majorBidi" w:cstheme="majorBidi"/>
          <w:sz w:val="24"/>
          <w:szCs w:val="24"/>
        </w:rPr>
        <w:fldChar w:fldCharType="end"/>
      </w:r>
      <w:r>
        <w:rPr>
          <w:rFonts w:asciiTheme="majorBidi" w:hAnsiTheme="majorBidi" w:cstheme="majorBidi"/>
          <w:sz w:val="24"/>
          <w:szCs w:val="24"/>
        </w:rPr>
        <w:t>.</w:t>
      </w:r>
      <w:commentRangeEnd w:id="296"/>
      <w:r w:rsidR="00A14750">
        <w:rPr>
          <w:rStyle w:val="CommentReference"/>
        </w:rPr>
        <w:commentReference w:id="296"/>
      </w:r>
    </w:p>
    <w:p w14:paraId="51C6F445" w14:textId="6B1C76B0" w:rsidR="006A05AE" w:rsidRPr="00B71CD7" w:rsidRDefault="006A05AE" w:rsidP="00177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Traditional Mutation Testing has been applied by software engineers/testers for more than decades not only to detect faults in software </w:t>
      </w:r>
      <w:r w:rsidR="001828E5">
        <w:rPr>
          <w:rFonts w:asciiTheme="majorBidi" w:hAnsiTheme="majorBidi" w:cstheme="majorBidi"/>
          <w:sz w:val="24"/>
          <w:szCs w:val="24"/>
        </w:rPr>
        <w:t>artifact</w:t>
      </w:r>
      <w:r>
        <w:rPr>
          <w:rFonts w:asciiTheme="majorBidi" w:hAnsiTheme="majorBidi" w:cstheme="majorBidi"/>
          <w:sz w:val="24"/>
          <w:szCs w:val="24"/>
        </w:rPr>
        <w:t>s bu</w:t>
      </w:r>
      <w:r w:rsidR="00177E46">
        <w:rPr>
          <w:rFonts w:asciiTheme="majorBidi" w:hAnsiTheme="majorBidi" w:cstheme="majorBidi"/>
          <w:sz w:val="24"/>
          <w:szCs w:val="24"/>
        </w:rPr>
        <w:t>t also to evaluate their tests.</w:t>
      </w:r>
    </w:p>
    <w:p w14:paraId="5895E277" w14:textId="0530DDF9" w:rsidR="006A05AE" w:rsidRPr="00F734FA" w:rsidRDefault="006A05AE" w:rsidP="006A05AE">
      <w:pPr>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Mutation Testing guarantees a promising and effective approach to detect adequate test data out of which real faults are found. It is almost impossible to generate all possible mutants because the number of such potential faults for any given program is prohibitively huge. This is the reason why the traditional </w:t>
      </w:r>
      <w:r w:rsidR="00177E46" w:rsidRPr="00F734FA">
        <w:rPr>
          <w:rFonts w:asciiTheme="majorBidi" w:hAnsiTheme="majorBidi" w:cstheme="majorBidi"/>
          <w:sz w:val="24"/>
          <w:szCs w:val="24"/>
        </w:rPr>
        <w:t xml:space="preserve">mutation testing </w:t>
      </w:r>
      <w:r w:rsidRPr="00F734FA">
        <w:rPr>
          <w:rFonts w:asciiTheme="majorBidi" w:hAnsiTheme="majorBidi" w:cstheme="majorBidi"/>
          <w:sz w:val="24"/>
          <w:szCs w:val="24"/>
        </w:rPr>
        <w:t>focuses on those faults that are close to the correct version, which are only a subset of the faults with the likelihood that they will be enough to simulate the whole faults. This principle is explained by two hypotheses: The Competent Programmer Hypothesis and the Coupling Effect, which are described towards the end of this section.</w:t>
      </w:r>
    </w:p>
    <w:p w14:paraId="5A88DD3D" w14:textId="3643651F" w:rsidR="006A05AE" w:rsidRDefault="006A05AE" w:rsidP="006A05AE">
      <w:pPr>
        <w:spacing w:line="480" w:lineRule="auto"/>
        <w:jc w:val="both"/>
        <w:rPr>
          <w:rFonts w:asciiTheme="majorBidi" w:hAnsiTheme="majorBidi" w:cstheme="majorBidi"/>
          <w:sz w:val="24"/>
          <w:szCs w:val="24"/>
        </w:rPr>
      </w:pPr>
      <w:r w:rsidRPr="00FD566D">
        <w:rPr>
          <w:rFonts w:asciiTheme="majorBidi" w:hAnsiTheme="majorBidi" w:cstheme="majorBidi"/>
          <w:sz w:val="24"/>
          <w:szCs w:val="24"/>
        </w:rPr>
        <w:t>Andrew et al. showed that real faults are easier to detect than hand-seeded faults but the author argued that no matter how much research is conducted on testing using mutation, some questions still remain unanswered, such as "Do mutation operators provide sufficient coverage of all possible fault types" and "Are mutation operators a better means of creating faulty code than hand-seeding"</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"author" : [ { "dropping-particle" : "", "family" : "Ecott", "given" : "Stacey", "non-dropping-particle" : "", "parse-names" : false, "suffix" : "" } ], "id" : "ITEM-1", "issued" : { "date-parts" : [ [ "2008" ] ] }, "page" : "1-3", "title" : "Fault-based testing of Web Applications", "type" : "article-journal" }, "uris" : [ "http://www.mendeley.com/documents/?uuid=ec193870-fee1-43df-9fd4-f660a6a79bbe" ] } ], "mendeley" : { "formattedCitation" : "[14]", "plainTextFormattedCitation" : "[14]", "previouslyFormattedCitation" : "[14]"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[14]</w:t>
      </w:r>
      <w:r>
        <w:rPr>
          <w:rFonts w:asciiTheme="majorBidi" w:hAnsiTheme="majorBidi" w:cstheme="majorBidi"/>
          <w:sz w:val="24"/>
          <w:szCs w:val="24"/>
        </w:rPr>
        <w:fldChar w:fldCharType="end"/>
      </w:r>
      <w:r>
        <w:rPr>
          <w:rFonts w:asciiTheme="majorBidi" w:hAnsiTheme="majorBidi" w:cstheme="majorBidi"/>
          <w:sz w:val="24"/>
          <w:szCs w:val="24"/>
        </w:rPr>
        <w:t>.</w:t>
      </w:r>
    </w:p>
    <w:p w14:paraId="4F9C58D5" w14:textId="60D86D20" w:rsidR="006A05AE" w:rsidRPr="004C00E0" w:rsidRDefault="006A05AE" w:rsidP="00AE1932">
      <w:pPr>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Testing of a program using mutation is considered as secondary level testing because mutation testing cannot be conducted unless unit testing is successfully carried out. The main inspiration behind invention of mutation testing is not too complex. A number of </w:t>
      </w:r>
      <w:r w:rsidRPr="00F734FA">
        <w:rPr>
          <w:rFonts w:asciiTheme="majorBidi" w:hAnsiTheme="majorBidi" w:cstheme="majorBidi"/>
          <w:sz w:val="24"/>
          <w:szCs w:val="24"/>
        </w:rPr>
        <w:lastRenderedPageBreak/>
        <w:t>simple errors are introduced to the original program based on the mutation operator selected, generating test cases to differentiate these mutants gives a tendency of detecting the real faults.  Thi</w:t>
      </w:r>
      <w:r>
        <w:rPr>
          <w:rFonts w:asciiTheme="majorBidi" w:hAnsiTheme="majorBidi" w:cstheme="majorBidi"/>
          <w:sz w:val="24"/>
          <w:szCs w:val="24"/>
        </w:rPr>
        <w:t>s is similar to coupling effect</w:t>
      </w:r>
      <w:r w:rsidRPr="00F734FA">
        <w:rPr>
          <w:rFonts w:asciiTheme="majorBidi" w:hAnsiTheme="majorBidi" w:cstheme="majorBidi"/>
          <w:sz w:val="24"/>
          <w:szCs w:val="24"/>
        </w:rPr>
        <w:t xml:space="preserve"> that states that a test data set that catches all simple faults in a program is so sensitive that it will also catch more complex faults. It is a powerful testing technique, however it has very </w:t>
      </w:r>
      <w:r w:rsidR="00AE1932">
        <w:rPr>
          <w:rFonts w:asciiTheme="majorBidi" w:hAnsiTheme="majorBidi" w:cstheme="majorBidi"/>
          <w:sz w:val="24"/>
          <w:szCs w:val="24"/>
        </w:rPr>
        <w:t xml:space="preserve">low </w:t>
      </w:r>
      <w:r w:rsidRPr="00F734FA">
        <w:rPr>
          <w:rFonts w:asciiTheme="majorBidi" w:hAnsiTheme="majorBidi" w:cstheme="majorBidi"/>
          <w:sz w:val="24"/>
          <w:szCs w:val="24"/>
        </w:rPr>
        <w:t xml:space="preserve">applicability in industries. A number of drawbacks have restricted its practical impact. </w:t>
      </w:r>
      <w:r w:rsidR="00AE1932">
        <w:rPr>
          <w:rFonts w:asciiTheme="majorBidi" w:hAnsiTheme="majorBidi" w:cstheme="majorBidi"/>
          <w:sz w:val="24"/>
          <w:szCs w:val="24"/>
        </w:rPr>
        <w:t>A</w:t>
      </w:r>
      <w:r w:rsidRPr="00F734FA">
        <w:rPr>
          <w:rFonts w:asciiTheme="majorBidi" w:hAnsiTheme="majorBidi" w:cstheme="majorBidi"/>
          <w:sz w:val="24"/>
          <w:szCs w:val="24"/>
        </w:rPr>
        <w:t xml:space="preserve"> high number of mutants generated from the standard set of mutation operators makes it too expensive to implement in practice. This problem is minimized by selecting few appropriate mutation operators.</w:t>
      </w:r>
      <w:r w:rsidRPr="004C00E0">
        <w:rPr>
          <w:rFonts w:asciiTheme="majorBidi" w:hAnsiTheme="majorBidi" w:cstheme="majorBidi"/>
          <w:sz w:val="24"/>
          <w:szCs w:val="24"/>
        </w:rPr>
        <w:t xml:space="preserve"> </w:t>
      </w:r>
    </w:p>
    <w:p w14:paraId="3669BDDA" w14:textId="2AF9CB06" w:rsidR="006A05AE" w:rsidRPr="00F734FA" w:rsidRDefault="006A05AE" w:rsidP="007D5EA0">
      <w:pPr>
        <w:spacing w:line="480" w:lineRule="auto"/>
        <w:jc w:val="both"/>
        <w:rPr>
          <w:rFonts w:asciiTheme="majorBidi" w:hAnsiTheme="majorBidi" w:cstheme="majorBidi"/>
          <w:sz w:val="24"/>
          <w:szCs w:val="24"/>
        </w:rPr>
      </w:pPr>
      <w:r w:rsidRPr="00F734FA">
        <w:rPr>
          <w:rFonts w:asciiTheme="majorBidi" w:hAnsiTheme="majorBidi" w:cstheme="majorBidi"/>
          <w:sz w:val="24"/>
          <w:szCs w:val="24"/>
        </w:rPr>
        <w:t>A</w:t>
      </w:r>
      <w:r>
        <w:rPr>
          <w:rFonts w:asciiTheme="majorBidi" w:hAnsiTheme="majorBidi" w:cstheme="majorBidi"/>
          <w:sz w:val="24"/>
          <w:szCs w:val="24"/>
        </w:rPr>
        <w:t xml:space="preserve"> test suite</w:t>
      </w:r>
      <w:r w:rsidRPr="00F734FA">
        <w:rPr>
          <w:rFonts w:asciiTheme="majorBidi" w:hAnsiTheme="majorBidi" w:cstheme="majorBidi"/>
          <w:sz w:val="24"/>
          <w:szCs w:val="24"/>
        </w:rPr>
        <w:t xml:space="preserve"> is passed to both original program and its mutant, if the output differs the mutant is said to be killed otherwise it is </w:t>
      </w:r>
      <w:r>
        <w:rPr>
          <w:rFonts w:asciiTheme="majorBidi" w:hAnsiTheme="majorBidi" w:cstheme="majorBidi"/>
          <w:sz w:val="24"/>
          <w:szCs w:val="24"/>
        </w:rPr>
        <w:t>a</w:t>
      </w:r>
      <w:r w:rsidRPr="00F734FA">
        <w:rPr>
          <w:rFonts w:asciiTheme="majorBidi" w:hAnsiTheme="majorBidi" w:cstheme="majorBidi"/>
          <w:sz w:val="24"/>
          <w:szCs w:val="24"/>
        </w:rPr>
        <w:t xml:space="preserve">live. </w:t>
      </w:r>
      <w:r>
        <w:rPr>
          <w:rFonts w:asciiTheme="majorBidi" w:hAnsiTheme="majorBidi" w:cstheme="majorBidi"/>
          <w:sz w:val="24"/>
          <w:szCs w:val="24"/>
        </w:rPr>
        <w:t xml:space="preserve">The test suite is therefore incrementally augmented with more effective test cases to further detect the unexposed mutants until the alive mutants are killed or considered to be semantically equivalent to the original program. </w:t>
      </w:r>
      <w:r w:rsidRPr="00F734FA">
        <w:rPr>
          <w:rFonts w:asciiTheme="majorBidi" w:hAnsiTheme="majorBidi" w:cstheme="majorBidi"/>
          <w:sz w:val="24"/>
          <w:szCs w:val="24"/>
        </w:rPr>
        <w:t>Some mutants cannot be killed by any test case – these are called equivalent mutants. A mutant</w:t>
      </w:r>
      <w:r>
        <w:rPr>
          <w:rFonts w:asciiTheme="majorBidi" w:hAnsiTheme="majorBidi" w:cstheme="majorBidi"/>
          <w:sz w:val="24"/>
          <w:szCs w:val="24"/>
        </w:rPr>
        <w:t xml:space="preserve"> of a program</w:t>
      </w:r>
      <w:r w:rsidRPr="00F734FA">
        <w:rPr>
          <w:rFonts w:asciiTheme="majorBidi" w:hAnsiTheme="majorBidi" w:cstheme="majorBidi"/>
          <w:sz w:val="24"/>
          <w:szCs w:val="24"/>
        </w:rPr>
        <w:t xml:space="preserve"> is said to be an equivalent mutant if it is functionally and/or semantically the same </w:t>
      </w:r>
      <w:r>
        <w:rPr>
          <w:rFonts w:asciiTheme="majorBidi" w:hAnsiTheme="majorBidi" w:cstheme="majorBidi"/>
          <w:sz w:val="24"/>
          <w:szCs w:val="24"/>
        </w:rPr>
        <w:t>as the original program, else i</w:t>
      </w:r>
      <w:r w:rsidRPr="00F734FA">
        <w:rPr>
          <w:rFonts w:asciiTheme="majorBidi" w:hAnsiTheme="majorBidi" w:cstheme="majorBidi"/>
          <w:sz w:val="24"/>
          <w:szCs w:val="24"/>
        </w:rPr>
        <w:t>t is called a non-equivalent mutant. One of the main properties of an equivalent mutant is that it cannot be killed at all. But for non-equivalent mutants, some can be killed while some may not be killed depending on the effectiveness of the test cases. If the test cases are effective enough, the</w:t>
      </w:r>
      <w:r w:rsidR="007D5EA0">
        <w:rPr>
          <w:rFonts w:asciiTheme="majorBidi" w:hAnsiTheme="majorBidi" w:cstheme="majorBidi"/>
          <w:sz w:val="24"/>
          <w:szCs w:val="24"/>
        </w:rPr>
        <w:t xml:space="preserve"> non-equivalent</w:t>
      </w:r>
      <w:r w:rsidRPr="00F734FA">
        <w:rPr>
          <w:rFonts w:asciiTheme="majorBidi" w:hAnsiTheme="majorBidi" w:cstheme="majorBidi"/>
          <w:sz w:val="24"/>
          <w:szCs w:val="24"/>
        </w:rPr>
        <w:t xml:space="preserve"> mutant(s) would be killed otherwise there is need for additional test cases or effective ones. </w:t>
      </w:r>
    </w:p>
    <w:p w14:paraId="11A52EDD" w14:textId="2DE6B3B7" w:rsidR="006A05AE" w:rsidRPr="00F734FA" w:rsidRDefault="006A05AE" w:rsidP="00B34C89">
      <w:pPr>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The Coupling Effect and Competent Programmer Hypothesis were postulated by DeMillo et al.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"id" : "ITEM-1", "issued" : { "date-parts" : [ [ "0" ] ] }, "title" : "Hints_on_Test_Data_Selection-Demillo.pdf", "type" : "article" }, "uris" : [ "http://www.mendeley.com/documents/?uuid=bcd678d1-1f54-4ddc-9ba9-e26358b0f0f5" ] } ], "mendeley" : { "formattedCitation" : "[15]", "plainTextFormattedCitation" : "[15]", "previouslyFormattedCitation" : "[15]"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[15]</w:t>
      </w:r>
      <w:r>
        <w:rPr>
          <w:rFonts w:asciiTheme="majorBidi" w:hAnsiTheme="majorBidi" w:cstheme="majorBidi"/>
          <w:sz w:val="24"/>
          <w:szCs w:val="24"/>
        </w:rPr>
        <w:fldChar w:fldCharType="end"/>
      </w:r>
      <w:r w:rsidRPr="00F734FA">
        <w:rPr>
          <w:rFonts w:asciiTheme="majorBidi" w:hAnsiTheme="majorBidi" w:cstheme="majorBidi"/>
          <w:sz w:val="24"/>
          <w:szCs w:val="24"/>
        </w:rPr>
        <w:t xml:space="preserve"> in 1978. While Competent Programmer Hypothesis affects the programmer’s behavior, the Coupling Effect involves the type of faults applied in mutation analysis. Coupling Effect states that “test data that distinguishes all programs differing from a correct </w:t>
      </w:r>
      <w:r w:rsidRPr="00F734FA">
        <w:rPr>
          <w:rFonts w:asciiTheme="majorBidi" w:hAnsiTheme="majorBidi" w:cstheme="majorBidi"/>
          <w:sz w:val="24"/>
          <w:szCs w:val="24"/>
        </w:rPr>
        <w:lastRenderedPageBreak/>
        <w:t>one by only simple errors is so sensitive that it also implicitly dis</w:t>
      </w:r>
      <w:r>
        <w:rPr>
          <w:rFonts w:asciiTheme="majorBidi" w:hAnsiTheme="majorBidi" w:cstheme="majorBidi"/>
          <w:sz w:val="24"/>
          <w:szCs w:val="24"/>
        </w:rPr>
        <w:t>tinguishes more complex errors”</w:t>
      </w:r>
      <w:r w:rsidR="00B34C89">
        <w:rPr>
          <w:rFonts w:asciiTheme="majorBidi" w:hAnsiTheme="majorBidi" w:cstheme="majorBidi"/>
          <w:sz w:val="24"/>
          <w:szCs w:val="24"/>
        </w:rPr>
        <w:t xml:space="preserve"> </w:t>
      </w:r>
      <w:r w:rsidR="00B34C89">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"author" : [ { "dropping-particle" : "", "family" : "Mathur", "given" : "Aditya P", "non-dropping-particle" : "", "parse-names" : false, "suffix" : "" } ], "id" : "ITEM-1", "issued" : { "date-parts" : [ [ "2013" ] ] }, "title" : "Foundations of Software Testing 2E Chapter 1 : Preliminaries : Software Testing", "type" : "article-journal" }, "uris" : [ "http://www.mendeley.com/documents/?uuid=89b34889-1fad-4987-a703-2cf8fc3d021b" ] } ], "mendeley" : { "formattedCitation" : "[16]", "plainTextFormattedCitation" : "[16]", "previouslyFormattedCitation" : "[16]" }, "properties" : { "noteIndex" : 0 }, "schema" : "https://github.com/citation-style-language/schema/raw/master/csl-citation.json" }</w:instrText>
      </w:r>
      <w:r w:rsidR="00B34C89">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[16]</w:t>
      </w:r>
      <w:r w:rsidR="00B34C89">
        <w:rPr>
          <w:rFonts w:asciiTheme="majorBidi" w:hAnsiTheme="majorBidi" w:cstheme="majorBidi"/>
          <w:sz w:val="24"/>
          <w:szCs w:val="24"/>
        </w:rPr>
        <w:fldChar w:fldCharType="end"/>
      </w:r>
      <w:r>
        <w:rPr>
          <w:rFonts w:asciiTheme="majorBidi" w:hAnsiTheme="majorBidi" w:cstheme="majorBidi"/>
          <w:sz w:val="24"/>
          <w:szCs w:val="24"/>
        </w:rPr>
        <w:t>.</w:t>
      </w:r>
    </w:p>
    <w:p w14:paraId="343AC8D2" w14:textId="77777777" w:rsidR="007F497A" w:rsidRDefault="006A05AE" w:rsidP="006A05AE">
      <w:pPr>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Despite the growing interest received by mutation testing in academia, it is hardly applied in industries because of two main reasons among others: cost of generating mutants (and/or test cases to kill those mutants) and ability to identify equivalent mutants. As a result of this, it is almost impossible to achieve a mutation score of 100%. </w:t>
      </w:r>
      <w:r w:rsidR="007F497A">
        <w:rPr>
          <w:rFonts w:asciiTheme="majorBidi" w:hAnsiTheme="majorBidi" w:cstheme="majorBidi"/>
          <w:sz w:val="24"/>
          <w:szCs w:val="24"/>
        </w:rPr>
        <w:t>Mutation score is the percentage of mutants killed. It can be mathematically represented as follows:</w:t>
      </w:r>
    </w:p>
    <w:p w14:paraId="62ABE1EB" w14:textId="48C75BBA" w:rsidR="007F497A" w:rsidRDefault="007F497A" w:rsidP="007F497A">
      <w:pPr>
        <w:spacing w:line="480" w:lineRule="auto"/>
        <w:jc w:val="both"/>
        <w:rPr>
          <w:rFonts w:asciiTheme="majorBidi" w:hAnsiTheme="majorBidi" w:cstheme="majorBidi"/>
          <w:sz w:val="24"/>
          <w:szCs w:val="24"/>
        </w:rPr>
      </w:pPr>
      <w:r>
        <w:rPr>
          <w:rFonts w:asciiTheme="majorBidi" w:hAnsiTheme="majorBidi" w:cstheme="majorBidi"/>
          <w:sz w:val="24"/>
          <w:szCs w:val="24"/>
        </w:rPr>
        <w:t>Mutation Score = Number of killed mutants/Total non-equivalent mutants * 100</w:t>
      </w:r>
    </w:p>
    <w:p w14:paraId="09037F86" w14:textId="512A6685" w:rsidR="006A05AE" w:rsidRPr="00F734FA" w:rsidRDefault="006A05AE" w:rsidP="006A05AE">
      <w:pPr>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Equivalent mutants result because some programs are only syntactically different but semantically the same and/or some fragments of the code may not be executed because they are not reachable, which is a concept referred to as dead code. </w:t>
      </w:r>
    </w:p>
    <w:p w14:paraId="663FE3BC" w14:textId="77777777" w:rsidR="006A05AE" w:rsidRPr="00F734FA" w:rsidRDefault="006A05AE" w:rsidP="006A05AE">
      <w:pPr>
        <w:spacing w:line="480" w:lineRule="auto"/>
        <w:rPr>
          <w:rFonts w:asciiTheme="majorBidi" w:hAnsiTheme="majorBidi" w:cstheme="majorBidi"/>
          <w:sz w:val="24"/>
          <w:szCs w:val="24"/>
        </w:rPr>
      </w:pPr>
      <w:r>
        <w:rPr>
          <w:rFonts w:asciiTheme="majorBidi" w:hAnsiTheme="majorBidi" w:cstheme="majorBidi"/>
          <w:sz w:val="24"/>
          <w:szCs w:val="24"/>
        </w:rPr>
        <w:t>It should be noted that mutation does not replace coverage because some methods do not generate mutants. Therefore, mutants on uncovered methods will always survive. Though, it provides better insight than coverage.</w:t>
      </w:r>
    </w:p>
    <w:p w14:paraId="3C109C02" w14:textId="77777777" w:rsidR="006A05AE" w:rsidRPr="00F734FA" w:rsidRDefault="006A05AE" w:rsidP="006A05AE">
      <w:pPr>
        <w:spacing w:line="480" w:lineRule="auto"/>
        <w:jc w:val="both"/>
        <w:rPr>
          <w:rFonts w:asciiTheme="majorBidi" w:hAnsiTheme="majorBidi" w:cstheme="majorBidi"/>
          <w:sz w:val="24"/>
          <w:szCs w:val="24"/>
        </w:rPr>
      </w:pPr>
      <w:r w:rsidRPr="00F734FA">
        <w:rPr>
          <w:rFonts w:asciiTheme="majorBidi" w:hAnsiTheme="majorBidi" w:cstheme="majorBidi"/>
          <w:sz w:val="24"/>
          <w:szCs w:val="24"/>
        </w:rPr>
        <w:t>Mutation is popularly known to possess three conditions. In other word, there are three necessary criteria to ensure that a mutant is killed. They are Reachability, Infection and Propagation. They are represented in a model known as RIP model. Each of the conditions subsumes its predecessor.</w:t>
      </w:r>
      <w:r>
        <w:rPr>
          <w:rFonts w:asciiTheme="majorBidi" w:hAnsiTheme="majorBidi" w:cstheme="majorBidi"/>
          <w:sz w:val="24"/>
          <w:szCs w:val="24"/>
        </w:rPr>
        <w:t xml:space="preserve"> It should be noted that mutated statement must be executed in order to detect a mutant.</w:t>
      </w:r>
    </w:p>
    <w:p w14:paraId="643DC41A" w14:textId="77777777" w:rsidR="006A05AE" w:rsidRPr="00F734FA" w:rsidRDefault="006A05AE" w:rsidP="006A05AE">
      <w:pPr>
        <w:pStyle w:val="ListParagraph"/>
        <w:numPr>
          <w:ilvl w:val="0"/>
          <w:numId w:val="11"/>
        </w:numPr>
        <w:spacing w:line="480" w:lineRule="auto"/>
        <w:ind w:left="450" w:hanging="450"/>
        <w:jc w:val="both"/>
        <w:rPr>
          <w:rFonts w:asciiTheme="majorBidi" w:hAnsiTheme="majorBidi" w:cstheme="majorBidi"/>
          <w:sz w:val="24"/>
          <w:szCs w:val="24"/>
        </w:rPr>
      </w:pPr>
      <w:r w:rsidRPr="00F734FA">
        <w:rPr>
          <w:rFonts w:asciiTheme="majorBidi" w:hAnsiTheme="majorBidi" w:cstheme="majorBidi"/>
          <w:sz w:val="24"/>
          <w:szCs w:val="24"/>
        </w:rPr>
        <w:t>Reachability (R): This is the first condition required for mutation to take place. The program must be executed by a test case ensuring that the statement that is mutated is “reachable”. The statement should not contain dead code – which is unreachable.</w:t>
      </w:r>
    </w:p>
    <w:p w14:paraId="30990F4F" w14:textId="77777777" w:rsidR="006A05AE" w:rsidRPr="00F734FA" w:rsidRDefault="006A05AE" w:rsidP="006A05AE">
      <w:pPr>
        <w:pStyle w:val="ListParagraph"/>
        <w:numPr>
          <w:ilvl w:val="0"/>
          <w:numId w:val="11"/>
        </w:numPr>
        <w:spacing w:line="480" w:lineRule="auto"/>
        <w:ind w:left="450" w:hanging="450"/>
        <w:jc w:val="both"/>
        <w:rPr>
          <w:rFonts w:asciiTheme="majorBidi" w:hAnsiTheme="majorBidi" w:cstheme="majorBidi"/>
          <w:sz w:val="24"/>
          <w:szCs w:val="24"/>
        </w:rPr>
      </w:pPr>
      <w:r w:rsidRPr="00F734FA">
        <w:rPr>
          <w:rFonts w:asciiTheme="majorBidi" w:hAnsiTheme="majorBidi" w:cstheme="majorBidi"/>
          <w:sz w:val="24"/>
          <w:szCs w:val="24"/>
        </w:rPr>
        <w:lastRenderedPageBreak/>
        <w:t>Infection (I): The faulty statement results in an incorrect state by the test. The state of the mutated program must be different from that of the original program after the execution of the test case on the mutant, i.e. the state of the mutant must be infected. This condition is achieved by both weak and strong killing of mutants. The last condition would distinguish strong killing from weak killing.</w:t>
      </w:r>
    </w:p>
    <w:p w14:paraId="7AED18D2" w14:textId="77777777" w:rsidR="006A05AE" w:rsidRDefault="006A05AE" w:rsidP="006A05AE">
      <w:pPr>
        <w:pStyle w:val="ListParagraph"/>
        <w:numPr>
          <w:ilvl w:val="0"/>
          <w:numId w:val="11"/>
        </w:numPr>
        <w:spacing w:line="480" w:lineRule="auto"/>
        <w:ind w:left="450" w:hanging="450"/>
        <w:rPr>
          <w:rFonts w:asciiTheme="majorBidi" w:hAnsiTheme="majorBidi" w:cstheme="majorBidi"/>
          <w:sz w:val="24"/>
          <w:szCs w:val="24"/>
        </w:rPr>
      </w:pPr>
      <w:r w:rsidRPr="00F734FA">
        <w:rPr>
          <w:rFonts w:asciiTheme="majorBidi" w:hAnsiTheme="majorBidi" w:cstheme="majorBidi"/>
          <w:sz w:val="24"/>
          <w:szCs w:val="24"/>
        </w:rPr>
        <w:t>Propagation (P): This causes the incorrect state to propagate into incorrect output(s). Any test case that achieves this condition (propagation) is said to ‘strongly kill’ the mutants. In this case, weak killing of mutants does not achieve propagation. This means weakly killing satisfies only reachability and infection, but not propagation. The incorrect state has been corrected or does not have effect on the final output of the program.</w:t>
      </w:r>
    </w:p>
    <w:p w14:paraId="74DE294C" w14:textId="77777777" w:rsidR="006A05AE" w:rsidRDefault="006A05AE" w:rsidP="006A05AE">
      <w:pPr>
        <w:spacing w:line="480" w:lineRule="auto"/>
        <w:jc w:val="both"/>
        <w:rPr>
          <w:rFonts w:asciiTheme="majorBidi" w:hAnsiTheme="majorBidi" w:cstheme="majorBidi"/>
          <w:sz w:val="24"/>
          <w:szCs w:val="24"/>
        </w:rPr>
      </w:pPr>
      <w:r w:rsidRPr="003317F7">
        <w:rPr>
          <w:rFonts w:asciiTheme="majorBidi" w:hAnsiTheme="majorBidi" w:cstheme="majorBidi"/>
          <w:b/>
          <w:bCs/>
          <w:i/>
          <w:iCs/>
          <w:sz w:val="24"/>
          <w:szCs w:val="24"/>
        </w:rPr>
        <w:t xml:space="preserve">Strong Mutation Testing: </w:t>
      </w:r>
      <w:r>
        <w:rPr>
          <w:rFonts w:asciiTheme="majorBidi" w:hAnsiTheme="majorBidi" w:cstheme="majorBidi"/>
          <w:sz w:val="24"/>
          <w:szCs w:val="24"/>
        </w:rPr>
        <w:t xml:space="preserve">Strong mutation testing is believed to be the traditional mutation testing. And the idea is to make a number of small changes, one at a time for non-higher order mutation, to a particular program. Then an attempt is made to generate test data that would expose the mutation by distinguishing it from the original program. Any mutation that satisfies the three conditions (discussed above) i.e. Reachability, Infection, and Propagation is referred to as a strong mutation. </w:t>
      </w:r>
    </w:p>
    <w:p w14:paraId="09E32FF0" w14:textId="3701B9E2" w:rsidR="006A05AE" w:rsidRPr="003A4254" w:rsidRDefault="006A05AE" w:rsidP="006A05AE">
      <w:pPr>
        <w:spacing w:line="480" w:lineRule="auto"/>
        <w:jc w:val="both"/>
        <w:rPr>
          <w:rFonts w:asciiTheme="majorBidi" w:hAnsiTheme="majorBidi" w:cstheme="majorBidi"/>
          <w:sz w:val="24"/>
          <w:szCs w:val="24"/>
        </w:rPr>
      </w:pPr>
      <w:r w:rsidRPr="003A4254">
        <w:rPr>
          <w:rFonts w:asciiTheme="majorBidi" w:hAnsiTheme="majorBidi" w:cstheme="majorBidi"/>
          <w:b/>
          <w:bCs/>
          <w:i/>
          <w:iCs/>
          <w:sz w:val="24"/>
          <w:szCs w:val="24"/>
        </w:rPr>
        <w:t xml:space="preserve">Weak Mutation Testing: </w:t>
      </w:r>
      <w:r>
        <w:rPr>
          <w:rFonts w:asciiTheme="majorBidi" w:hAnsiTheme="majorBidi" w:cstheme="majorBidi"/>
          <w:sz w:val="24"/>
          <w:szCs w:val="24"/>
        </w:rPr>
        <w:t xml:space="preserve">A weak mutation testing is the one that satisfies only </w:t>
      </w:r>
      <w:r w:rsidRPr="00571FA6">
        <w:rPr>
          <w:rFonts w:asciiTheme="majorBidi" w:hAnsiTheme="majorBidi" w:cstheme="majorBidi"/>
          <w:i/>
          <w:iCs/>
          <w:sz w:val="24"/>
          <w:szCs w:val="24"/>
        </w:rPr>
        <w:t>reachability</w:t>
      </w:r>
      <w:r>
        <w:rPr>
          <w:rFonts w:asciiTheme="majorBidi" w:hAnsiTheme="majorBidi" w:cstheme="majorBidi"/>
          <w:sz w:val="24"/>
          <w:szCs w:val="24"/>
        </w:rPr>
        <w:t xml:space="preserve"> and </w:t>
      </w:r>
      <w:r w:rsidRPr="00571FA6">
        <w:rPr>
          <w:rFonts w:asciiTheme="majorBidi" w:hAnsiTheme="majorBidi" w:cstheme="majorBidi"/>
          <w:i/>
          <w:iCs/>
          <w:sz w:val="24"/>
          <w:szCs w:val="24"/>
        </w:rPr>
        <w:t xml:space="preserve">infection </w:t>
      </w:r>
      <w:r>
        <w:rPr>
          <w:rFonts w:asciiTheme="majorBidi" w:hAnsiTheme="majorBidi" w:cstheme="majorBidi"/>
          <w:sz w:val="24"/>
          <w:szCs w:val="24"/>
        </w:rPr>
        <w:t xml:space="preserve">but not </w:t>
      </w:r>
      <w:r w:rsidRPr="00571FA6">
        <w:rPr>
          <w:rFonts w:asciiTheme="majorBidi" w:hAnsiTheme="majorBidi" w:cstheme="majorBidi"/>
          <w:i/>
          <w:iCs/>
          <w:sz w:val="24"/>
          <w:szCs w:val="24"/>
        </w:rPr>
        <w:t>propagation</w:t>
      </w:r>
      <w:r>
        <w:rPr>
          <w:rFonts w:asciiTheme="majorBidi" w:hAnsiTheme="majorBidi" w:cstheme="majorBidi"/>
          <w:sz w:val="24"/>
          <w:szCs w:val="24"/>
        </w:rPr>
        <w:t xml:space="preserve"> unlike the strong mutation testing. One of the main disadvantages of strong mutation testing is its cost of computation, which is caused as a result of the large number of possible mutants and also the requirement of executing each test case to completion. The introduction of weak mutation was to defeat the implicit cost of strong mutation testing. Different test execution is not necessarily required for each </w:t>
      </w:r>
      <w:r>
        <w:rPr>
          <w:rFonts w:asciiTheme="majorBidi" w:hAnsiTheme="majorBidi" w:cstheme="majorBidi"/>
          <w:sz w:val="24"/>
          <w:szCs w:val="24"/>
        </w:rPr>
        <w:lastRenderedPageBreak/>
        <w:t xml:space="preserve">mutation in weak mutation. However, the main disadvantage of weak mutation is that several different components of a particular program can generate different results from the original program following different executions but can combine to assign the overall accurate outcome to the statement concerned or indeed to the entire program execution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"abstract" : "Not Available", "author" : [ { "dropping-particle" : "", "family" : "Woodward", "given" : "Mr", "non-dropping-particle" : "", "parse-names" : false, "suffix" : "" } ], "container-title" : "Software Testing for Critical Systems, IEE \u2026", "id" : "ITEM-1", "issued" : { "date-parts" : [ [ "1990" ] ] }, "page" : "1-6", "title" : "Mutation testing-an evolving technique", "type" : "article-journal" }, "uris" : [ "http://www.mendeley.com/documents/?uuid=71222206-dc09-44ec-8b59-45c394d00ad8" ] } ], "mendeley" : { "formattedCitation" : "[17]", "plainTextFormattedCitation" : "[17]", "previouslyFormattedCitation" : "[17]"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[17]</w:t>
      </w:r>
      <w:r>
        <w:rPr>
          <w:rFonts w:asciiTheme="majorBidi" w:hAnsiTheme="majorBidi" w:cstheme="majorBidi"/>
          <w:sz w:val="24"/>
          <w:szCs w:val="24"/>
        </w:rPr>
        <w:fldChar w:fldCharType="end"/>
      </w:r>
      <w:r>
        <w:rPr>
          <w:rFonts w:asciiTheme="majorBidi" w:hAnsiTheme="majorBidi" w:cstheme="majorBidi"/>
          <w:sz w:val="24"/>
          <w:szCs w:val="24"/>
        </w:rPr>
        <w:t xml:space="preserve">. </w:t>
      </w:r>
    </w:p>
    <w:p w14:paraId="45EBD45B" w14:textId="13E3F563" w:rsidR="006A05AE" w:rsidRDefault="006A05AE" w:rsidP="00AB1E65">
      <w:pPr>
        <w:spacing w:line="480" w:lineRule="auto"/>
        <w:jc w:val="both"/>
        <w:rPr>
          <w:rFonts w:asciiTheme="majorBidi" w:hAnsiTheme="majorBidi" w:cstheme="majorBidi"/>
          <w:sz w:val="24"/>
          <w:szCs w:val="24"/>
        </w:rPr>
      </w:pPr>
      <w:r w:rsidRPr="00F77A30">
        <w:rPr>
          <w:rFonts w:asciiTheme="majorBidi" w:hAnsiTheme="majorBidi" w:cstheme="majorBidi"/>
          <w:sz w:val="24"/>
          <w:szCs w:val="24"/>
        </w:rPr>
        <w:t xml:space="preserve">Mutation testing requires the code structure knowledge. Possible faults that could occur in a software component is considered in order to generate test data and carry out effective evaluation of testing. </w:t>
      </w:r>
    </w:p>
    <w:p w14:paraId="033E8E64" w14:textId="77777777" w:rsidR="006A05AE" w:rsidRDefault="006A05AE" w:rsidP="006A05AE">
      <w:pPr>
        <w:spacing w:line="480" w:lineRule="auto"/>
        <w:jc w:val="both"/>
        <w:rPr>
          <w:rFonts w:asciiTheme="majorBidi" w:hAnsiTheme="majorBidi" w:cstheme="majorBidi"/>
          <w:sz w:val="24"/>
          <w:szCs w:val="24"/>
        </w:rPr>
      </w:pPr>
      <w:r>
        <w:rPr>
          <w:rFonts w:asciiTheme="majorBidi" w:hAnsiTheme="majorBidi" w:cstheme="majorBidi"/>
          <w:sz w:val="24"/>
          <w:szCs w:val="24"/>
        </w:rPr>
        <w:t>Among the advantages of mutation testing are the following: (1) it guides to produce reliable software product, (2) it helps in uncovering ambiguities in program code, and (3) it makes the testing process to be more comprehensive.</w:t>
      </w:r>
    </w:p>
    <w:p w14:paraId="11E931F3" w14:textId="77777777" w:rsidR="006A05AE" w:rsidRPr="00F734FA" w:rsidRDefault="006A05AE" w:rsidP="006A05AE">
      <w:pPr>
        <w:spacing w:line="480" w:lineRule="auto"/>
        <w:jc w:val="both"/>
        <w:rPr>
          <w:rFonts w:asciiTheme="majorBidi" w:hAnsiTheme="majorBidi" w:cstheme="majorBidi"/>
          <w:sz w:val="24"/>
          <w:szCs w:val="24"/>
        </w:rPr>
      </w:pPr>
      <w:r>
        <w:rPr>
          <w:rFonts w:asciiTheme="majorBidi" w:hAnsiTheme="majorBidi" w:cstheme="majorBidi"/>
          <w:sz w:val="24"/>
          <w:szCs w:val="24"/>
        </w:rPr>
        <w:t>However, the difficulty experienced in identifying and killing equivalent mutants remains one of the limitations and disadvantages of mutation testing. Also, it is time consuming unless it is automated.</w:t>
      </w:r>
    </w:p>
    <w:p w14:paraId="1253EB99" w14:textId="13CE0827" w:rsidR="006A05AE" w:rsidRDefault="006A05AE" w:rsidP="008A1EDD">
      <w:pPr>
        <w:spacing w:line="480" w:lineRule="auto"/>
        <w:jc w:val="both"/>
        <w:rPr>
          <w:rFonts w:asciiTheme="majorBidi" w:hAnsiTheme="majorBidi" w:cstheme="majorBidi"/>
          <w:sz w:val="24"/>
          <w:szCs w:val="24"/>
        </w:rPr>
      </w:pPr>
      <w:r w:rsidRPr="00F734FA">
        <w:rPr>
          <w:rFonts w:asciiTheme="majorBidi" w:hAnsiTheme="majorBidi" w:cstheme="majorBidi"/>
          <w:sz w:val="24"/>
          <w:szCs w:val="24"/>
        </w:rPr>
        <w:t>The design of mutation operators greatly depends on the encoding scheme to be applied</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"10.1016/j.infsof.2011.03.008", "ISBN" : "0950-5849", "ISSN" : "09505849", "abstract" : "Context: Mutation testing is a testing technique that has been applied successfully to several programming languages. However, it is often regarded as computationally expensive, so several refinements have been proposed to reduce its cost. Moreover, WS-BPEL compositions are being widely adopted by developers, but present new challenges for testing, since they can take much longer to run than traditional programs of the same size. Therefore, it is interesting to reduce the number of mutants required. Objective: We present Evolutionary Mutation Testing (EMT), a novel mutant reduction technique for finding mutants that help derive new test cases that improve the quality of the initial test suite. It uses evolutionary algorithms to reduce the number of mutants that are generated and executed with respect to the exhaustive execution of all possible mutants, keeping as many difficult to kill and potentially equivalent mutants (strong mutants) as possible in the reduced set. Method: To evaluate EMT we have developed GAmera, a mutation testing system powered by a co-evolutive genetic algorithm. We have applied this system to three WS-BPEL compositions to estimate its effectiveness, comparing it with random selection. Results: The results obtained experimentally show that EMT can select all strong mutants generating 15% less mutants than random selection in over 20% less time for complex compositions. When generating a percentage of all mutants, EMT finds on average more strong mutants than random selection. This has been confirmed to be statistically significant within a 99.9% confidence interval. Conclusions: EMT has reduced for the three tested compositions the number of mutants required to select those which are useful to derive new test cases that improve the quality of the test suite. The directed search performed by EMT makes it more effective than random selection, especially as compositions become more complex and the search space widens. \u00a9 2011 Elsevier B.V. All rights reserved.", "author" : [ { "dropping-particle" : "", "family" : "Dom\u00ednguez-Jim\u00e9nez", "given" : "J. J.", "non-dropping-particle" : "", "parse-names" : false, "suffix" : "" }, { "dropping-particle" : "", "family" : "Estero-Botaro", "given" : "A.", "non-dropping-particle" : "", "parse-names" : false, "suffix" : "" }, { "dropping-particle" : "", "family" : "Garc\u00eda-Dom\u00ednguez", "given" : "A.", "non-dropping-particle" : "", "parse-names" : false, "suffix" : "" }, { "dropping-particle" : "", "family" : "Medina-Bulo", "given" : "I.", "non-dropping-particle" : "", "parse-names" : false, "suffix" : "" } ], "container-title" : "Information and Software Technology", "id" : "ITEM-1", "issue" : "10", "issued" : { "date-parts" : [ [ "2011" ] ] }, "page" : "1108-1123", "title" : "Evolutionary mutation testing", "type" : "article-journal", "volume" : "53" }, "uris" : [ "http://www.mendeley.com/documents/?uuid=600fb72f-4adf-4d79-8eeb-a4d90fd5ca25" ] } ], "mendeley" : { "formattedCitation" : "[18]", "plainTextFormattedCitation" : "[18]", "previouslyFormattedCitation" : "[18]"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[18]</w:t>
      </w:r>
      <w:r>
        <w:rPr>
          <w:rFonts w:asciiTheme="majorBidi" w:hAnsiTheme="majorBidi" w:cstheme="majorBidi"/>
          <w:sz w:val="24"/>
          <w:szCs w:val="24"/>
        </w:rPr>
        <w:fldChar w:fldCharType="end"/>
      </w:r>
      <w:r>
        <w:rPr>
          <w:rFonts w:asciiTheme="majorBidi" w:hAnsiTheme="majorBidi" w:cstheme="majorBidi"/>
          <w:sz w:val="24"/>
          <w:szCs w:val="24"/>
        </w:rPr>
        <w:t>. Mutation operators can be classified into major groups: replacement, deletion, insertion, etc.</w:t>
      </w:r>
    </w:p>
    <w:p w14:paraId="3881FB30" w14:textId="77777777" w:rsidR="006A05AE" w:rsidRDefault="006A05AE" w:rsidP="006A05AE">
      <w:pPr>
        <w:spacing w:line="480" w:lineRule="auto"/>
        <w:jc w:val="both"/>
        <w:rPr>
          <w:rFonts w:asciiTheme="majorBidi" w:hAnsiTheme="majorBidi" w:cstheme="majorBidi"/>
          <w:sz w:val="24"/>
          <w:szCs w:val="24"/>
        </w:rPr>
      </w:pPr>
      <w:r>
        <w:rPr>
          <w:rFonts w:asciiTheme="majorBidi" w:hAnsiTheme="majorBidi" w:cstheme="majorBidi"/>
          <w:sz w:val="24"/>
          <w:szCs w:val="24"/>
        </w:rPr>
        <w:t>A subset from the set of mutation operators can be selected from the following list:</w:t>
      </w:r>
    </w:p>
    <w:p w14:paraId="6D8E3986" w14:textId="77777777" w:rsidR="006A05AE" w:rsidRDefault="006A05AE" w:rsidP="006A05AE">
      <w:pPr>
        <w:pStyle w:val="ListParagraph"/>
        <w:numPr>
          <w:ilvl w:val="0"/>
          <w:numId w:val="16"/>
        </w:numPr>
        <w:spacing w:line="480" w:lineRule="auto"/>
        <w:jc w:val="both"/>
        <w:rPr>
          <w:rFonts w:asciiTheme="majorBidi" w:hAnsiTheme="majorBidi" w:cstheme="majorBidi"/>
          <w:sz w:val="24"/>
          <w:szCs w:val="24"/>
        </w:rPr>
      </w:pPr>
      <w:r>
        <w:rPr>
          <w:rFonts w:asciiTheme="majorBidi" w:hAnsiTheme="majorBidi" w:cstheme="majorBidi"/>
          <w:sz w:val="24"/>
          <w:szCs w:val="24"/>
        </w:rPr>
        <w:t>Arithmetic Operator Replacement,</w:t>
      </w:r>
    </w:p>
    <w:p w14:paraId="0441C8C3" w14:textId="77777777" w:rsidR="006A05AE" w:rsidRDefault="006A05AE" w:rsidP="006A05AE">
      <w:pPr>
        <w:pStyle w:val="ListParagraph"/>
        <w:numPr>
          <w:ilvl w:val="0"/>
          <w:numId w:val="16"/>
        </w:numPr>
        <w:spacing w:line="480" w:lineRule="auto"/>
        <w:jc w:val="both"/>
        <w:rPr>
          <w:rFonts w:asciiTheme="majorBidi" w:hAnsiTheme="majorBidi" w:cstheme="majorBidi"/>
          <w:sz w:val="24"/>
          <w:szCs w:val="24"/>
        </w:rPr>
      </w:pPr>
      <w:r>
        <w:rPr>
          <w:rFonts w:asciiTheme="majorBidi" w:hAnsiTheme="majorBidi" w:cstheme="majorBidi"/>
          <w:sz w:val="24"/>
          <w:szCs w:val="24"/>
        </w:rPr>
        <w:t>Comparable Array Replacement,</w:t>
      </w:r>
    </w:p>
    <w:p w14:paraId="6ABF96B6" w14:textId="77777777" w:rsidR="006A05AE" w:rsidRDefault="006A05AE" w:rsidP="006A05AE">
      <w:pPr>
        <w:pStyle w:val="ListParagraph"/>
        <w:numPr>
          <w:ilvl w:val="0"/>
          <w:numId w:val="16"/>
        </w:numPr>
        <w:spacing w:line="480" w:lineRule="auto"/>
        <w:jc w:val="both"/>
        <w:rPr>
          <w:rFonts w:asciiTheme="majorBidi" w:hAnsiTheme="majorBidi" w:cstheme="majorBidi"/>
          <w:sz w:val="24"/>
          <w:szCs w:val="24"/>
        </w:rPr>
      </w:pPr>
      <w:r>
        <w:rPr>
          <w:rFonts w:asciiTheme="majorBidi" w:hAnsiTheme="majorBidi" w:cstheme="majorBidi"/>
          <w:sz w:val="24"/>
          <w:szCs w:val="24"/>
        </w:rPr>
        <w:t>Comparable Constant Replacement,</w:t>
      </w:r>
    </w:p>
    <w:p w14:paraId="5305B4F5" w14:textId="77777777" w:rsidR="006A05AE" w:rsidRDefault="006A05AE" w:rsidP="006A05AE">
      <w:pPr>
        <w:pStyle w:val="ListParagraph"/>
        <w:numPr>
          <w:ilvl w:val="0"/>
          <w:numId w:val="16"/>
        </w:numPr>
        <w:spacing w:line="480" w:lineRule="auto"/>
        <w:jc w:val="both"/>
        <w:rPr>
          <w:rFonts w:asciiTheme="majorBidi" w:hAnsiTheme="majorBidi" w:cstheme="majorBidi"/>
          <w:sz w:val="24"/>
          <w:szCs w:val="24"/>
        </w:rPr>
      </w:pPr>
      <w:r>
        <w:rPr>
          <w:rFonts w:asciiTheme="majorBidi" w:hAnsiTheme="majorBidi" w:cstheme="majorBidi"/>
          <w:sz w:val="24"/>
          <w:szCs w:val="24"/>
        </w:rPr>
        <w:t>Comparable Variable Replacement,</w:t>
      </w:r>
    </w:p>
    <w:p w14:paraId="1CFC09FA" w14:textId="77777777" w:rsidR="006A05AE" w:rsidRDefault="006A05AE" w:rsidP="006A05AE">
      <w:pPr>
        <w:pStyle w:val="ListParagraph"/>
        <w:numPr>
          <w:ilvl w:val="0"/>
          <w:numId w:val="16"/>
        </w:num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Logical Operator Replacement,</w:t>
      </w:r>
    </w:p>
    <w:p w14:paraId="0C176FAD" w14:textId="77777777" w:rsidR="006A05AE" w:rsidRDefault="006A05AE" w:rsidP="006A05AE">
      <w:pPr>
        <w:pStyle w:val="ListParagraph"/>
        <w:numPr>
          <w:ilvl w:val="0"/>
          <w:numId w:val="16"/>
        </w:numPr>
        <w:spacing w:line="480" w:lineRule="auto"/>
        <w:jc w:val="both"/>
        <w:rPr>
          <w:rFonts w:asciiTheme="majorBidi" w:hAnsiTheme="majorBidi" w:cstheme="majorBidi"/>
          <w:sz w:val="24"/>
          <w:szCs w:val="24"/>
        </w:rPr>
      </w:pPr>
      <w:r>
        <w:rPr>
          <w:rFonts w:asciiTheme="majorBidi" w:hAnsiTheme="majorBidi" w:cstheme="majorBidi"/>
          <w:sz w:val="24"/>
          <w:szCs w:val="24"/>
        </w:rPr>
        <w:t>Relational Operator Replacement,</w:t>
      </w:r>
    </w:p>
    <w:p w14:paraId="7A23E7A2" w14:textId="77777777" w:rsidR="006A05AE" w:rsidRDefault="006A05AE" w:rsidP="006A05AE">
      <w:pPr>
        <w:pStyle w:val="ListParagraph"/>
        <w:numPr>
          <w:ilvl w:val="0"/>
          <w:numId w:val="16"/>
        </w:numPr>
        <w:spacing w:line="480" w:lineRule="auto"/>
        <w:jc w:val="both"/>
        <w:rPr>
          <w:rFonts w:asciiTheme="majorBidi" w:hAnsiTheme="majorBidi" w:cstheme="majorBidi"/>
          <w:sz w:val="24"/>
          <w:szCs w:val="24"/>
        </w:rPr>
      </w:pPr>
      <w:r>
        <w:rPr>
          <w:rFonts w:asciiTheme="majorBidi" w:hAnsiTheme="majorBidi" w:cstheme="majorBidi"/>
          <w:sz w:val="24"/>
          <w:szCs w:val="24"/>
        </w:rPr>
        <w:t>Unary Operator removal/insertion.</w:t>
      </w:r>
    </w:p>
    <w:p w14:paraId="4E7A1D00" w14:textId="77777777" w:rsidR="006A05AE" w:rsidRDefault="006A05AE" w:rsidP="006A05AE">
      <w:pPr>
        <w:spacing w:line="480" w:lineRule="auto"/>
        <w:jc w:val="both"/>
        <w:rPr>
          <w:rFonts w:asciiTheme="majorBidi" w:hAnsiTheme="majorBidi" w:cstheme="majorBidi"/>
          <w:sz w:val="24"/>
          <w:szCs w:val="24"/>
        </w:rPr>
      </w:pPr>
    </w:p>
    <w:p w14:paraId="3DB75940" w14:textId="77777777" w:rsidR="006A05AE" w:rsidRDefault="006A05AE" w:rsidP="006A05AE">
      <w:pPr>
        <w:spacing w:line="480" w:lineRule="auto"/>
        <w:jc w:val="both"/>
        <w:rPr>
          <w:rFonts w:asciiTheme="majorBidi" w:hAnsiTheme="majorBidi" w:cstheme="majorBidi"/>
          <w:sz w:val="24"/>
          <w:szCs w:val="24"/>
        </w:rPr>
      </w:pPr>
      <w:r>
        <w:rPr>
          <w:rFonts w:asciiTheme="majorBidi" w:hAnsiTheme="majorBidi" w:cstheme="majorBidi"/>
          <w:sz w:val="24"/>
          <w:szCs w:val="24"/>
        </w:rPr>
        <w:t>Deletion Mutation Operators:</w:t>
      </w:r>
    </w:p>
    <w:p w14:paraId="3DE7B455" w14:textId="77777777" w:rsidR="006A05AE" w:rsidRDefault="006A05AE" w:rsidP="006A05AE">
      <w:pPr>
        <w:spacing w:line="480" w:lineRule="auto"/>
        <w:jc w:val="both"/>
        <w:rPr>
          <w:rFonts w:asciiTheme="majorBidi" w:hAnsiTheme="majorBidi" w:cstheme="majorBidi"/>
          <w:sz w:val="24"/>
          <w:szCs w:val="24"/>
        </w:rPr>
      </w:pPr>
      <w:r>
        <w:rPr>
          <w:rFonts w:asciiTheme="majorBidi" w:hAnsiTheme="majorBidi" w:cstheme="majorBidi"/>
          <w:sz w:val="24"/>
          <w:szCs w:val="24"/>
        </w:rPr>
        <w:t>The deletion group of mutation operators comprises and not limited to the following:</w:t>
      </w:r>
    </w:p>
    <w:p w14:paraId="7CFDF0AD" w14:textId="77777777" w:rsidR="006A05AE" w:rsidRDefault="006A05AE" w:rsidP="006A05AE">
      <w:pPr>
        <w:pStyle w:val="ListParagraph"/>
        <w:numPr>
          <w:ilvl w:val="0"/>
          <w:numId w:val="17"/>
        </w:numPr>
        <w:spacing w:line="480" w:lineRule="auto"/>
        <w:jc w:val="both"/>
        <w:rPr>
          <w:rFonts w:asciiTheme="majorBidi" w:hAnsiTheme="majorBidi" w:cstheme="majorBidi"/>
          <w:sz w:val="24"/>
          <w:szCs w:val="24"/>
        </w:rPr>
      </w:pPr>
      <w:r>
        <w:rPr>
          <w:rFonts w:asciiTheme="majorBidi" w:hAnsiTheme="majorBidi" w:cstheme="majorBidi"/>
          <w:sz w:val="24"/>
          <w:szCs w:val="24"/>
        </w:rPr>
        <w:t>Statement deletion operator</w:t>
      </w:r>
    </w:p>
    <w:p w14:paraId="350707D9" w14:textId="77777777" w:rsidR="006A05AE" w:rsidRDefault="006A05AE" w:rsidP="006A05AE">
      <w:pPr>
        <w:pStyle w:val="ListParagraph"/>
        <w:numPr>
          <w:ilvl w:val="0"/>
          <w:numId w:val="17"/>
        </w:numPr>
        <w:spacing w:line="480" w:lineRule="auto"/>
        <w:jc w:val="both"/>
        <w:rPr>
          <w:rFonts w:asciiTheme="majorBidi" w:hAnsiTheme="majorBidi" w:cstheme="majorBidi"/>
          <w:sz w:val="24"/>
          <w:szCs w:val="24"/>
        </w:rPr>
      </w:pPr>
      <w:r>
        <w:rPr>
          <w:rFonts w:asciiTheme="majorBidi" w:hAnsiTheme="majorBidi" w:cstheme="majorBidi"/>
          <w:sz w:val="24"/>
          <w:szCs w:val="24"/>
        </w:rPr>
        <w:t>Operator deletion operator</w:t>
      </w:r>
    </w:p>
    <w:p w14:paraId="69C4D1FE" w14:textId="77777777" w:rsidR="006A05AE" w:rsidRDefault="006A05AE" w:rsidP="006A05AE">
      <w:pPr>
        <w:pStyle w:val="ListParagraph"/>
        <w:numPr>
          <w:ilvl w:val="0"/>
          <w:numId w:val="17"/>
        </w:numPr>
        <w:spacing w:line="480" w:lineRule="auto"/>
        <w:jc w:val="both"/>
        <w:rPr>
          <w:rFonts w:asciiTheme="majorBidi" w:hAnsiTheme="majorBidi" w:cstheme="majorBidi"/>
          <w:sz w:val="24"/>
          <w:szCs w:val="24"/>
        </w:rPr>
      </w:pPr>
      <w:r>
        <w:rPr>
          <w:rFonts w:asciiTheme="majorBidi" w:hAnsiTheme="majorBidi" w:cstheme="majorBidi"/>
          <w:sz w:val="24"/>
          <w:szCs w:val="24"/>
        </w:rPr>
        <w:t>Variable deletion operator</w:t>
      </w:r>
    </w:p>
    <w:p w14:paraId="3EB8E606" w14:textId="77777777" w:rsidR="006A05AE" w:rsidRPr="00594CF3" w:rsidRDefault="006A05AE" w:rsidP="006A05AE">
      <w:pPr>
        <w:pStyle w:val="ListParagraph"/>
        <w:numPr>
          <w:ilvl w:val="0"/>
          <w:numId w:val="17"/>
        </w:numPr>
        <w:spacing w:line="480" w:lineRule="auto"/>
        <w:jc w:val="both"/>
        <w:rPr>
          <w:rFonts w:asciiTheme="majorBidi" w:hAnsiTheme="majorBidi" w:cstheme="majorBidi"/>
          <w:sz w:val="24"/>
          <w:szCs w:val="24"/>
        </w:rPr>
      </w:pPr>
      <w:r>
        <w:rPr>
          <w:rFonts w:asciiTheme="majorBidi" w:hAnsiTheme="majorBidi" w:cstheme="majorBidi"/>
          <w:sz w:val="24"/>
          <w:szCs w:val="24"/>
        </w:rPr>
        <w:t>Constant deletion operator</w:t>
      </w:r>
    </w:p>
    <w:p w14:paraId="565D4B78" w14:textId="6B322725" w:rsidR="006A05AE" w:rsidRDefault="006A05AE" w:rsidP="006A05AE">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According to researches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"10.1145/1566445.1566540", "ISBN" : "9781605584218", "abstract" : "Mutation analysis evaluates the quality of a test suite based on its ability to reveal simple faults, termed mutations, in- jected in the program under test. Unfortunately, the need to execute many slightly different versions, or mutants, of a program makes mutation analysis a computationally expen- sive technique. This paper reports on a promising approach that reduces the cost of mutation analysis by reducing the number of mutants that need to be executed.", "author" : [ { "dropping-particle" : "", "family" : "Untch", "given" : "Roland H", "non-dropping-particle" : "", "parse-names" : false, "suffix" : "" } ], "container-title" : "Acmse", "id" : "ITEM-1", "issued" : { "date-parts" : [ [ "2009" ] ] }, "page" : "1-4", "title" : "On reduced neighborhood mutation analysis using a single mutagenic operator", "type" : "article-journal" }, "uris" : [ "http://www.mendeley.com/documents/?uuid=d0924603-6557-4427-b8d4-18898685c569" ] }, { "id" : "ITEM-2", "itemData" : { "DOI" : "10.1109/ICST.2014.33", "ISBN" : "9780769551852", "ISSN" : "2159-4848", "abstract" : "Mutation analysis modifies a program by applying syntactic rules, called mutation operators, systematically to create many versions of the program (mutants) that differ in small ways. Testers then design tests to cause the mutants to behave differently from the original program. Mutation testing is widely considered to result in very effective tests, however, it is also quite costly. Cost comes from the many mutants that are created, the number of tests that are needed to kill the mutants, and the difficulty of deciding whether mutants behave equivalently to the original program. One-op mutation theorizes that cost can be reduced by using a single, very powerful, mutation operator that leads to tests that are almost as effective as if all operators are used. Previous research proposed the statement deletion operator (SDL) and found promising results. This paper investigates the use of SDL-mutation in a new context, the language C, and poses additional empirical questions, including whether other operators can be used. We carried out a controlled experiment in which cost and effectiveness of each individual C mutation operator were collected for 39 different subject programs. Experimental data are used to define a cost-effectiveness metric to choose the best single operator for one-op mutation.", "author" : [ { "dropping-particle" : "", "family" : "Delamaro", "given" : "Marcio Eduardo", "non-dropping-particle" : "", "parse-names" : false, "suffix" : "" }, { "dropping-particle" : "", "family" : "Deng", "given" : "Lin", "non-dropping-particle" : "", "parse-names" : false, "suffix" : "" }, { "dropping-particle" : "", "family" : "Durelli", "given" : "Vinicius Humberto Serapilha", "non-dropping-particle" : "", "parse-names" : false, "suffix" : "" }, { "dropping-particle" : "", "family" : "Li", "given" : "Nan", "non-dropping-particle" : "", "parse-names" : false, "suffix" : "" }, { "dropping-particle" : "", "family" : "Offutt", "given" : "Jeff", "non-dropping-particle" : "", "parse-names" : false, "suffix" : "" } ], "container-title" : "Proceedings - IEEE 7th International Conference on Software Testing, Verification and Validation, ICST 2014", "id" : "ITEM-2", "issued" : { "date-parts" : [ [ "2014" ] ] }, "page" : "203-212", "title" : "Experimental evaluation of SDL and one-op mutation for C", "type" : "article-journal" }, "uris" : [ "http://www.mendeley.com/documents/?uuid=a24783ee-841d-4ff5-89d3-327a78839d89" ] }, { "id" : "ITEM-3", "itemData" : { "DOI" : "10.1109/ICSTW.2017.32", "ISBN" : "9781509066766", "author" : [ { "dropping-particle" : "", "family" : "Durelli", "given" : "Vinicius H.S.", "non-dropping-particle" : "", "parse-names" : false, "suffix" : "" }, { "dropping-particle" : "", "family" : "Souza", "given" : "Nilton M.", "non-dropping-particle" : "De", "parse-names" : false, "suffix" : "" }, { "dropping-particle" : "", "family" : "Delamaro", "given" : "Marcio E.", "non-dropping-particle" : "", "parse-names" : false, "suffix" : "" } ], "container-title" : "Proceedings - 10th IEEE International Conference on Software Testing, Verification and Validation Workshops, ICSTW 2017", "id" : "ITEM-3", "issued" : { "date-parts" : [ [ "2017" ] ] }, "page" : "149-158", "title" : "Are Deletion Mutants Easier to Identify Manually?", "type" : "article-journal" }, "uris" : [ "http://www.mendeley.com/documents/?uuid=9b1f4e2e-15b1-4e1c-a40d-7fc7f0f43285" ] }, { "id" : "ITEM-4", "itemData" : { "DOI" : "10.1109/ICST.2014.12", "ISBN" : "9780769551852", "ISSN" : "2159-4848", "abstract" : "As a test criterion, mutation analysis is known for yielding very effective tests. It is also known for creating many test requirements, each of which is represented by a \"mutant\" that must be \"killed.\" In recent years, researchers have found that these test requirements have a lot of duplication, in that many test requirements yield the same tests. Put another way, hundreds of mutants can usually be killed by only a few dozen tests. If we could reduce this duplication without reducing mutation's effectiveness, mutation testing could become more cost-effective. One avenue of this research has been to use only one type of mutant, the statement deletion mutation operator. Researchers have found that statement deletion mutation has relatively few mutants, but yields tests that are almost as effective as using all mutants, with the significant benefit that fewer equivalent mutants are generated. This paper extends this idea by asking a simple question: if deleting statements is a cost-effective way to design tests, will deleting other program elements also be effective? This paper presents results from mutation operators that delete variables, operators, and constants, finding that indeed, this is an efficient and effective approach.", "author" : [ { "dropping-particle" : "", "family" : "Delamaro", "given" : "Marcio Eduardo", "non-dropping-particle" : "", "parse-names" : false, "suffix" : "" }, { "dropping-particle" : "", "family" : "Offutt", "given" : "Jeff", "non-dropping-particle" : "", "parse-names" : false, "suffix" : "" }, { "dropping-particle" : "", "family" : "Ammann", "given" : "Paul", "non-dropping-particle" : "", "parse-names" : false, "suffix" : "" } ], "container-title" : "Proceedings - IEEE 7th International Conference on Software Testing, Verification and Validation, ICST 2014", "id" : "ITEM-4", "issued" : { "date-parts" : [ [ "2014" ] ] }, "page" : "11-20", "title" : "Designing deletion mutation operators", "type" : "article-journal" }, "uris" : [ "http://www.mendeley.com/documents/?uuid=c56133f3-0a23-4eb7-b5a0-f143cf148527" ] } ], "mendeley" : { "formattedCitation" : "[19]\u2013[22]", "plainTextFormattedCitation" : "[19]\u2013[22]", "previouslyFormattedCitation" : "[19]\u2013[22]"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[19]–[22]</w:t>
      </w:r>
      <w:r>
        <w:rPr>
          <w:rFonts w:asciiTheme="majorBidi" w:hAnsiTheme="majorBidi" w:cstheme="majorBidi"/>
          <w:sz w:val="24"/>
          <w:szCs w:val="24"/>
        </w:rPr>
        <w:fldChar w:fldCharType="end"/>
      </w:r>
      <w:r>
        <w:rPr>
          <w:rFonts w:asciiTheme="majorBidi" w:hAnsiTheme="majorBidi" w:cstheme="majorBidi"/>
          <w:sz w:val="24"/>
          <w:szCs w:val="24"/>
        </w:rPr>
        <w:t xml:space="preserve">, statement deletion mutation operator has been applied to improve the cost-effectiveness of mutation testing. Although, the statement deletion mutation generates relatively few mutants not more than the number of statements in a code under test, effective tests are yielded because only few equivalent mutants are generated as a result. The concept of applying a single but powerful mutation operator has led to generation of effective test set with a low cost in a process known as One-Operator or Single-Operator mutation. Statement Deletion (SDL) is an example of operators that employ such one-operator mutation. </w:t>
      </w:r>
    </w:p>
    <w:p w14:paraId="31116F85" w14:textId="35697C91" w:rsidR="006A05AE" w:rsidRPr="00606EF8" w:rsidRDefault="006A05AE" w:rsidP="006A05AE">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reason why statement deletion mutation is said to generate relatively few equivalent mutant is SDL mutants can only be equivalent to the original program if the statement deleted is, in the first instance, unnecessary. </w:t>
      </w:r>
    </w:p>
    <w:p w14:paraId="04F002CF" w14:textId="77777777" w:rsidR="006A05AE" w:rsidRPr="00A00CDE" w:rsidRDefault="006A05AE" w:rsidP="006A05AE">
      <w:pPr>
        <w:spacing w:line="480" w:lineRule="auto"/>
        <w:jc w:val="both"/>
        <w:rPr>
          <w:rFonts w:asciiTheme="majorBidi" w:hAnsiTheme="majorBidi" w:cstheme="majorBidi"/>
          <w:b/>
          <w:bCs/>
          <w:sz w:val="24"/>
          <w:szCs w:val="24"/>
        </w:rPr>
      </w:pPr>
      <w:r w:rsidRPr="00A00CDE">
        <w:rPr>
          <w:rFonts w:asciiTheme="majorBidi" w:hAnsiTheme="majorBidi" w:cstheme="majorBidi"/>
          <w:b/>
          <w:bCs/>
          <w:sz w:val="24"/>
          <w:szCs w:val="24"/>
        </w:rPr>
        <w:lastRenderedPageBreak/>
        <w:t>STEPS IN PERFORMING MUTATION TESTING</w:t>
      </w:r>
    </w:p>
    <w:p w14:paraId="06A8693D" w14:textId="77777777" w:rsidR="006A05AE" w:rsidRDefault="006A05AE" w:rsidP="006A05AE">
      <w:pPr>
        <w:spacing w:line="480" w:lineRule="auto"/>
        <w:jc w:val="both"/>
        <w:rPr>
          <w:rFonts w:asciiTheme="majorBidi" w:hAnsiTheme="majorBidi" w:cstheme="majorBidi"/>
          <w:sz w:val="24"/>
          <w:szCs w:val="24"/>
        </w:rPr>
      </w:pPr>
      <w:r>
        <w:rPr>
          <w:rFonts w:asciiTheme="majorBidi" w:hAnsiTheme="majorBidi" w:cstheme="majorBidi"/>
          <w:sz w:val="24"/>
          <w:szCs w:val="24"/>
        </w:rPr>
        <w:t>Given an original program P</w:t>
      </w:r>
      <w:r w:rsidRPr="0073507C">
        <w:rPr>
          <w:rFonts w:asciiTheme="majorBidi" w:hAnsiTheme="majorBidi" w:cstheme="majorBidi"/>
          <w:sz w:val="24"/>
          <w:szCs w:val="24"/>
          <w:vertAlign w:val="subscript"/>
        </w:rPr>
        <w:t>0</w:t>
      </w:r>
      <w:r>
        <w:rPr>
          <w:rFonts w:asciiTheme="majorBidi" w:hAnsiTheme="majorBidi" w:cstheme="majorBidi"/>
          <w:sz w:val="24"/>
          <w:szCs w:val="24"/>
        </w:rPr>
        <w:t xml:space="preserve"> and a set of test cases T, traditional mutation testing can be elucidated as a series of steps to evaluate set of tests as follows:</w:t>
      </w:r>
    </w:p>
    <w:p w14:paraId="05D9F8D2" w14:textId="77777777" w:rsidR="006A05AE" w:rsidRDefault="006A05AE" w:rsidP="006A05AE">
      <w:pPr>
        <w:pStyle w:val="ListParagraph"/>
        <w:numPr>
          <w:ilvl w:val="0"/>
          <w:numId w:val="15"/>
        </w:numPr>
        <w:spacing w:line="480" w:lineRule="auto"/>
        <w:jc w:val="both"/>
        <w:rPr>
          <w:rFonts w:asciiTheme="majorBidi" w:hAnsiTheme="majorBidi" w:cstheme="majorBidi"/>
          <w:sz w:val="24"/>
          <w:szCs w:val="24"/>
        </w:rPr>
      </w:pPr>
      <w:r>
        <w:rPr>
          <w:rFonts w:asciiTheme="majorBidi" w:hAnsiTheme="majorBidi" w:cstheme="majorBidi"/>
          <w:sz w:val="24"/>
          <w:szCs w:val="24"/>
        </w:rPr>
        <w:t>Apply every member of a set of mutation operators to P</w:t>
      </w:r>
      <w:r w:rsidRPr="0073507C">
        <w:rPr>
          <w:rFonts w:asciiTheme="majorBidi" w:hAnsiTheme="majorBidi" w:cstheme="majorBidi"/>
          <w:sz w:val="24"/>
          <w:szCs w:val="24"/>
          <w:vertAlign w:val="subscript"/>
        </w:rPr>
        <w:t>0</w:t>
      </w:r>
      <w:r>
        <w:rPr>
          <w:rFonts w:asciiTheme="majorBidi" w:hAnsiTheme="majorBidi" w:cstheme="majorBidi"/>
          <w:sz w:val="24"/>
          <w:szCs w:val="24"/>
        </w:rPr>
        <w:t xml:space="preserve"> to produce a set of mutants P</w:t>
      </w:r>
      <w:r w:rsidRPr="00FB64BC">
        <w:rPr>
          <w:rFonts w:asciiTheme="majorBidi" w:hAnsiTheme="majorBidi" w:cstheme="majorBidi"/>
          <w:sz w:val="24"/>
          <w:szCs w:val="24"/>
          <w:vertAlign w:val="subscript"/>
        </w:rPr>
        <w:t>M</w:t>
      </w:r>
      <w:r>
        <w:rPr>
          <w:rFonts w:asciiTheme="majorBidi" w:hAnsiTheme="majorBidi" w:cstheme="majorBidi"/>
          <w:sz w:val="24"/>
          <w:szCs w:val="24"/>
        </w:rPr>
        <w:t>.</w:t>
      </w:r>
    </w:p>
    <w:p w14:paraId="162B317C" w14:textId="77777777" w:rsidR="006A05AE" w:rsidRDefault="006A05AE" w:rsidP="006A05AE">
      <w:pPr>
        <w:pStyle w:val="ListParagraph"/>
        <w:numPr>
          <w:ilvl w:val="0"/>
          <w:numId w:val="15"/>
        </w:numPr>
        <w:spacing w:line="480" w:lineRule="auto"/>
        <w:jc w:val="both"/>
        <w:rPr>
          <w:rFonts w:asciiTheme="majorBidi" w:hAnsiTheme="majorBidi" w:cstheme="majorBidi"/>
          <w:sz w:val="24"/>
          <w:szCs w:val="24"/>
        </w:rPr>
      </w:pPr>
      <w:r>
        <w:rPr>
          <w:rFonts w:asciiTheme="majorBidi" w:hAnsiTheme="majorBidi" w:cstheme="majorBidi"/>
          <w:sz w:val="24"/>
          <w:szCs w:val="24"/>
        </w:rPr>
        <w:t>Execute the test set T on P</w:t>
      </w:r>
      <w:r w:rsidRPr="0073507C">
        <w:rPr>
          <w:rFonts w:asciiTheme="majorBidi" w:hAnsiTheme="majorBidi" w:cstheme="majorBidi"/>
          <w:sz w:val="24"/>
          <w:szCs w:val="24"/>
          <w:vertAlign w:val="subscript"/>
        </w:rPr>
        <w:t>0</w:t>
      </w:r>
      <w:r>
        <w:rPr>
          <w:rFonts w:asciiTheme="majorBidi" w:hAnsiTheme="majorBidi" w:cstheme="majorBidi"/>
          <w:sz w:val="24"/>
          <w:szCs w:val="24"/>
        </w:rPr>
        <w:t xml:space="preserve"> and each mutant p</w:t>
      </w:r>
      <w:r w:rsidRPr="00FB64BC">
        <w:rPr>
          <w:rFonts w:asciiTheme="majorBidi" w:hAnsiTheme="majorBidi" w:cstheme="majorBidi"/>
          <w:sz w:val="24"/>
          <w:szCs w:val="24"/>
          <w:vertAlign w:val="subscript"/>
        </w:rPr>
        <w:t>m</w:t>
      </w:r>
      <w:r>
        <w:rPr>
          <w:rFonts w:asciiTheme="majorBidi" w:hAnsiTheme="majorBidi" w:cstheme="majorBidi"/>
          <w:sz w:val="24"/>
          <w:szCs w:val="24"/>
        </w:rPr>
        <w:t xml:space="preserve"> in P</w:t>
      </w:r>
      <w:r w:rsidRPr="00FB64BC">
        <w:rPr>
          <w:rFonts w:asciiTheme="majorBidi" w:hAnsiTheme="majorBidi" w:cstheme="majorBidi"/>
          <w:sz w:val="24"/>
          <w:szCs w:val="24"/>
          <w:vertAlign w:val="subscript"/>
        </w:rPr>
        <w:t>M</w:t>
      </w:r>
      <w:r>
        <w:rPr>
          <w:rFonts w:asciiTheme="majorBidi" w:hAnsiTheme="majorBidi" w:cstheme="majorBidi"/>
          <w:sz w:val="24"/>
          <w:szCs w:val="24"/>
        </w:rPr>
        <w:t xml:space="preserve"> (p</w:t>
      </w:r>
      <w:r w:rsidRPr="0073507C">
        <w:rPr>
          <w:rFonts w:asciiTheme="majorBidi" w:hAnsiTheme="majorBidi" w:cstheme="majorBidi"/>
          <w:sz w:val="24"/>
          <w:szCs w:val="24"/>
          <w:vertAlign w:val="subscript"/>
        </w:rPr>
        <w:t>m</w:t>
      </w:r>
      <w:r>
        <w:rPr>
          <w:rFonts w:asciiTheme="majorBidi" w:hAnsiTheme="majorBidi" w:cstheme="majorBidi"/>
          <w:sz w:val="24"/>
          <w:szCs w:val="24"/>
        </w:rPr>
        <w:t xml:space="preserve"> </w:t>
      </w:r>
      <w:r>
        <w:rPr>
          <w:rFonts w:asciiTheme="majorBidi" w:hAnsiTheme="majorBidi" w:cstheme="majorBidi"/>
          <w:sz w:val="24"/>
          <w:szCs w:val="24"/>
        </w:rPr>
        <w:sym w:font="Symbol" w:char="F0CE"/>
      </w:r>
      <w:r>
        <w:rPr>
          <w:rFonts w:asciiTheme="majorBidi" w:hAnsiTheme="majorBidi" w:cstheme="majorBidi"/>
          <w:sz w:val="24"/>
          <w:szCs w:val="24"/>
        </w:rPr>
        <w:t xml:space="preserve"> P</w:t>
      </w:r>
      <w:r w:rsidRPr="00FB64BC">
        <w:rPr>
          <w:rFonts w:asciiTheme="majorBidi" w:hAnsiTheme="majorBidi" w:cstheme="majorBidi"/>
          <w:sz w:val="24"/>
          <w:szCs w:val="24"/>
          <w:vertAlign w:val="subscript"/>
        </w:rPr>
        <w:t>M</w:t>
      </w:r>
      <w:r>
        <w:rPr>
          <w:rFonts w:asciiTheme="majorBidi" w:hAnsiTheme="majorBidi" w:cstheme="majorBidi"/>
          <w:sz w:val="24"/>
          <w:szCs w:val="24"/>
        </w:rPr>
        <w:t>).</w:t>
      </w:r>
    </w:p>
    <w:p w14:paraId="1216276F" w14:textId="77777777" w:rsidR="006A05AE" w:rsidRDefault="006A05AE" w:rsidP="006A05AE">
      <w:pPr>
        <w:pStyle w:val="ListParagraph"/>
        <w:numPr>
          <w:ilvl w:val="0"/>
          <w:numId w:val="15"/>
        </w:numPr>
        <w:spacing w:line="480" w:lineRule="auto"/>
        <w:jc w:val="both"/>
        <w:rPr>
          <w:rFonts w:asciiTheme="majorBidi" w:hAnsiTheme="majorBidi" w:cstheme="majorBidi"/>
          <w:sz w:val="24"/>
          <w:szCs w:val="24"/>
        </w:rPr>
      </w:pPr>
      <w:r>
        <w:rPr>
          <w:rFonts w:asciiTheme="majorBidi" w:hAnsiTheme="majorBidi" w:cstheme="majorBidi"/>
          <w:sz w:val="24"/>
          <w:szCs w:val="24"/>
        </w:rPr>
        <w:t xml:space="preserve">Carry out the comparison between output of </w:t>
      </w:r>
      <w:r w:rsidRPr="00AF560A">
        <w:rPr>
          <w:rFonts w:asciiTheme="majorBidi" w:hAnsiTheme="majorBidi" w:cstheme="majorBidi"/>
          <w:i/>
          <w:iCs/>
          <w:sz w:val="24"/>
          <w:szCs w:val="24"/>
        </w:rPr>
        <w:t>p</w:t>
      </w:r>
      <w:r w:rsidRPr="00AF560A">
        <w:rPr>
          <w:rFonts w:asciiTheme="majorBidi" w:hAnsiTheme="majorBidi" w:cstheme="majorBidi"/>
          <w:i/>
          <w:iCs/>
          <w:sz w:val="24"/>
          <w:szCs w:val="24"/>
          <w:vertAlign w:val="subscript"/>
        </w:rPr>
        <w:t>m</w:t>
      </w:r>
      <w:r w:rsidRPr="00AF560A">
        <w:rPr>
          <w:rFonts w:asciiTheme="majorBidi" w:hAnsiTheme="majorBidi" w:cstheme="majorBidi"/>
          <w:i/>
          <w:iCs/>
          <w:sz w:val="24"/>
          <w:szCs w:val="24"/>
        </w:rPr>
        <w:t>(t)</w:t>
      </w:r>
      <w:r>
        <w:rPr>
          <w:rFonts w:asciiTheme="majorBidi" w:hAnsiTheme="majorBidi" w:cstheme="majorBidi"/>
          <w:sz w:val="24"/>
          <w:szCs w:val="24"/>
        </w:rPr>
        <w:t xml:space="preserve"> and </w:t>
      </w:r>
      <w:r w:rsidRPr="00AF560A">
        <w:rPr>
          <w:rFonts w:asciiTheme="majorBidi" w:hAnsiTheme="majorBidi" w:cstheme="majorBidi"/>
          <w:i/>
          <w:iCs/>
          <w:sz w:val="24"/>
          <w:szCs w:val="24"/>
        </w:rPr>
        <w:t>P</w:t>
      </w:r>
      <w:r w:rsidRPr="00AF560A">
        <w:rPr>
          <w:rFonts w:asciiTheme="majorBidi" w:hAnsiTheme="majorBidi" w:cstheme="majorBidi"/>
          <w:i/>
          <w:iCs/>
          <w:sz w:val="24"/>
          <w:szCs w:val="24"/>
          <w:vertAlign w:val="subscript"/>
        </w:rPr>
        <w:t>0</w:t>
      </w:r>
      <w:r w:rsidRPr="00AF560A">
        <w:rPr>
          <w:rFonts w:asciiTheme="majorBidi" w:hAnsiTheme="majorBidi" w:cstheme="majorBidi"/>
          <w:i/>
          <w:iCs/>
          <w:sz w:val="24"/>
          <w:szCs w:val="24"/>
        </w:rPr>
        <w:t>(t)</w:t>
      </w:r>
      <w:r>
        <w:rPr>
          <w:rFonts w:asciiTheme="majorBidi" w:hAnsiTheme="majorBidi" w:cstheme="majorBidi"/>
          <w:sz w:val="24"/>
          <w:szCs w:val="24"/>
        </w:rPr>
        <w:t xml:space="preserve"> for all </w:t>
      </w:r>
      <w:r w:rsidRPr="00AF560A">
        <w:rPr>
          <w:rFonts w:asciiTheme="majorBidi" w:hAnsiTheme="majorBidi" w:cstheme="majorBidi"/>
          <w:i/>
          <w:iCs/>
          <w:sz w:val="24"/>
          <w:szCs w:val="24"/>
        </w:rPr>
        <w:t>t</w:t>
      </w:r>
      <w:r>
        <w:rPr>
          <w:rFonts w:asciiTheme="majorBidi" w:hAnsiTheme="majorBidi" w:cstheme="majorBidi"/>
          <w:sz w:val="24"/>
          <w:szCs w:val="24"/>
        </w:rPr>
        <w:t xml:space="preserve"> in T. If the outputs are equal, then mutant </w:t>
      </w:r>
      <w:r w:rsidRPr="003B0F47">
        <w:rPr>
          <w:rFonts w:asciiTheme="majorBidi" w:hAnsiTheme="majorBidi" w:cstheme="majorBidi"/>
          <w:i/>
          <w:iCs/>
          <w:sz w:val="24"/>
          <w:szCs w:val="24"/>
        </w:rPr>
        <w:t>p</w:t>
      </w:r>
      <w:r w:rsidRPr="003B0F47">
        <w:rPr>
          <w:rFonts w:asciiTheme="majorBidi" w:hAnsiTheme="majorBidi" w:cstheme="majorBidi"/>
          <w:i/>
          <w:iCs/>
          <w:sz w:val="24"/>
          <w:szCs w:val="24"/>
          <w:vertAlign w:val="subscript"/>
        </w:rPr>
        <w:t>m</w:t>
      </w:r>
      <w:r>
        <w:rPr>
          <w:rFonts w:asciiTheme="majorBidi" w:hAnsiTheme="majorBidi" w:cstheme="majorBidi"/>
          <w:sz w:val="24"/>
          <w:szCs w:val="24"/>
        </w:rPr>
        <w:t xml:space="preserve"> is killed; otherwise pm is alive: no test output has been affected by p</w:t>
      </w:r>
      <w:r w:rsidRPr="00A31817">
        <w:rPr>
          <w:rFonts w:asciiTheme="majorBidi" w:hAnsiTheme="majorBidi" w:cstheme="majorBidi"/>
          <w:i/>
          <w:iCs/>
          <w:sz w:val="24"/>
          <w:szCs w:val="24"/>
          <w:vertAlign w:val="subscript"/>
        </w:rPr>
        <w:t>m</w:t>
      </w:r>
      <w:r>
        <w:rPr>
          <w:rFonts w:asciiTheme="majorBidi" w:hAnsiTheme="majorBidi" w:cstheme="majorBidi"/>
          <w:sz w:val="24"/>
          <w:szCs w:val="24"/>
        </w:rPr>
        <w:t>’s mutation.</w:t>
      </w:r>
    </w:p>
    <w:p w14:paraId="76F38871" w14:textId="77777777" w:rsidR="006A05AE" w:rsidRDefault="006A05AE" w:rsidP="006A05AE">
      <w:pPr>
        <w:pStyle w:val="ListParagraph"/>
        <w:numPr>
          <w:ilvl w:val="0"/>
          <w:numId w:val="15"/>
        </w:numPr>
        <w:spacing w:line="480" w:lineRule="auto"/>
        <w:jc w:val="both"/>
        <w:rPr>
          <w:rFonts w:asciiTheme="majorBidi" w:hAnsiTheme="majorBidi" w:cstheme="majorBidi"/>
          <w:sz w:val="24"/>
          <w:szCs w:val="24"/>
        </w:rPr>
      </w:pPr>
      <w:r>
        <w:rPr>
          <w:rFonts w:asciiTheme="majorBidi" w:hAnsiTheme="majorBidi" w:cstheme="majorBidi"/>
          <w:sz w:val="24"/>
          <w:szCs w:val="24"/>
        </w:rPr>
        <w:t>Analyze the live mutants to determine the equivalence of any of them; equivalent mutants are discarded as they are syntactically identical to the original program.</w:t>
      </w:r>
    </w:p>
    <w:p w14:paraId="77C63CF3" w14:textId="77777777" w:rsidR="006A05AE" w:rsidRDefault="006A05AE" w:rsidP="006A05AE">
      <w:pPr>
        <w:pStyle w:val="ListParagraph"/>
        <w:numPr>
          <w:ilvl w:val="0"/>
          <w:numId w:val="15"/>
        </w:numPr>
        <w:spacing w:line="480" w:lineRule="auto"/>
        <w:jc w:val="both"/>
        <w:rPr>
          <w:rFonts w:asciiTheme="majorBidi" w:hAnsiTheme="majorBidi" w:cstheme="majorBidi"/>
          <w:sz w:val="24"/>
          <w:szCs w:val="24"/>
        </w:rPr>
      </w:pPr>
      <w:r>
        <w:rPr>
          <w:rFonts w:asciiTheme="majorBidi" w:hAnsiTheme="majorBidi" w:cstheme="majorBidi"/>
          <w:sz w:val="24"/>
          <w:szCs w:val="24"/>
        </w:rPr>
        <w:t>An attempt to kill the nonequivalent mutants by adding new test(s) to the test set.</w:t>
      </w:r>
    </w:p>
    <w:p w14:paraId="0B1D37AF" w14:textId="77777777" w:rsidR="006A05AE" w:rsidRDefault="006A05AE" w:rsidP="006A05AE">
      <w:pPr>
        <w:pStyle w:val="ListParagraph"/>
        <w:numPr>
          <w:ilvl w:val="0"/>
          <w:numId w:val="15"/>
        </w:numPr>
        <w:spacing w:line="480" w:lineRule="auto"/>
        <w:jc w:val="both"/>
        <w:rPr>
          <w:rFonts w:asciiTheme="majorBidi" w:hAnsiTheme="majorBidi" w:cstheme="majorBidi"/>
          <w:sz w:val="24"/>
          <w:szCs w:val="24"/>
        </w:rPr>
      </w:pPr>
      <w:r>
        <w:rPr>
          <w:rFonts w:asciiTheme="majorBidi" w:hAnsiTheme="majorBidi" w:cstheme="majorBidi"/>
          <w:sz w:val="24"/>
          <w:szCs w:val="24"/>
        </w:rPr>
        <w:t>Repeat steps 2-5 until results are satisfactory.</w:t>
      </w:r>
    </w:p>
    <w:p w14:paraId="0F02B3CD" w14:textId="420DCFDD" w:rsidR="00C411E4" w:rsidRPr="00F114E1" w:rsidRDefault="00C411E4" w:rsidP="00F114E1">
      <w:pPr>
        <w:pStyle w:val="Heading2"/>
        <w:numPr>
          <w:ilvl w:val="2"/>
          <w:numId w:val="25"/>
        </w:numPr>
      </w:pPr>
      <w:bookmarkStart w:id="297" w:name="_Toc506718111"/>
      <w:r w:rsidRPr="00987C39">
        <w:t>Test</w:t>
      </w:r>
      <w:r w:rsidR="006A1D78" w:rsidRPr="006A1D78">
        <w:t xml:space="preserve"> </w:t>
      </w:r>
      <w:r w:rsidR="006A1D78" w:rsidRPr="00987C39">
        <w:t>Automation</w:t>
      </w:r>
      <w:bookmarkEnd w:id="297"/>
    </w:p>
    <w:p w14:paraId="75B87F9C" w14:textId="34918655" w:rsidR="00C411E4" w:rsidRPr="00F734FA" w:rsidRDefault="00C411E4" w:rsidP="00A21E30">
      <w:pPr>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Testing can be performed either by manual or automated way. Executing test cases using an automation tool is called </w:t>
      </w:r>
      <w:r w:rsidR="00A21E30" w:rsidRPr="00F734FA">
        <w:rPr>
          <w:rFonts w:asciiTheme="majorBidi" w:hAnsiTheme="majorBidi" w:cstheme="majorBidi"/>
          <w:sz w:val="24"/>
          <w:szCs w:val="24"/>
        </w:rPr>
        <w:t>automat</w:t>
      </w:r>
      <w:r w:rsidR="00A21E30">
        <w:rPr>
          <w:rFonts w:asciiTheme="majorBidi" w:hAnsiTheme="majorBidi" w:cstheme="majorBidi"/>
          <w:sz w:val="24"/>
          <w:szCs w:val="24"/>
        </w:rPr>
        <w:t>ed</w:t>
      </w:r>
      <w:r w:rsidR="00A21E30" w:rsidRPr="00F734FA">
        <w:rPr>
          <w:rFonts w:asciiTheme="majorBidi" w:hAnsiTheme="majorBidi" w:cstheme="majorBidi"/>
          <w:sz w:val="24"/>
          <w:szCs w:val="24"/>
        </w:rPr>
        <w:t xml:space="preserve"> </w:t>
      </w:r>
      <w:r w:rsidRPr="00F734FA">
        <w:rPr>
          <w:rFonts w:asciiTheme="majorBidi" w:hAnsiTheme="majorBidi" w:cstheme="majorBidi"/>
          <w:sz w:val="24"/>
          <w:szCs w:val="24"/>
        </w:rPr>
        <w:t>testing while manual testing does not involve the use of any automation tool. Automated testing has always been preferred to its manual counterpart due to the following:</w:t>
      </w:r>
    </w:p>
    <w:p w14:paraId="42047018" w14:textId="77777777" w:rsidR="00C411E4" w:rsidRPr="00F734FA" w:rsidRDefault="00C411E4" w:rsidP="00C411E4">
      <w:pPr>
        <w:pStyle w:val="ListParagraph"/>
        <w:numPr>
          <w:ilvl w:val="0"/>
          <w:numId w:val="3"/>
        </w:numPr>
        <w:spacing w:after="200" w:line="480" w:lineRule="auto"/>
        <w:rPr>
          <w:rFonts w:asciiTheme="majorBidi" w:hAnsiTheme="majorBidi" w:cstheme="majorBidi"/>
          <w:sz w:val="24"/>
          <w:szCs w:val="24"/>
        </w:rPr>
      </w:pPr>
      <w:r w:rsidRPr="00F734FA">
        <w:rPr>
          <w:rFonts w:asciiTheme="majorBidi" w:hAnsiTheme="majorBidi" w:cstheme="majorBidi"/>
          <w:sz w:val="24"/>
          <w:szCs w:val="24"/>
        </w:rPr>
        <w:t>Automated testing is carried out faster than manual testing because executing test cases manually is very slow and tedious hence time-consuming.</w:t>
      </w:r>
    </w:p>
    <w:p w14:paraId="3F4D1C44" w14:textId="77777777" w:rsidR="00C411E4" w:rsidRPr="00F734FA" w:rsidRDefault="00C411E4" w:rsidP="00C411E4">
      <w:pPr>
        <w:pStyle w:val="ListParagraph"/>
        <w:numPr>
          <w:ilvl w:val="0"/>
          <w:numId w:val="3"/>
        </w:numPr>
        <w:spacing w:after="200" w:line="480" w:lineRule="auto"/>
        <w:rPr>
          <w:rFonts w:asciiTheme="majorBidi" w:hAnsiTheme="majorBidi" w:cstheme="majorBidi"/>
          <w:sz w:val="24"/>
          <w:szCs w:val="24"/>
        </w:rPr>
      </w:pPr>
      <w:r w:rsidRPr="00F734FA">
        <w:rPr>
          <w:rFonts w:asciiTheme="majorBidi" w:hAnsiTheme="majorBidi" w:cstheme="majorBidi"/>
          <w:sz w:val="24"/>
          <w:szCs w:val="24"/>
        </w:rPr>
        <w:lastRenderedPageBreak/>
        <w:t>The tools for test automation has undergone several testing as well, so in view of this, its usage is more reliable while human errors cannot be overlooked in manual testing.</w:t>
      </w:r>
    </w:p>
    <w:p w14:paraId="0C42247D" w14:textId="77777777" w:rsidR="00C411E4" w:rsidRPr="00F734FA" w:rsidRDefault="00C411E4" w:rsidP="00C411E4">
      <w:pPr>
        <w:pStyle w:val="ListParagraph"/>
        <w:numPr>
          <w:ilvl w:val="0"/>
          <w:numId w:val="3"/>
        </w:numPr>
        <w:spacing w:after="200" w:line="480" w:lineRule="auto"/>
        <w:rPr>
          <w:rFonts w:asciiTheme="majorBidi" w:hAnsiTheme="majorBidi" w:cstheme="majorBidi"/>
          <w:sz w:val="24"/>
          <w:szCs w:val="24"/>
        </w:rPr>
      </w:pPr>
      <w:r w:rsidRPr="00F734FA">
        <w:rPr>
          <w:rFonts w:asciiTheme="majorBidi" w:hAnsiTheme="majorBidi" w:cstheme="majorBidi"/>
          <w:sz w:val="24"/>
          <w:szCs w:val="24"/>
        </w:rPr>
        <w:t>Automated testing is programmable while manual testing is non-programmable.</w:t>
      </w:r>
    </w:p>
    <w:p w14:paraId="607E8355" w14:textId="77777777" w:rsidR="00C411E4" w:rsidRPr="00F734FA" w:rsidRDefault="00C411E4" w:rsidP="00C411E4">
      <w:pPr>
        <w:pStyle w:val="ListParagraph"/>
        <w:numPr>
          <w:ilvl w:val="0"/>
          <w:numId w:val="3"/>
        </w:numPr>
        <w:spacing w:after="200" w:line="480" w:lineRule="auto"/>
        <w:rPr>
          <w:rFonts w:asciiTheme="majorBidi" w:hAnsiTheme="majorBidi" w:cstheme="majorBidi"/>
          <w:sz w:val="24"/>
          <w:szCs w:val="24"/>
        </w:rPr>
      </w:pPr>
      <w:r w:rsidRPr="00F734FA">
        <w:rPr>
          <w:rFonts w:asciiTheme="majorBidi" w:hAnsiTheme="majorBidi" w:cstheme="majorBidi"/>
          <w:sz w:val="24"/>
          <w:szCs w:val="24"/>
        </w:rPr>
        <w:t>Automated testing reduces the human resources required in manual testing</w:t>
      </w:r>
    </w:p>
    <w:p w14:paraId="21570549" w14:textId="0C8CAB7B" w:rsidR="00F114E1" w:rsidRDefault="00F114E1">
      <w:pPr>
        <w:spacing w:line="259" w:lineRule="auto"/>
        <w:rPr>
          <w:rFonts w:ascii="Times New Roman" w:eastAsia="Times New Roman" w:hAnsi="Times New Roman" w:cs="Times New Roman"/>
          <w:b/>
          <w:bCs/>
          <w:sz w:val="28"/>
          <w:szCs w:val="28"/>
        </w:rPr>
      </w:pPr>
    </w:p>
    <w:p w14:paraId="0C32B3EA" w14:textId="68A610B5" w:rsidR="00F114E1" w:rsidRDefault="00F114E1" w:rsidP="00F114E1">
      <w:pPr>
        <w:pStyle w:val="Heading2"/>
        <w:numPr>
          <w:ilvl w:val="1"/>
          <w:numId w:val="25"/>
        </w:numPr>
      </w:pPr>
      <w:bookmarkStart w:id="298" w:name="_Toc506718112"/>
      <w:r>
        <w:t>Genetic Algorithms</w:t>
      </w:r>
      <w:bookmarkEnd w:id="298"/>
    </w:p>
    <w:p w14:paraId="5B5B07BA" w14:textId="7CB601BA" w:rsidR="006A05AE" w:rsidRPr="007A7142" w:rsidRDefault="00610891" w:rsidP="007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610891">
        <w:rPr>
          <w:rFonts w:asciiTheme="majorBidi" w:hAnsiTheme="majorBidi" w:cstheme="majorBidi"/>
          <w:sz w:val="24"/>
          <w:szCs w:val="24"/>
        </w:rPr>
        <w:t>This section</w:t>
      </w:r>
      <w:r>
        <w:rPr>
          <w:rFonts w:asciiTheme="majorBidi" w:hAnsiTheme="majorBidi" w:cstheme="majorBidi"/>
          <w:sz w:val="24"/>
          <w:szCs w:val="24"/>
        </w:rPr>
        <w:t xml:space="preserve"> presents the biological background of Genetic Algorithms</w:t>
      </w:r>
      <w:r w:rsidR="00966941">
        <w:rPr>
          <w:rFonts w:asciiTheme="majorBidi" w:hAnsiTheme="majorBidi" w:cstheme="majorBidi"/>
          <w:sz w:val="24"/>
          <w:szCs w:val="24"/>
        </w:rPr>
        <w:t xml:space="preserve"> (GA)</w:t>
      </w:r>
      <w:r>
        <w:rPr>
          <w:rFonts w:asciiTheme="majorBidi" w:hAnsiTheme="majorBidi" w:cstheme="majorBidi"/>
          <w:sz w:val="24"/>
          <w:szCs w:val="24"/>
        </w:rPr>
        <w:t xml:space="preserve">. It also discusses some details of GA. </w:t>
      </w:r>
    </w:p>
    <w:p w14:paraId="36635F7D" w14:textId="6D1141BE" w:rsidR="006A05AE" w:rsidRDefault="007A7142" w:rsidP="007A7142">
      <w:pPr>
        <w:pStyle w:val="Heading2"/>
        <w:numPr>
          <w:ilvl w:val="2"/>
          <w:numId w:val="25"/>
        </w:numPr>
      </w:pPr>
      <w:bookmarkStart w:id="299" w:name="_Toc506718113"/>
      <w:r>
        <w:t>Biological Background of Genetic Algorithms</w:t>
      </w:r>
      <w:bookmarkEnd w:id="299"/>
    </w:p>
    <w:p w14:paraId="4BA01E1A" w14:textId="7CE9A346" w:rsidR="007A7142" w:rsidRPr="00F734FA" w:rsidRDefault="007A7142" w:rsidP="007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Genetic Algorithm is a computational counterpart of biological genetics. Genetics is the study of genes. It deals with the description of genes, what they perform and how they perform their work. It studies how features or traits are transferred from parents to children. The study of genetics helps in answering questions like “Why do offspring look like their parents?” and “How can different diseases transmit in families?” An informal study of genetics has been in existence since time immemorial but its study as a study as a set of analytical procedures and principles did not start until 1860s, when Gregor Mendel, an Augustinian monk, conducted a set of investigations that indicated the existence of biological materials now known as genes </w:t>
      </w:r>
      <w:r w:rsidRPr="00F734FA">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"ISBN" : "978-0716749394", "author" : [ { "dropping-particle" : "", "family" : "Griffiths", "given" : "Ajf", "non-dropping-particle" : "", "parse-names" : false, "suffix" : "" }, { "dropping-particle" : "", "family" : "Wessler", "given" : "Sr", "non-dropping-particle" : "", "parse-names" : false, "suffix" : "" }, { "dropping-particle" : "", "family" : "Lewontin", "given" : "Rc", "non-dropping-particle" : "", "parse-names" : false, "suffix" : "" }, { "dropping-particle" : "", "family" : "Gelbart", "given" : "Wm", "non-dropping-particle" : "", "parse-names" : false, "suffix" : "" }, { "dropping-particle" : "", "family" : "Suzuki", "given" : "Dt", "non-dropping-particle" : "", "parse-names" : false, "suffix" : "" }, { "dropping-particle" : "", "family" : "Miller", "given" : "Jh", "non-dropping-particle" : "", "parse-names" : false, "suffix" : "" } ], "container-title" : "Vasa", "id" : "ITEM-1", "issued" : { "date-parts" : [ [ "2005" ] ] }, "page" : "706", "title" : "An introduction to genetic analysis", "type" : "article-journal" }, "uris" : [ "http://www.mendeley.com/documents/?uuid=142afea5-e53d-414a-b645-f634157fc280" ] } ], "mendeley" : { "formattedCitation" : "[23]", "plainTextFormattedCitation" : "[23]", "previouslyFormattedCitation" : "[23]" }, "properties" : { "noteIndex" : 0 }, "schema" : "https://github.com/citation-style-language/schema/raw/master/csl-citation.json" }</w:instrText>
      </w:r>
      <w:r w:rsidRPr="00F734FA">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[23]</w:t>
      </w:r>
      <w:r w:rsidRPr="00F734FA">
        <w:rPr>
          <w:rFonts w:asciiTheme="majorBidi" w:hAnsiTheme="majorBidi" w:cstheme="majorBidi"/>
          <w:sz w:val="24"/>
          <w:szCs w:val="24"/>
        </w:rPr>
        <w:fldChar w:fldCharType="end"/>
      </w:r>
      <w:r w:rsidRPr="00F734FA">
        <w:rPr>
          <w:rFonts w:asciiTheme="majorBidi" w:hAnsiTheme="majorBidi" w:cstheme="majorBidi"/>
          <w:sz w:val="24"/>
          <w:szCs w:val="24"/>
        </w:rPr>
        <w:t xml:space="preserve">. A living organism is composed of cells. A cell can be described as a unit of life i.e. unit of living organisms. The cell is the fundamental functional and biological unit of all living organisms. It is usually referred to as the “building block of life”. The field of biology dedicated to the study of cell is known </w:t>
      </w:r>
      <w:r w:rsidRPr="00F734FA">
        <w:rPr>
          <w:rFonts w:asciiTheme="majorBidi" w:hAnsiTheme="majorBidi" w:cstheme="majorBidi"/>
          <w:sz w:val="24"/>
          <w:szCs w:val="24"/>
        </w:rPr>
        <w:lastRenderedPageBreak/>
        <w:t xml:space="preserve">as cell biology. A cell could be a plant cell or an animal cell, they have many common features and few differences. Each cell has its lifespan and can easily be replaced. One of the prominent and common features of cells of advanced organisms (Eukaryotes) is the nucleus. There is usually only one nucleus in a cell. The nucleus operates to process cell information. It performs this by storing the cell’s hereditary material (DNA) and coordinates the cell’s activities, such as growth, protein synthesis, and reproduction. Cell reproduction is otherwise called cell division. DNA is composed of four nucleotides, each comprising of deoxyribose sugar, phosphate, and one of these four </w:t>
      </w:r>
      <w:r>
        <w:rPr>
          <w:rFonts w:asciiTheme="majorBidi" w:hAnsiTheme="majorBidi" w:cstheme="majorBidi"/>
          <w:sz w:val="24"/>
          <w:szCs w:val="24"/>
        </w:rPr>
        <w:t xml:space="preserve">nitrogen </w:t>
      </w:r>
      <w:r w:rsidRPr="00F734FA">
        <w:rPr>
          <w:rFonts w:asciiTheme="majorBidi" w:hAnsiTheme="majorBidi" w:cstheme="majorBidi"/>
          <w:sz w:val="24"/>
          <w:szCs w:val="24"/>
        </w:rPr>
        <w:t xml:space="preserve">bases: Adenine (A), Thymine (T), Guanine (G), and Cytosine (C). </w:t>
      </w:r>
      <w:r>
        <w:rPr>
          <w:rFonts w:asciiTheme="majorBidi" w:hAnsiTheme="majorBidi" w:cstheme="majorBidi"/>
          <w:sz w:val="24"/>
          <w:szCs w:val="24"/>
        </w:rPr>
        <w:t xml:space="preserve">They are encoded as ACGT. </w:t>
      </w:r>
      <w:r w:rsidRPr="00F734FA">
        <w:rPr>
          <w:rFonts w:asciiTheme="majorBidi" w:hAnsiTheme="majorBidi" w:cstheme="majorBidi"/>
          <w:sz w:val="24"/>
          <w:szCs w:val="24"/>
        </w:rPr>
        <w:t>DNA has two nucleotide chains arranged in an antiparallel direction to each other and held firmly together by</w:t>
      </w:r>
      <w:r>
        <w:rPr>
          <w:rFonts w:asciiTheme="majorBidi" w:hAnsiTheme="majorBidi" w:cstheme="majorBidi"/>
          <w:sz w:val="24"/>
          <w:szCs w:val="24"/>
        </w:rPr>
        <w:t xml:space="preserve"> pairing</w:t>
      </w:r>
      <w:r w:rsidRPr="00F734FA">
        <w:rPr>
          <w:rFonts w:asciiTheme="majorBidi" w:hAnsiTheme="majorBidi" w:cstheme="majorBidi"/>
          <w:sz w:val="24"/>
          <w:szCs w:val="24"/>
        </w:rPr>
        <w:t xml:space="preserve"> A with T and G with C. </w:t>
      </w:r>
      <w:r>
        <w:rPr>
          <w:rFonts w:asciiTheme="majorBidi" w:hAnsiTheme="majorBidi" w:cstheme="majorBidi"/>
          <w:sz w:val="24"/>
          <w:szCs w:val="24"/>
        </w:rPr>
        <w:t xml:space="preserve">The nitrogen bases are grouped into two namely: purines and pyrimidines. Adenine and guanine are purines while cytosine and thymine are pyrimidines. </w:t>
      </w:r>
      <w:r w:rsidRPr="00F734FA">
        <w:rPr>
          <w:rFonts w:asciiTheme="majorBidi" w:hAnsiTheme="majorBidi" w:cstheme="majorBidi"/>
          <w:sz w:val="24"/>
          <w:szCs w:val="24"/>
        </w:rPr>
        <w:t>The DNA encodes information needed by a cell to express certain genes. Genes are the determinants of the inherent properties of species of organisms. Biologically, the gene of an organism is decided by both or one of the parents depending whether the organism is replicated through asexual or sexual reproduction respectively. For example, a bacterium is obtained from one parent cell dividing into two cells and comprised of the same genes as its parent cell. On the other hand, human being has a pair copy of each gene – a set from the father and the other one from the mother. Therefore, individual’s physical feature like skin colour is usually defined by the mixture of multiple genes. Although the individual’s environment is also an important factor that impacts the expression of genes.</w:t>
      </w:r>
    </w:p>
    <w:p w14:paraId="58AFB2EC" w14:textId="77777777" w:rsidR="007A7142" w:rsidRPr="008A0D48" w:rsidRDefault="007A7142" w:rsidP="007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b/>
          <w:bCs/>
          <w:sz w:val="24"/>
          <w:szCs w:val="24"/>
        </w:rPr>
      </w:pPr>
      <w:r w:rsidRPr="008A0D48">
        <w:rPr>
          <w:rFonts w:asciiTheme="majorBidi" w:hAnsiTheme="majorBidi" w:cstheme="majorBidi"/>
          <w:b/>
          <w:bCs/>
          <w:sz w:val="24"/>
          <w:szCs w:val="24"/>
        </w:rPr>
        <w:t>-Chromosomes:</w:t>
      </w:r>
    </w:p>
    <w:p w14:paraId="676FDBA7" w14:textId="77777777" w:rsidR="007A7142" w:rsidRPr="00F734FA" w:rsidRDefault="007A7142" w:rsidP="007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lastRenderedPageBreak/>
        <w:t xml:space="preserve">Biologically, every living organism is made up of different cells. Each cell has a set of chromosome, which are DNA (DeoxyriboNucleic Acid) strings which is the main composition of an organism. A chromosome is a specialized structure made from many tightly packed strands of DNA and proteins known as histones. Different strands of DNA are wrapped around the histone proteins to form a long worm-shaped configuration known as “chromatids”. Two of the chromatids join together to form a chromosome. Chromosomes are created in the nucleus of a cell when the cell is dividing in a process called </w:t>
      </w:r>
      <w:r w:rsidRPr="00F734FA">
        <w:rPr>
          <w:rFonts w:asciiTheme="majorBidi" w:hAnsiTheme="majorBidi" w:cstheme="majorBidi"/>
          <w:b/>
          <w:bCs/>
          <w:i/>
          <w:iCs/>
          <w:sz w:val="24"/>
          <w:szCs w:val="24"/>
        </w:rPr>
        <w:t>cell division</w:t>
      </w:r>
      <w:r w:rsidRPr="00F734FA">
        <w:rPr>
          <w:rFonts w:asciiTheme="majorBidi" w:hAnsiTheme="majorBidi" w:cstheme="majorBidi"/>
          <w:sz w:val="24"/>
          <w:szCs w:val="24"/>
        </w:rPr>
        <w:t>. The number of chromosomes varies among different species. Some species have more chromosomes than 100 while others have as few as two but humans have 46 chromosomes.</w:t>
      </w:r>
    </w:p>
    <w:p w14:paraId="7A162756" w14:textId="3969B8DF" w:rsidR="007A7142" w:rsidRDefault="007A7142" w:rsidP="00457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GA was invented by</w:t>
      </w:r>
      <w:r w:rsidR="004576B3">
        <w:rPr>
          <w:rFonts w:asciiTheme="majorBidi" w:hAnsiTheme="majorBidi" w:cstheme="majorBidi"/>
          <w:sz w:val="24"/>
          <w:szCs w:val="24"/>
        </w:rPr>
        <w:t xml:space="preserve"> John Holland and</w:t>
      </w:r>
      <w:r w:rsidRPr="00F734FA">
        <w:rPr>
          <w:rFonts w:asciiTheme="majorBidi" w:hAnsiTheme="majorBidi" w:cstheme="majorBidi"/>
          <w:sz w:val="24"/>
          <w:szCs w:val="24"/>
        </w:rPr>
        <w:t xml:space="preserve"> can be used to schedule tasks, design computer algorithms and t</w:t>
      </w:r>
      <w:r>
        <w:rPr>
          <w:rFonts w:asciiTheme="majorBidi" w:hAnsiTheme="majorBidi" w:cstheme="majorBidi"/>
          <w:sz w:val="24"/>
          <w:szCs w:val="24"/>
        </w:rPr>
        <w:t xml:space="preserve">o solve optimization problems. </w:t>
      </w:r>
      <w:r w:rsidRPr="00F734FA">
        <w:rPr>
          <w:rFonts w:asciiTheme="majorBidi" w:hAnsiTheme="majorBidi" w:cstheme="majorBidi"/>
          <w:sz w:val="24"/>
          <w:szCs w:val="24"/>
        </w:rPr>
        <w:t>The genetic algorithm is exterminated by two factors: when the optimal value/solution is obtained or when the number of generation is exhausted.</w:t>
      </w:r>
    </w:p>
    <w:p w14:paraId="6FEB7926" w14:textId="716DC73B" w:rsidR="007A7142" w:rsidRPr="007A7142" w:rsidRDefault="007A7142" w:rsidP="007A7142">
      <w:pPr>
        <w:pStyle w:val="Heading2"/>
        <w:numPr>
          <w:ilvl w:val="2"/>
          <w:numId w:val="25"/>
        </w:numPr>
      </w:pPr>
      <w:bookmarkStart w:id="300" w:name="_Toc506718114"/>
      <w:r w:rsidRPr="007A7142">
        <w:t>Details of Genetic Algorithms</w:t>
      </w:r>
      <w:bookmarkEnd w:id="300"/>
    </w:p>
    <w:p w14:paraId="027600B1" w14:textId="02940D8B" w:rsidR="006A05AE" w:rsidRDefault="006A05AE" w:rsidP="00794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Genetic Algorithms are optimization techniques used to solve non-linear or non-differentiable optimization problems.</w:t>
      </w:r>
      <w:r>
        <w:rPr>
          <w:rFonts w:asciiTheme="majorBidi" w:hAnsiTheme="majorBidi" w:cstheme="majorBidi"/>
          <w:sz w:val="24"/>
          <w:szCs w:val="24"/>
        </w:rPr>
        <w:t xml:space="preserve"> They are named as such because they are instigated by the principles of natural selection and genetics. They are regarded as optimization algorithms because they are applied to determine the optimal solution by obtaining the minimum and maximum of a function. </w:t>
      </w:r>
      <w:r w:rsidRPr="00F734FA">
        <w:rPr>
          <w:rFonts w:asciiTheme="majorBidi" w:hAnsiTheme="majorBidi" w:cstheme="majorBidi"/>
          <w:sz w:val="24"/>
          <w:szCs w:val="24"/>
        </w:rPr>
        <w:t xml:space="preserve">They apply concepts from evolutionary biology to search for a global minimum to an optimization problem. </w:t>
      </w:r>
      <w:r>
        <w:rPr>
          <w:rFonts w:asciiTheme="majorBidi" w:hAnsiTheme="majorBidi" w:cstheme="majorBidi"/>
          <w:sz w:val="24"/>
          <w:szCs w:val="24"/>
        </w:rPr>
        <w:t xml:space="preserve">The principle of the “survival of the fittest” proposed by Charles Darwin was followed to implement them. The GA was invented by John Holland at the University of Michigan in the 1970s. It repeats fitness </w:t>
      </w:r>
      <w:r>
        <w:rPr>
          <w:rFonts w:asciiTheme="majorBidi" w:hAnsiTheme="majorBidi" w:cstheme="majorBidi"/>
          <w:sz w:val="24"/>
          <w:szCs w:val="24"/>
        </w:rPr>
        <w:lastRenderedPageBreak/>
        <w:t xml:space="preserve">evaluation, selection and crossover, and population reassembly. A sufficient number of children are created from few parents. Each time, two parents are copied, crossed over and mutated. This results into two children every time two parents are copied. One of the reasons why it is becoming more popular than the conventional AI is due to its robustness. Also, minor change in the input does not easily break GA. It also proposes substantial advantage over typical search optimization techniques (such as breath-first, depth-first, heuristic, and linear programming) especially in searching a very large space, n-dimensional surface, and multi-modal search space. </w:t>
      </w:r>
      <w:r w:rsidRPr="00F734FA">
        <w:rPr>
          <w:rFonts w:asciiTheme="majorBidi" w:hAnsiTheme="majorBidi" w:cstheme="majorBidi"/>
          <w:sz w:val="24"/>
          <w:szCs w:val="24"/>
        </w:rPr>
        <w:t xml:space="preserve">The name was adopted due to the fact that they are mimicking the evolutionary biology techniques. They are implemented as a computer simulation in which a population of abstract representations of candidate solutions to an optimization problem evolves toward better solution. The solutions are traditionally represented in binary as strings of 0s and 1s, but other encodings are also possible. </w:t>
      </w:r>
      <w:r w:rsidR="00966941">
        <w:rPr>
          <w:rFonts w:asciiTheme="majorBidi" w:hAnsiTheme="majorBidi" w:cstheme="majorBidi"/>
          <w:sz w:val="24"/>
          <w:szCs w:val="24"/>
        </w:rPr>
        <w:t>GA</w:t>
      </w:r>
      <w:r w:rsidRPr="00F734FA">
        <w:rPr>
          <w:rFonts w:asciiTheme="majorBidi" w:hAnsiTheme="majorBidi" w:cstheme="majorBidi"/>
          <w:sz w:val="24"/>
          <w:szCs w:val="24"/>
        </w:rPr>
        <w:t xml:space="preserve"> works by initial generating of candidate solutions that are tested against the objective (fitness) function. In each generation, the fitness of every individual in the population is evaluated, multiple individuals are selected from the current population (based on their fitness), and modified (recombined and possibly mutated) to form a new population. Subsequent generations are obtained from the first one through some genetic operators: selection, crossover and mutation. Usually, the algorithm terminates when either a satisfactory fitness level has been reached for the population or a maximum number of generations has been produced. Although, if it terminates due to a maximum number of generations reached, a satisfactory solution may or may not have been obtained.  A typical GA needs to be defined by two things namely: genetic representation of the solution </w:t>
      </w:r>
      <w:r w:rsidRPr="00F734FA">
        <w:rPr>
          <w:rFonts w:asciiTheme="majorBidi" w:hAnsiTheme="majorBidi" w:cstheme="majorBidi"/>
          <w:sz w:val="24"/>
          <w:szCs w:val="24"/>
        </w:rPr>
        <w:lastRenderedPageBreak/>
        <w:t>domain and a fitness function to evaluate the solution domain.</w:t>
      </w:r>
      <w:r>
        <w:rPr>
          <w:rFonts w:asciiTheme="majorBidi" w:hAnsiTheme="majorBidi" w:cstheme="majorBidi"/>
          <w:sz w:val="24"/>
          <w:szCs w:val="24"/>
        </w:rPr>
        <w:t xml:space="preserve"> The basic Genetic algorithm is shown </w:t>
      </w:r>
      <w:r w:rsidR="00966941" w:rsidRPr="00794BE2">
        <w:rPr>
          <w:rFonts w:asciiTheme="majorBidi" w:hAnsiTheme="majorBidi" w:cstheme="majorBidi"/>
          <w:sz w:val="24"/>
          <w:szCs w:val="24"/>
        </w:rPr>
        <w:fldChar w:fldCharType="begin"/>
      </w:r>
      <w:r w:rsidR="00966941" w:rsidRPr="00794BE2">
        <w:rPr>
          <w:rFonts w:asciiTheme="majorBidi" w:hAnsiTheme="majorBidi" w:cstheme="majorBidi"/>
          <w:sz w:val="24"/>
          <w:szCs w:val="24"/>
        </w:rPr>
        <w:instrText xml:space="preserve"> REF _Ref506283008 \h </w:instrText>
      </w:r>
      <w:r w:rsidR="00650523" w:rsidRPr="00794BE2">
        <w:rPr>
          <w:rFonts w:asciiTheme="majorBidi" w:hAnsiTheme="majorBidi" w:cstheme="majorBidi"/>
          <w:sz w:val="24"/>
          <w:szCs w:val="24"/>
        </w:rPr>
        <w:instrText xml:space="preserve"> \* MERGEFORMAT </w:instrText>
      </w:r>
      <w:r w:rsidR="00966941" w:rsidRPr="00794BE2">
        <w:rPr>
          <w:rFonts w:asciiTheme="majorBidi" w:hAnsiTheme="majorBidi" w:cstheme="majorBidi"/>
          <w:sz w:val="24"/>
          <w:szCs w:val="24"/>
        </w:rPr>
      </w:r>
      <w:r w:rsidR="00966941" w:rsidRPr="00794BE2">
        <w:rPr>
          <w:rFonts w:asciiTheme="majorBidi" w:hAnsiTheme="majorBidi" w:cstheme="majorBidi"/>
          <w:sz w:val="24"/>
          <w:szCs w:val="24"/>
        </w:rPr>
        <w:fldChar w:fldCharType="separate"/>
      </w:r>
      <w:r w:rsidR="001101E6" w:rsidRPr="001101E6">
        <w:rPr>
          <w:rFonts w:ascii="Times New Roman" w:eastAsia="Calibri" w:hAnsi="Times New Roman" w:cs="Times New Roman"/>
        </w:rPr>
        <w:t xml:space="preserve">Figure </w:t>
      </w:r>
      <w:r w:rsidR="001101E6" w:rsidRPr="001101E6">
        <w:rPr>
          <w:rFonts w:ascii="Times New Roman" w:eastAsia="Calibri" w:hAnsi="Times New Roman" w:cs="Times New Roman"/>
          <w:noProof/>
        </w:rPr>
        <w:t>4</w:t>
      </w:r>
      <w:r w:rsidR="00966941" w:rsidRPr="00794BE2">
        <w:rPr>
          <w:rFonts w:asciiTheme="majorBidi" w:hAnsiTheme="majorBidi" w:cstheme="majorBidi"/>
          <w:sz w:val="24"/>
          <w:szCs w:val="24"/>
        </w:rPr>
        <w:fldChar w:fldCharType="end"/>
      </w:r>
      <w:r w:rsidR="00794BE2">
        <w:rPr>
          <w:rFonts w:asciiTheme="majorBidi" w:hAnsiTheme="majorBidi" w:cstheme="majorBidi"/>
          <w:sz w:val="24"/>
          <w:szCs w:val="24"/>
        </w:rPr>
        <w:t>.</w:t>
      </w:r>
    </w:p>
    <w:p w14:paraId="1512AA44" w14:textId="77777777" w:rsidR="0058658B" w:rsidRDefault="0058658B" w:rsidP="0058658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pPr>
      <w:r>
        <w:rPr>
          <w:noProof/>
        </w:rPr>
        <w:drawing>
          <wp:inline distT="0" distB="0" distL="0" distR="0" wp14:anchorId="31529E65" wp14:editId="4993471B">
            <wp:extent cx="2895600" cy="171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5600" cy="1714500"/>
                    </a:xfrm>
                    <a:prstGeom prst="rect">
                      <a:avLst/>
                    </a:prstGeom>
                  </pic:spPr>
                </pic:pic>
              </a:graphicData>
            </a:graphic>
          </wp:inline>
        </w:drawing>
      </w:r>
    </w:p>
    <w:p w14:paraId="040549C7" w14:textId="3C472601" w:rsidR="006A05AE" w:rsidRPr="0058658B" w:rsidRDefault="0058658B" w:rsidP="0058658B">
      <w:pPr>
        <w:pStyle w:val="Caption"/>
        <w:jc w:val="center"/>
        <w:rPr>
          <w:rFonts w:ascii="Times New Roman" w:eastAsia="Calibri" w:hAnsi="Times New Roman" w:cs="Times New Roman"/>
          <w:b/>
          <w:bCs/>
          <w:i w:val="0"/>
          <w:iCs w:val="0"/>
          <w:color w:val="auto"/>
        </w:rPr>
      </w:pPr>
      <w:bookmarkStart w:id="301" w:name="_Ref506283008"/>
      <w:bookmarkStart w:id="302" w:name="_Toc506449850"/>
      <w:r w:rsidRPr="0058658B">
        <w:rPr>
          <w:rFonts w:ascii="Times New Roman" w:eastAsia="Calibri" w:hAnsi="Times New Roman" w:cs="Times New Roman"/>
          <w:b/>
          <w:bCs/>
          <w:i w:val="0"/>
          <w:iCs w:val="0"/>
          <w:color w:val="auto"/>
        </w:rPr>
        <w:t xml:space="preserve">Figure </w:t>
      </w:r>
      <w:r w:rsidRPr="0058658B">
        <w:rPr>
          <w:rFonts w:ascii="Times New Roman" w:eastAsia="Calibri" w:hAnsi="Times New Roman" w:cs="Times New Roman"/>
          <w:b/>
          <w:bCs/>
          <w:i w:val="0"/>
          <w:iCs w:val="0"/>
          <w:color w:val="auto"/>
        </w:rPr>
        <w:fldChar w:fldCharType="begin"/>
      </w:r>
      <w:r w:rsidRPr="0058658B">
        <w:rPr>
          <w:rFonts w:ascii="Times New Roman" w:eastAsia="Calibri" w:hAnsi="Times New Roman" w:cs="Times New Roman"/>
          <w:b/>
          <w:bCs/>
          <w:i w:val="0"/>
          <w:iCs w:val="0"/>
          <w:color w:val="auto"/>
        </w:rPr>
        <w:instrText xml:space="preserve"> SEQ Figure \* ARABIC </w:instrText>
      </w:r>
      <w:r w:rsidRPr="0058658B">
        <w:rPr>
          <w:rFonts w:ascii="Times New Roman" w:eastAsia="Calibri" w:hAnsi="Times New Roman" w:cs="Times New Roman"/>
          <w:b/>
          <w:bCs/>
          <w:i w:val="0"/>
          <w:iCs w:val="0"/>
          <w:color w:val="auto"/>
        </w:rPr>
        <w:fldChar w:fldCharType="separate"/>
      </w:r>
      <w:r w:rsidR="001101E6">
        <w:rPr>
          <w:rFonts w:ascii="Times New Roman" w:eastAsia="Calibri" w:hAnsi="Times New Roman" w:cs="Times New Roman"/>
          <w:b/>
          <w:bCs/>
          <w:i w:val="0"/>
          <w:iCs w:val="0"/>
          <w:noProof/>
          <w:color w:val="auto"/>
        </w:rPr>
        <w:t>4</w:t>
      </w:r>
      <w:r w:rsidRPr="0058658B">
        <w:rPr>
          <w:rFonts w:ascii="Times New Roman" w:eastAsia="Calibri" w:hAnsi="Times New Roman" w:cs="Times New Roman"/>
          <w:b/>
          <w:bCs/>
          <w:i w:val="0"/>
          <w:iCs w:val="0"/>
          <w:color w:val="auto"/>
        </w:rPr>
        <w:fldChar w:fldCharType="end"/>
      </w:r>
      <w:bookmarkEnd w:id="301"/>
      <w:r w:rsidRPr="0058658B">
        <w:rPr>
          <w:rFonts w:ascii="Times New Roman" w:eastAsia="Calibri" w:hAnsi="Times New Roman" w:cs="Times New Roman"/>
          <w:b/>
          <w:bCs/>
          <w:i w:val="0"/>
          <w:iCs w:val="0"/>
          <w:color w:val="auto"/>
        </w:rPr>
        <w:t>: Basic Genetic Algorithm</w:t>
      </w:r>
      <w:bookmarkEnd w:id="302"/>
    </w:p>
    <w:p w14:paraId="4FC93BC5" w14:textId="77777777" w:rsidR="006A05AE" w:rsidRPr="002857D2" w:rsidRDefault="006A05AE" w:rsidP="006A0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4"/>
          <w:szCs w:val="24"/>
        </w:rPr>
      </w:pPr>
      <w:r w:rsidRPr="002857D2">
        <w:rPr>
          <w:rFonts w:asciiTheme="majorBidi" w:hAnsiTheme="majorBidi" w:cstheme="majorBidi"/>
          <w:b/>
          <w:bCs/>
          <w:sz w:val="24"/>
          <w:szCs w:val="24"/>
        </w:rPr>
        <w:t>Genetic/Chromosome Representation:</w:t>
      </w:r>
    </w:p>
    <w:p w14:paraId="7606D419" w14:textId="2F563963" w:rsidR="006A05AE" w:rsidRPr="00F734FA" w:rsidRDefault="006A05AE" w:rsidP="00A85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performance of any GA-based function optimizer depends on the representation of the chromosomes. Different problems have different method</w:t>
      </w:r>
      <w:r w:rsidR="00A859D3">
        <w:rPr>
          <w:rFonts w:asciiTheme="majorBidi" w:hAnsiTheme="majorBidi" w:cstheme="majorBidi"/>
          <w:sz w:val="24"/>
          <w:szCs w:val="24"/>
        </w:rPr>
        <w:t>s</w:t>
      </w:r>
      <w:r>
        <w:rPr>
          <w:rFonts w:asciiTheme="majorBidi" w:hAnsiTheme="majorBidi" w:cstheme="majorBidi"/>
          <w:sz w:val="24"/>
          <w:szCs w:val="24"/>
        </w:rPr>
        <w:t xml:space="preserve"> of representing their chromosomes in GA such as binary, gray, integer or floating data types. The bit (binary digit) format is the most common type. In </w:t>
      </w:r>
      <w:r w:rsidR="00E07CC5">
        <w:rPr>
          <w:rFonts w:asciiTheme="majorBidi" w:hAnsiTheme="majorBidi" w:cstheme="majorBidi"/>
          <w:sz w:val="24"/>
          <w:szCs w:val="24"/>
        </w:rPr>
        <w:t>this case, the variable values are</w:t>
      </w:r>
      <w:r>
        <w:rPr>
          <w:rFonts w:asciiTheme="majorBidi" w:hAnsiTheme="majorBidi" w:cstheme="majorBidi"/>
          <w:sz w:val="24"/>
          <w:szCs w:val="24"/>
        </w:rPr>
        <w:t xml:space="preserve"> the combination of zeros and ones {0,1}.</w:t>
      </w:r>
    </w:p>
    <w:p w14:paraId="7F03B39F" w14:textId="35F090F6" w:rsidR="006A05AE" w:rsidRDefault="006A05AE" w:rsidP="006A0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Although, arrays of other types and structures are used essentially the same way, but array of bits is the standard representation of the solution. These genetic representations are easy </w:t>
      </w:r>
      <w:r>
        <w:rPr>
          <w:rFonts w:asciiTheme="majorBidi" w:hAnsiTheme="majorBidi" w:cstheme="majorBidi"/>
          <w:sz w:val="24"/>
          <w:szCs w:val="24"/>
        </w:rPr>
        <w:t xml:space="preserve">due to GA’s nature </w:t>
      </w:r>
      <w:r w:rsidRPr="00F734FA">
        <w:rPr>
          <w:rFonts w:asciiTheme="majorBidi" w:hAnsiTheme="majorBidi" w:cstheme="majorBidi"/>
          <w:sz w:val="24"/>
          <w:szCs w:val="24"/>
        </w:rPr>
        <w:t xml:space="preserve">and convenient to implement because they have fixed size and can easily be aligned to facilitate simple crossover operation. A certain level of complexity is involved in variable length representations. </w:t>
      </w:r>
      <w:r>
        <w:rPr>
          <w:rFonts w:asciiTheme="majorBidi" w:hAnsiTheme="majorBidi" w:cstheme="majorBidi"/>
          <w:sz w:val="24"/>
          <w:szCs w:val="24"/>
        </w:rPr>
        <w:t xml:space="preserve">Usually, the composition of the binary digits makes up a chromosome which is a potential solution to a problem which can in turn consist of a set of variables. For instance, if the problem has only three input variables P, Q, R, </w:t>
      </w:r>
      <w:r>
        <w:rPr>
          <w:rFonts w:asciiTheme="majorBidi" w:hAnsiTheme="majorBidi" w:cstheme="majorBidi"/>
          <w:sz w:val="24"/>
          <w:szCs w:val="24"/>
        </w:rPr>
        <w:lastRenderedPageBreak/>
        <w:t xml:space="preserve">then the representation of the chromosome can be the concatenation of the binary equivalence of each of P, Q, and R as shown in </w:t>
      </w:r>
      <w:r w:rsidRPr="00794BE2">
        <w:rPr>
          <w:rFonts w:asciiTheme="majorBidi" w:hAnsiTheme="majorBidi" w:cstheme="majorBidi"/>
          <w:sz w:val="24"/>
          <w:szCs w:val="24"/>
        </w:rPr>
        <w:fldChar w:fldCharType="begin"/>
      </w:r>
      <w:r w:rsidRPr="00794BE2">
        <w:rPr>
          <w:rFonts w:asciiTheme="majorBidi" w:hAnsiTheme="majorBidi" w:cstheme="majorBidi"/>
          <w:sz w:val="24"/>
          <w:szCs w:val="24"/>
        </w:rPr>
        <w:instrText xml:space="preserve"> REF _Ref499466271 \h </w:instrText>
      </w:r>
      <w:r w:rsidR="00794BE2" w:rsidRPr="00794BE2">
        <w:rPr>
          <w:rFonts w:asciiTheme="majorBidi" w:hAnsiTheme="majorBidi" w:cstheme="majorBidi"/>
          <w:sz w:val="24"/>
          <w:szCs w:val="24"/>
        </w:rPr>
        <w:instrText xml:space="preserve"> \* MERGEFORMAT </w:instrText>
      </w:r>
      <w:r w:rsidRPr="00794BE2">
        <w:rPr>
          <w:rFonts w:asciiTheme="majorBidi" w:hAnsiTheme="majorBidi" w:cstheme="majorBidi"/>
          <w:sz w:val="24"/>
          <w:szCs w:val="24"/>
        </w:rPr>
      </w:r>
      <w:r w:rsidRPr="00794BE2">
        <w:rPr>
          <w:rFonts w:asciiTheme="majorBidi" w:hAnsiTheme="majorBidi" w:cstheme="majorBidi"/>
          <w:sz w:val="24"/>
          <w:szCs w:val="24"/>
        </w:rPr>
        <w:fldChar w:fldCharType="separate"/>
      </w:r>
      <w:r w:rsidR="001101E6" w:rsidRPr="001101E6">
        <w:rPr>
          <w:rFonts w:asciiTheme="majorBidi" w:hAnsiTheme="majorBidi" w:cstheme="majorBidi"/>
        </w:rPr>
        <w:t xml:space="preserve">Table </w:t>
      </w:r>
      <w:r w:rsidR="001101E6" w:rsidRPr="001101E6">
        <w:rPr>
          <w:rFonts w:asciiTheme="majorBidi" w:hAnsiTheme="majorBidi" w:cstheme="majorBidi"/>
          <w:noProof/>
        </w:rPr>
        <w:t>3</w:t>
      </w:r>
      <w:r w:rsidRPr="00794BE2">
        <w:rPr>
          <w:rFonts w:asciiTheme="majorBidi" w:hAnsiTheme="majorBidi" w:cstheme="majorBidi"/>
          <w:sz w:val="24"/>
          <w:szCs w:val="24"/>
        </w:rPr>
        <w:fldChar w:fldCharType="end"/>
      </w:r>
      <w:r>
        <w:rPr>
          <w:rFonts w:asciiTheme="majorBidi" w:hAnsiTheme="majorBidi" w:cstheme="majorBidi"/>
          <w:sz w:val="24"/>
          <w:szCs w:val="24"/>
        </w:rPr>
        <w:t>.</w:t>
      </w:r>
    </w:p>
    <w:p w14:paraId="4C0ED45F" w14:textId="456DF4E5" w:rsidR="006A05AE" w:rsidRPr="006A05AE" w:rsidRDefault="006A05AE" w:rsidP="006A05AE">
      <w:pPr>
        <w:pStyle w:val="Caption"/>
        <w:keepNext/>
        <w:jc w:val="center"/>
        <w:rPr>
          <w:rFonts w:asciiTheme="majorBidi" w:hAnsiTheme="majorBidi" w:cstheme="majorBidi"/>
          <w:b/>
          <w:bCs/>
          <w:i w:val="0"/>
          <w:iCs w:val="0"/>
          <w:color w:val="auto"/>
        </w:rPr>
      </w:pPr>
      <w:bookmarkStart w:id="303" w:name="_Ref499466271"/>
      <w:bookmarkStart w:id="304" w:name="_Toc506449824"/>
      <w:r w:rsidRPr="006A05AE">
        <w:rPr>
          <w:rFonts w:asciiTheme="majorBidi" w:hAnsiTheme="majorBidi" w:cstheme="majorBidi"/>
          <w:b/>
          <w:bCs/>
          <w:i w:val="0"/>
          <w:iCs w:val="0"/>
          <w:color w:val="auto"/>
        </w:rPr>
        <w:t xml:space="preserve">Table </w:t>
      </w:r>
      <w:r w:rsidRPr="006A05AE">
        <w:rPr>
          <w:rFonts w:asciiTheme="majorBidi" w:hAnsiTheme="majorBidi" w:cstheme="majorBidi"/>
          <w:b/>
          <w:bCs/>
          <w:i w:val="0"/>
          <w:iCs w:val="0"/>
          <w:color w:val="auto"/>
        </w:rPr>
        <w:fldChar w:fldCharType="begin"/>
      </w:r>
      <w:r w:rsidRPr="006A05AE">
        <w:rPr>
          <w:rFonts w:asciiTheme="majorBidi" w:hAnsiTheme="majorBidi" w:cstheme="majorBidi"/>
          <w:b/>
          <w:bCs/>
          <w:i w:val="0"/>
          <w:iCs w:val="0"/>
          <w:color w:val="auto"/>
        </w:rPr>
        <w:instrText xml:space="preserve"> SEQ Table \* ARABIC </w:instrText>
      </w:r>
      <w:r w:rsidRPr="006A05AE">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3</w:t>
      </w:r>
      <w:r w:rsidRPr="006A05AE">
        <w:rPr>
          <w:rFonts w:asciiTheme="majorBidi" w:hAnsiTheme="majorBidi" w:cstheme="majorBidi"/>
          <w:b/>
          <w:bCs/>
          <w:i w:val="0"/>
          <w:iCs w:val="0"/>
          <w:noProof/>
          <w:color w:val="auto"/>
        </w:rPr>
        <w:fldChar w:fldCharType="end"/>
      </w:r>
      <w:bookmarkEnd w:id="303"/>
      <w:r w:rsidRPr="006A05AE">
        <w:rPr>
          <w:rFonts w:asciiTheme="majorBidi" w:hAnsiTheme="majorBidi" w:cstheme="majorBidi"/>
          <w:b/>
          <w:bCs/>
          <w:i w:val="0"/>
          <w:iCs w:val="0"/>
          <w:color w:val="auto"/>
        </w:rPr>
        <w:t>: Chromosome representation and interpretation</w:t>
      </w:r>
      <w:bookmarkEnd w:id="304"/>
    </w:p>
    <w:tbl>
      <w:tblPr>
        <w:tblW w:w="0" w:type="auto"/>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1885"/>
        <w:gridCol w:w="1620"/>
        <w:gridCol w:w="1530"/>
        <w:gridCol w:w="2520"/>
      </w:tblGrid>
      <w:tr w:rsidR="006A05AE" w:rsidRPr="004C5FF3" w14:paraId="4728529F" w14:textId="77777777" w:rsidTr="006A05AE">
        <w:trPr>
          <w:jc w:val="center"/>
        </w:trPr>
        <w:tc>
          <w:tcPr>
            <w:tcW w:w="5035" w:type="dxa"/>
            <w:gridSpan w:val="3"/>
            <w:tcBorders>
              <w:top w:val="single" w:sz="4" w:space="0" w:color="auto"/>
              <w:bottom w:val="single" w:sz="4" w:space="0" w:color="auto"/>
            </w:tcBorders>
          </w:tcPr>
          <w:p w14:paraId="6FF612DB" w14:textId="77777777" w:rsidR="006A05AE" w:rsidRPr="004C5FF3" w:rsidRDefault="006A05AE" w:rsidP="00817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b/>
                <w:bCs/>
                <w:sz w:val="24"/>
                <w:szCs w:val="24"/>
              </w:rPr>
            </w:pPr>
            <w:r w:rsidRPr="004C5FF3">
              <w:rPr>
                <w:rFonts w:asciiTheme="majorBidi" w:hAnsiTheme="majorBidi" w:cstheme="majorBidi"/>
                <w:b/>
                <w:bCs/>
                <w:sz w:val="24"/>
                <w:szCs w:val="24"/>
              </w:rPr>
              <w:t>CHROMOSOME</w:t>
            </w:r>
          </w:p>
        </w:tc>
        <w:tc>
          <w:tcPr>
            <w:tcW w:w="2520" w:type="dxa"/>
            <w:tcBorders>
              <w:top w:val="single" w:sz="4" w:space="0" w:color="auto"/>
              <w:bottom w:val="single" w:sz="4" w:space="0" w:color="auto"/>
            </w:tcBorders>
          </w:tcPr>
          <w:p w14:paraId="4E3E4D4D" w14:textId="77777777" w:rsidR="006A05AE" w:rsidRPr="004C5FF3" w:rsidRDefault="006A05AE" w:rsidP="00817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4"/>
                <w:szCs w:val="24"/>
              </w:rPr>
            </w:pPr>
          </w:p>
        </w:tc>
      </w:tr>
      <w:tr w:rsidR="006A05AE" w:rsidRPr="004C5FF3" w14:paraId="3F35802F" w14:textId="77777777" w:rsidTr="006A05AE">
        <w:trPr>
          <w:jc w:val="center"/>
        </w:trPr>
        <w:tc>
          <w:tcPr>
            <w:tcW w:w="1885" w:type="dxa"/>
            <w:tcBorders>
              <w:top w:val="single" w:sz="4" w:space="0" w:color="auto"/>
              <w:bottom w:val="single" w:sz="4" w:space="0" w:color="auto"/>
            </w:tcBorders>
          </w:tcPr>
          <w:p w14:paraId="70F67AD2" w14:textId="77777777" w:rsidR="006A05AE" w:rsidRPr="004C5FF3" w:rsidRDefault="006A05AE" w:rsidP="00817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4"/>
                <w:szCs w:val="24"/>
              </w:rPr>
            </w:pPr>
            <w:r w:rsidRPr="004C5FF3">
              <w:rPr>
                <w:rFonts w:asciiTheme="majorBidi" w:hAnsiTheme="majorBidi" w:cstheme="majorBidi"/>
                <w:b/>
                <w:bCs/>
                <w:sz w:val="24"/>
                <w:szCs w:val="24"/>
              </w:rPr>
              <w:t>P</w:t>
            </w:r>
          </w:p>
        </w:tc>
        <w:tc>
          <w:tcPr>
            <w:tcW w:w="1620" w:type="dxa"/>
            <w:tcBorders>
              <w:top w:val="single" w:sz="4" w:space="0" w:color="auto"/>
              <w:bottom w:val="single" w:sz="4" w:space="0" w:color="auto"/>
            </w:tcBorders>
          </w:tcPr>
          <w:p w14:paraId="3AD2BB0F" w14:textId="77777777" w:rsidR="006A05AE" w:rsidRPr="004C5FF3" w:rsidRDefault="006A05AE" w:rsidP="00817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4"/>
                <w:szCs w:val="24"/>
              </w:rPr>
            </w:pPr>
            <w:r w:rsidRPr="004C5FF3">
              <w:rPr>
                <w:rFonts w:asciiTheme="majorBidi" w:hAnsiTheme="majorBidi" w:cstheme="majorBidi"/>
                <w:b/>
                <w:bCs/>
                <w:sz w:val="24"/>
                <w:szCs w:val="24"/>
              </w:rPr>
              <w:t>Q</w:t>
            </w:r>
          </w:p>
        </w:tc>
        <w:tc>
          <w:tcPr>
            <w:tcW w:w="1530" w:type="dxa"/>
            <w:tcBorders>
              <w:top w:val="single" w:sz="4" w:space="0" w:color="auto"/>
              <w:bottom w:val="single" w:sz="4" w:space="0" w:color="auto"/>
            </w:tcBorders>
          </w:tcPr>
          <w:p w14:paraId="415EF029" w14:textId="77777777" w:rsidR="006A05AE" w:rsidRPr="004C5FF3" w:rsidRDefault="006A05AE" w:rsidP="00817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4"/>
                <w:szCs w:val="24"/>
              </w:rPr>
            </w:pPr>
            <w:r w:rsidRPr="004C5FF3">
              <w:rPr>
                <w:rFonts w:asciiTheme="majorBidi" w:hAnsiTheme="majorBidi" w:cstheme="majorBidi"/>
                <w:b/>
                <w:bCs/>
                <w:sz w:val="24"/>
                <w:szCs w:val="24"/>
              </w:rPr>
              <w:t>R</w:t>
            </w:r>
          </w:p>
        </w:tc>
        <w:tc>
          <w:tcPr>
            <w:tcW w:w="2520" w:type="dxa"/>
            <w:tcBorders>
              <w:top w:val="single" w:sz="4" w:space="0" w:color="auto"/>
              <w:bottom w:val="single" w:sz="4" w:space="0" w:color="auto"/>
            </w:tcBorders>
          </w:tcPr>
          <w:p w14:paraId="72303A32" w14:textId="77777777" w:rsidR="006A05AE" w:rsidRPr="004C5FF3" w:rsidRDefault="006A05AE" w:rsidP="00817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4"/>
                <w:szCs w:val="24"/>
              </w:rPr>
            </w:pPr>
          </w:p>
        </w:tc>
      </w:tr>
      <w:tr w:rsidR="006A05AE" w14:paraId="29A651F9" w14:textId="77777777" w:rsidTr="006A05AE">
        <w:trPr>
          <w:jc w:val="center"/>
        </w:trPr>
        <w:tc>
          <w:tcPr>
            <w:tcW w:w="1885" w:type="dxa"/>
            <w:tcBorders>
              <w:top w:val="single" w:sz="4" w:space="0" w:color="auto"/>
            </w:tcBorders>
          </w:tcPr>
          <w:p w14:paraId="028353D5" w14:textId="77777777" w:rsidR="006A05AE" w:rsidRDefault="006A05AE" w:rsidP="00817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0 0 0 0</w:t>
            </w:r>
          </w:p>
        </w:tc>
        <w:tc>
          <w:tcPr>
            <w:tcW w:w="1620" w:type="dxa"/>
            <w:tcBorders>
              <w:top w:val="single" w:sz="4" w:space="0" w:color="auto"/>
            </w:tcBorders>
          </w:tcPr>
          <w:p w14:paraId="0333D42C" w14:textId="77777777" w:rsidR="006A05AE" w:rsidRDefault="006A05AE" w:rsidP="00817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0 0 0 1</w:t>
            </w:r>
          </w:p>
        </w:tc>
        <w:tc>
          <w:tcPr>
            <w:tcW w:w="1530" w:type="dxa"/>
            <w:tcBorders>
              <w:top w:val="single" w:sz="4" w:space="0" w:color="auto"/>
            </w:tcBorders>
          </w:tcPr>
          <w:p w14:paraId="765F3B87" w14:textId="77777777" w:rsidR="006A05AE" w:rsidRDefault="006A05AE" w:rsidP="00817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1 0 0 1</w:t>
            </w:r>
          </w:p>
        </w:tc>
        <w:tc>
          <w:tcPr>
            <w:tcW w:w="2520" w:type="dxa"/>
            <w:tcBorders>
              <w:top w:val="single" w:sz="4" w:space="0" w:color="auto"/>
            </w:tcBorders>
          </w:tcPr>
          <w:p w14:paraId="3E7BACF0" w14:textId="77777777" w:rsidR="006A05AE" w:rsidRDefault="006A05AE" w:rsidP="00817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P = 0, Q = 1, R = 9</w:t>
            </w:r>
          </w:p>
        </w:tc>
      </w:tr>
      <w:tr w:rsidR="006A05AE" w14:paraId="47481233" w14:textId="77777777" w:rsidTr="006A05AE">
        <w:trPr>
          <w:jc w:val="center"/>
        </w:trPr>
        <w:tc>
          <w:tcPr>
            <w:tcW w:w="1885" w:type="dxa"/>
          </w:tcPr>
          <w:p w14:paraId="6CA38EAD" w14:textId="77777777" w:rsidR="006A05AE" w:rsidRDefault="006A05AE" w:rsidP="00817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0 1 0 1</w:t>
            </w:r>
          </w:p>
        </w:tc>
        <w:tc>
          <w:tcPr>
            <w:tcW w:w="1620" w:type="dxa"/>
          </w:tcPr>
          <w:p w14:paraId="59A57F27" w14:textId="77777777" w:rsidR="006A05AE" w:rsidRDefault="006A05AE" w:rsidP="00817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1 1 0 0 </w:t>
            </w:r>
          </w:p>
        </w:tc>
        <w:tc>
          <w:tcPr>
            <w:tcW w:w="1530" w:type="dxa"/>
          </w:tcPr>
          <w:p w14:paraId="3D0BE232" w14:textId="77777777" w:rsidR="006A05AE" w:rsidRDefault="006A05AE" w:rsidP="00817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0 0 1 0</w:t>
            </w:r>
          </w:p>
        </w:tc>
        <w:tc>
          <w:tcPr>
            <w:tcW w:w="2520" w:type="dxa"/>
          </w:tcPr>
          <w:p w14:paraId="0BF168A4" w14:textId="77777777" w:rsidR="006A05AE" w:rsidRDefault="006A05AE" w:rsidP="00817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P = 5, Q = 12, R = 2</w:t>
            </w:r>
          </w:p>
        </w:tc>
      </w:tr>
      <w:tr w:rsidR="006A05AE" w14:paraId="706B2709" w14:textId="77777777" w:rsidTr="006A05AE">
        <w:trPr>
          <w:jc w:val="center"/>
        </w:trPr>
        <w:tc>
          <w:tcPr>
            <w:tcW w:w="1885" w:type="dxa"/>
          </w:tcPr>
          <w:p w14:paraId="32EF1854" w14:textId="77777777" w:rsidR="006A05AE" w:rsidRDefault="006A05AE" w:rsidP="00817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0 1 0 0</w:t>
            </w:r>
          </w:p>
        </w:tc>
        <w:tc>
          <w:tcPr>
            <w:tcW w:w="1620" w:type="dxa"/>
          </w:tcPr>
          <w:p w14:paraId="19851447" w14:textId="77777777" w:rsidR="006A05AE" w:rsidRDefault="006A05AE" w:rsidP="00817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1 1 1 1</w:t>
            </w:r>
          </w:p>
        </w:tc>
        <w:tc>
          <w:tcPr>
            <w:tcW w:w="1530" w:type="dxa"/>
          </w:tcPr>
          <w:p w14:paraId="21679F64" w14:textId="77777777" w:rsidR="006A05AE" w:rsidRDefault="006A05AE" w:rsidP="00817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1 0 1 1</w:t>
            </w:r>
          </w:p>
        </w:tc>
        <w:tc>
          <w:tcPr>
            <w:tcW w:w="2520" w:type="dxa"/>
          </w:tcPr>
          <w:p w14:paraId="1F5A90A1" w14:textId="77777777" w:rsidR="006A05AE" w:rsidRDefault="006A05AE" w:rsidP="00817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P = 4, Q = 15, R = 11</w:t>
            </w:r>
          </w:p>
        </w:tc>
      </w:tr>
    </w:tbl>
    <w:p w14:paraId="59C56719" w14:textId="6B7EAF69" w:rsidR="006A05AE" w:rsidRDefault="006A05AE" w:rsidP="00A85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Each of P, Q, and R can be used to denote the size of a triangle or the coefficient of a quadratic equation. It should be noted that it is not necessary that the binary encoding of each of P, Q, and R be of the same length but has to be consistent across different chromosomes. </w:t>
      </w:r>
    </w:p>
    <w:p w14:paraId="6384AC1D" w14:textId="06CCDD08" w:rsidR="006A05AE" w:rsidRDefault="006A05AE" w:rsidP="00E07CC5">
      <w:pPr>
        <w:pStyle w:val="Heading2"/>
        <w:numPr>
          <w:ilvl w:val="3"/>
          <w:numId w:val="25"/>
        </w:numPr>
      </w:pPr>
      <w:bookmarkStart w:id="305" w:name="_Toc506718115"/>
      <w:r>
        <w:t>Elitism</w:t>
      </w:r>
      <w:bookmarkEnd w:id="305"/>
    </w:p>
    <w:p w14:paraId="73CBB8F0" w14:textId="73B03E49" w:rsidR="006A05AE" w:rsidRDefault="006A05AE" w:rsidP="0086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Elitism is a slightly modified version of the traditional GA. It injects the fittest individual or individuals into the next population from the previous population. The fittest individuals are otherwise known as </w:t>
      </w:r>
      <w:r w:rsidRPr="007008CC">
        <w:rPr>
          <w:rFonts w:asciiTheme="majorBidi" w:hAnsiTheme="majorBidi" w:cstheme="majorBidi"/>
          <w:b/>
          <w:bCs/>
          <w:i/>
          <w:iCs/>
          <w:sz w:val="24"/>
          <w:szCs w:val="24"/>
        </w:rPr>
        <w:t>elites</w:t>
      </w:r>
      <w:r>
        <w:rPr>
          <w:rFonts w:asciiTheme="majorBidi" w:hAnsiTheme="majorBidi" w:cstheme="majorBidi"/>
          <w:sz w:val="24"/>
          <w:szCs w:val="24"/>
        </w:rPr>
        <w:t xml:space="preserve">. The highly-fit parents compete with their children and results in an exploitative behavior. Since the elites </w:t>
      </w:r>
      <w:r w:rsidR="00863C27">
        <w:rPr>
          <w:rFonts w:asciiTheme="majorBidi" w:hAnsiTheme="majorBidi" w:cstheme="majorBidi"/>
          <w:sz w:val="24"/>
          <w:szCs w:val="24"/>
        </w:rPr>
        <w:t xml:space="preserve">are </w:t>
      </w:r>
      <w:r>
        <w:rPr>
          <w:rFonts w:asciiTheme="majorBidi" w:hAnsiTheme="majorBidi" w:cstheme="majorBidi"/>
          <w:sz w:val="24"/>
          <w:szCs w:val="24"/>
        </w:rPr>
        <w:t xml:space="preserve">added into the next population, crossover needs to be carried out by subtracting the number of elites and divide by two in order to maintain the population size. The default value of elite count – which is the number of individuals that are guaranteed to survive to the next generation because of their good </w:t>
      </w:r>
      <w:r>
        <w:rPr>
          <w:rFonts w:asciiTheme="majorBidi" w:hAnsiTheme="majorBidi" w:cstheme="majorBidi"/>
          <w:sz w:val="24"/>
          <w:szCs w:val="24"/>
        </w:rPr>
        <w:lastRenderedPageBreak/>
        <w:t>fitness value – is usually 2. High value of elite count drives the GA towards more exploitation, which as a result can make the search less effective.</w:t>
      </w:r>
    </w:p>
    <w:p w14:paraId="6982B84F" w14:textId="5455CA4D" w:rsidR="006A05AE" w:rsidRDefault="006A05AE" w:rsidP="00732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algorithm in pseudocode is shown in </w:t>
      </w:r>
      <w:r w:rsidRPr="00794BE2">
        <w:rPr>
          <w:rFonts w:asciiTheme="majorBidi" w:hAnsiTheme="majorBidi" w:cstheme="majorBidi"/>
          <w:sz w:val="24"/>
          <w:szCs w:val="24"/>
        </w:rPr>
        <w:fldChar w:fldCharType="begin"/>
      </w:r>
      <w:r w:rsidRPr="00794BE2">
        <w:rPr>
          <w:rFonts w:asciiTheme="majorBidi" w:hAnsiTheme="majorBidi" w:cstheme="majorBidi"/>
          <w:sz w:val="24"/>
          <w:szCs w:val="24"/>
        </w:rPr>
        <w:instrText xml:space="preserve"> REF _Ref493012374 \h </w:instrText>
      </w:r>
      <w:r w:rsidR="00794BE2" w:rsidRPr="00794BE2">
        <w:rPr>
          <w:rFonts w:asciiTheme="majorBidi" w:hAnsiTheme="majorBidi" w:cstheme="majorBidi"/>
          <w:sz w:val="24"/>
          <w:szCs w:val="24"/>
        </w:rPr>
        <w:instrText xml:space="preserve"> \* MERGEFORMAT </w:instrText>
      </w:r>
      <w:r w:rsidRPr="00794BE2">
        <w:rPr>
          <w:rFonts w:asciiTheme="majorBidi" w:hAnsiTheme="majorBidi" w:cstheme="majorBidi"/>
          <w:sz w:val="24"/>
          <w:szCs w:val="24"/>
        </w:rPr>
      </w:r>
      <w:r w:rsidRPr="00794BE2">
        <w:rPr>
          <w:rFonts w:asciiTheme="majorBidi" w:hAnsiTheme="majorBidi" w:cstheme="majorBidi"/>
          <w:sz w:val="24"/>
          <w:szCs w:val="24"/>
        </w:rPr>
        <w:fldChar w:fldCharType="separate"/>
      </w:r>
      <w:r w:rsidR="001101E6" w:rsidRPr="001101E6">
        <w:rPr>
          <w:rFonts w:ascii="Times New Roman" w:eastAsia="Calibri" w:hAnsi="Times New Roman" w:cs="Times New Roman"/>
        </w:rPr>
        <w:t xml:space="preserve">Figure </w:t>
      </w:r>
      <w:r w:rsidR="001101E6" w:rsidRPr="001101E6">
        <w:rPr>
          <w:rFonts w:ascii="Times New Roman" w:eastAsia="Calibri" w:hAnsi="Times New Roman" w:cs="Times New Roman"/>
          <w:noProof/>
        </w:rPr>
        <w:t>5</w:t>
      </w:r>
      <w:r w:rsidRPr="00794BE2">
        <w:rPr>
          <w:rFonts w:asciiTheme="majorBidi" w:hAnsiTheme="majorBidi" w:cstheme="majorBidi"/>
          <w:sz w:val="24"/>
          <w:szCs w:val="24"/>
        </w:rPr>
        <w:fldChar w:fldCharType="end"/>
      </w:r>
      <w:r>
        <w:rPr>
          <w:rFonts w:asciiTheme="majorBidi" w:hAnsiTheme="majorBidi" w:cstheme="majorBidi"/>
          <w:sz w:val="24"/>
          <w:szCs w:val="24"/>
        </w:rPr>
        <w:t>.</w:t>
      </w:r>
    </w:p>
    <w:p w14:paraId="56E5A8E8" w14:textId="77777777" w:rsidR="006A05AE" w:rsidRDefault="006A05AE" w:rsidP="006A05A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pPr>
      <w:r w:rsidRPr="00FD449F">
        <w:rPr>
          <w:rFonts w:asciiTheme="majorBidi" w:hAnsiTheme="majorBidi" w:cstheme="majorBidi"/>
          <w:noProof/>
          <w:sz w:val="24"/>
          <w:szCs w:val="24"/>
        </w:rPr>
        <w:drawing>
          <wp:inline distT="0" distB="0" distL="0" distR="0" wp14:anchorId="5F0875E9" wp14:editId="62A0493A">
            <wp:extent cx="5486400" cy="3423895"/>
            <wp:effectExtent l="0" t="0" r="0" b="5715"/>
            <wp:docPr id="19" name="Picture 19" descr="C:\Users\hayatu4islam\Documents\COURSES\Fourth Semester\Thesis\Full Thesis Papers\Elit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yatu4islam\Documents\COURSES\Fourth Semester\Thesis\Full Thesis Papers\Elitis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423895"/>
                    </a:xfrm>
                    <a:prstGeom prst="rect">
                      <a:avLst/>
                    </a:prstGeom>
                    <a:noFill/>
                    <a:ln>
                      <a:noFill/>
                    </a:ln>
                  </pic:spPr>
                </pic:pic>
              </a:graphicData>
            </a:graphic>
          </wp:inline>
        </w:drawing>
      </w:r>
    </w:p>
    <w:p w14:paraId="438DAFF0" w14:textId="11B66C28" w:rsidR="006A05AE" w:rsidRPr="00137E27" w:rsidRDefault="006A05AE" w:rsidP="006A05AE">
      <w:pPr>
        <w:pStyle w:val="Caption"/>
        <w:jc w:val="center"/>
        <w:rPr>
          <w:rFonts w:ascii="Times New Roman" w:eastAsia="Calibri" w:hAnsi="Times New Roman" w:cs="Times New Roman"/>
          <w:b/>
          <w:bCs/>
          <w:i w:val="0"/>
          <w:iCs w:val="0"/>
          <w:color w:val="auto"/>
        </w:rPr>
      </w:pPr>
      <w:bookmarkStart w:id="306" w:name="_Ref493012374"/>
      <w:bookmarkStart w:id="307" w:name="_Toc506449851"/>
      <w:r w:rsidRPr="00137E27">
        <w:rPr>
          <w:rFonts w:ascii="Times New Roman" w:eastAsia="Calibri" w:hAnsi="Times New Roman" w:cs="Times New Roman"/>
          <w:b/>
          <w:bCs/>
          <w:i w:val="0"/>
          <w:iCs w:val="0"/>
          <w:color w:val="auto"/>
        </w:rPr>
        <w:t xml:space="preserve">Figure </w:t>
      </w:r>
      <w:r w:rsidRPr="00137E27">
        <w:rPr>
          <w:rFonts w:ascii="Times New Roman" w:eastAsia="Calibri" w:hAnsi="Times New Roman" w:cs="Times New Roman"/>
          <w:b/>
          <w:bCs/>
          <w:i w:val="0"/>
          <w:iCs w:val="0"/>
          <w:color w:val="auto"/>
        </w:rPr>
        <w:fldChar w:fldCharType="begin"/>
      </w:r>
      <w:r w:rsidRPr="00137E27">
        <w:rPr>
          <w:rFonts w:ascii="Times New Roman" w:eastAsia="Calibri" w:hAnsi="Times New Roman" w:cs="Times New Roman"/>
          <w:b/>
          <w:bCs/>
          <w:i w:val="0"/>
          <w:iCs w:val="0"/>
          <w:color w:val="auto"/>
        </w:rPr>
        <w:instrText xml:space="preserve"> SEQ Figure \* ARABIC </w:instrText>
      </w:r>
      <w:r w:rsidRPr="00137E27">
        <w:rPr>
          <w:rFonts w:ascii="Times New Roman" w:eastAsia="Calibri" w:hAnsi="Times New Roman" w:cs="Times New Roman"/>
          <w:b/>
          <w:bCs/>
          <w:i w:val="0"/>
          <w:iCs w:val="0"/>
          <w:color w:val="auto"/>
        </w:rPr>
        <w:fldChar w:fldCharType="separate"/>
      </w:r>
      <w:r w:rsidR="001101E6">
        <w:rPr>
          <w:rFonts w:ascii="Times New Roman" w:eastAsia="Calibri" w:hAnsi="Times New Roman" w:cs="Times New Roman"/>
          <w:b/>
          <w:bCs/>
          <w:i w:val="0"/>
          <w:iCs w:val="0"/>
          <w:noProof/>
          <w:color w:val="auto"/>
        </w:rPr>
        <w:t>5</w:t>
      </w:r>
      <w:r w:rsidRPr="00137E27">
        <w:rPr>
          <w:rFonts w:ascii="Times New Roman" w:eastAsia="Calibri" w:hAnsi="Times New Roman" w:cs="Times New Roman"/>
          <w:b/>
          <w:bCs/>
          <w:i w:val="0"/>
          <w:iCs w:val="0"/>
          <w:color w:val="auto"/>
        </w:rPr>
        <w:fldChar w:fldCharType="end"/>
      </w:r>
      <w:bookmarkEnd w:id="306"/>
      <w:r w:rsidRPr="00137E27">
        <w:rPr>
          <w:rFonts w:ascii="Times New Roman" w:eastAsia="Calibri" w:hAnsi="Times New Roman" w:cs="Times New Roman"/>
          <w:b/>
          <w:bCs/>
          <w:i w:val="0"/>
          <w:iCs w:val="0"/>
          <w:color w:val="auto"/>
        </w:rPr>
        <w:t>: The Genetic Algorithm with Elitism</w:t>
      </w:r>
      <w:r w:rsidR="00C33FAA">
        <w:rPr>
          <w:rFonts w:ascii="Times New Roman" w:eastAsia="Calibri" w:hAnsi="Times New Roman" w:cs="Times New Roman"/>
          <w:b/>
          <w:bCs/>
          <w:i w:val="0"/>
          <w:iCs w:val="0"/>
          <w:color w:val="auto"/>
        </w:rPr>
        <w:t xml:space="preserve"> (from </w:t>
      </w:r>
      <w:r w:rsidR="00C33FAA">
        <w:rPr>
          <w:rFonts w:ascii="Times New Roman" w:eastAsia="Calibri" w:hAnsi="Times New Roman" w:cs="Times New Roman"/>
          <w:b/>
          <w:bCs/>
          <w:i w:val="0"/>
          <w:iCs w:val="0"/>
          <w:color w:val="auto"/>
        </w:rPr>
        <w:fldChar w:fldCharType="begin" w:fldLock="1"/>
      </w:r>
      <w:r w:rsidR="00984236">
        <w:rPr>
          <w:rFonts w:ascii="Times New Roman" w:eastAsia="Calibri" w:hAnsi="Times New Roman" w:cs="Times New Roman"/>
          <w:b/>
          <w:bCs/>
          <w:i w:val="0"/>
          <w:iCs w:val="0"/>
          <w:color w:val="auto"/>
        </w:rPr>
        <w:instrText>ADDIN CSL_CITATION { "citationItems" : [ { "id" : "ITEM-1", "itemData" : { "DOI" : "10.1007/s10710-011-9139-0", "ISBN" : "9781300549628", "ISSN" : "1389-2576", "abstract" : "Metaheuristics is a rather unfortunate1 term often used to describe a major subfield, indeed the primary subfield, of stochastic optimization. Stochastic optimization is the general class of algorithms and techniques which employ some degree of randomness to find optimal (or as optimal as possible) solutions to hard problems. Metaheuristics are the most general of these kinds of algorithms, and are applied to a very wide range of problems. What kinds of problems? In Jacobellis v. Ohio (1964, regarding obscenity), the United States Supreme Court, Justice Potter Stewart famously wrote, I shall not today attempt further to define the kinds of material I understand to be embraced within that shorthand description; and perhaps I could never succeed in intelligibly doing so. But I know it when I see it, and the motion picture involved in this case is not that. Metaheuristics are applied to I know it when I see it problems. They\u2019re algorithms used to find answers to problems when you have very little to help you: you don\u2019t know what the optimal solution looks like, you don\u2019t know how to go about finding it in a principled way, you have very little heuristic information to go on, and brute-force search is out of the question because the space is too large. But if you\u2019re given a candidate solution to your problem, you can test it and assess how good it is. That is, you know a good one when you see it. For example: imagine if you\u2019re trying to find an optimal set of robot behaviors for a soccer goalie robot. You have a simulator for the robot and can test any given robot behavior set and assign it a quality (you know a good one when you see it). And you\u2019ve come up with a definition for what robot behavior sets look like in general. But you have no idea what the optimal behavior set is, nor even how to go about finding it.", "author" : [ { "dropping-particle" : "", "family" : "Luke", "given" : "Sean", "non-dropping-particle" : "", "parse-names" : false, "suffix" : "" } ], "container-title" : "Optimization", "id" : "ITEM-1", "issued" : { "date-parts" : [ [ "2013" ] ] }, "number-of-pages" : "1-235", "title" : "Essentials of Metaheuristics", "type" : "book" }, "uris" : [ "http://www.mendeley.com/documents/?uuid=29ef8a4b-6f71-44d1-b283-0434176f5fb5" ] } ], "mendeley" : { "formattedCitation" : "[24]", "plainTextFormattedCitation" : "[24]", "previouslyFormattedCitation" : "[24]" }, "properties" : { "noteIndex" : 0 }, "schema" : "https://github.com/citation-style-language/schema/raw/master/csl-citation.json" }</w:instrText>
      </w:r>
      <w:r w:rsidR="00C33FAA">
        <w:rPr>
          <w:rFonts w:ascii="Times New Roman" w:eastAsia="Calibri" w:hAnsi="Times New Roman" w:cs="Times New Roman"/>
          <w:b/>
          <w:bCs/>
          <w:i w:val="0"/>
          <w:iCs w:val="0"/>
          <w:color w:val="auto"/>
        </w:rPr>
        <w:fldChar w:fldCharType="separate"/>
      </w:r>
      <w:r w:rsidR="00984236" w:rsidRPr="00984236">
        <w:rPr>
          <w:rFonts w:ascii="Times New Roman" w:eastAsia="Calibri" w:hAnsi="Times New Roman" w:cs="Times New Roman"/>
          <w:bCs/>
          <w:i w:val="0"/>
          <w:iCs w:val="0"/>
          <w:noProof/>
          <w:color w:val="auto"/>
        </w:rPr>
        <w:t>[24]</w:t>
      </w:r>
      <w:r w:rsidR="00C33FAA">
        <w:rPr>
          <w:rFonts w:ascii="Times New Roman" w:eastAsia="Calibri" w:hAnsi="Times New Roman" w:cs="Times New Roman"/>
          <w:b/>
          <w:bCs/>
          <w:i w:val="0"/>
          <w:iCs w:val="0"/>
          <w:color w:val="auto"/>
        </w:rPr>
        <w:fldChar w:fldCharType="end"/>
      </w:r>
      <w:r w:rsidR="00C33FAA">
        <w:rPr>
          <w:rFonts w:ascii="Times New Roman" w:eastAsia="Calibri" w:hAnsi="Times New Roman" w:cs="Times New Roman"/>
          <w:b/>
          <w:bCs/>
          <w:i w:val="0"/>
          <w:iCs w:val="0"/>
          <w:color w:val="auto"/>
        </w:rPr>
        <w:t>)</w:t>
      </w:r>
      <w:bookmarkEnd w:id="307"/>
    </w:p>
    <w:p w14:paraId="2DA353FE" w14:textId="77777777" w:rsidR="006A05AE" w:rsidRPr="00632242" w:rsidRDefault="006A05AE" w:rsidP="006A0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i/>
          <w:iCs/>
          <w:sz w:val="24"/>
          <w:szCs w:val="24"/>
        </w:rPr>
      </w:pPr>
      <w:r w:rsidRPr="00632242">
        <w:rPr>
          <w:rFonts w:asciiTheme="majorBidi" w:hAnsiTheme="majorBidi" w:cstheme="majorBidi"/>
          <w:b/>
          <w:bCs/>
          <w:i/>
          <w:iCs/>
          <w:sz w:val="24"/>
          <w:szCs w:val="24"/>
        </w:rPr>
        <w:t>Fitness Function:</w:t>
      </w:r>
    </w:p>
    <w:p w14:paraId="6DDA0DE3" w14:textId="0A0983EE" w:rsidR="006A05AE" w:rsidRDefault="006A05AE" w:rsidP="006A0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BA3455">
        <w:rPr>
          <w:rFonts w:asciiTheme="majorBidi" w:hAnsiTheme="majorBidi" w:cstheme="majorBidi"/>
          <w:sz w:val="24"/>
          <w:szCs w:val="24"/>
        </w:rPr>
        <w:t xml:space="preserve">A fitness function </w:t>
      </w:r>
      <w:r w:rsidR="00C02B6F">
        <w:rPr>
          <w:rFonts w:asciiTheme="majorBidi" w:hAnsiTheme="majorBidi" w:cstheme="majorBidi"/>
          <w:sz w:val="24"/>
          <w:szCs w:val="24"/>
        </w:rPr>
        <w:t>“</w:t>
      </w:r>
      <w:r w:rsidRPr="00BA3455">
        <w:rPr>
          <w:rFonts w:asciiTheme="majorBidi" w:hAnsiTheme="majorBidi" w:cstheme="majorBidi"/>
          <w:sz w:val="24"/>
          <w:szCs w:val="24"/>
        </w:rPr>
        <w:t>is a type of objective functions which summarizes the goodness of a solution with a single figure of merit</w:t>
      </w:r>
      <w:r w:rsidR="00C02B6F">
        <w:rPr>
          <w:rFonts w:asciiTheme="majorBidi" w:hAnsiTheme="majorBidi" w:cstheme="majorBidi"/>
          <w:sz w:val="24"/>
          <w:szCs w:val="24"/>
        </w:rPr>
        <w:t xml:space="preserve">” </w:t>
      </w:r>
      <w:r w:rsidR="00C02B6F">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"ISBN" : "9781479934577", "author" : [ { "dropping-particle" : "", "family" : "Nadeem", "given" : "Bashir and", "non-dropping-particle" : "", "parse-names" : false, "suffix" : "" } ], "container-title" : "Search", "id" : "ITEM-1", "issued" : { "date-parts" : [ [ "2005" ] ] }, "title" : "A Fitness Function for Modular Evolutionary Testing of Object-Oriented Programs", "type" : "article-journal" }, "uris" : [ "http://www.mendeley.com/documents/?uuid=aa350fda-8e69-482f-9629-bb202664525a" ] } ], "mendeley" : { "formattedCitation" : "[25]", "plainTextFormattedCitation" : "[25]", "previouslyFormattedCitation" : "[25]" }, "properties" : { "noteIndex" : 0 }, "schema" : "https://github.com/citation-style-language/schema/raw/master/csl-citation.json" }</w:instrText>
      </w:r>
      <w:r w:rsidR="00C02B6F">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[25]</w:t>
      </w:r>
      <w:r w:rsidR="00C02B6F">
        <w:rPr>
          <w:rFonts w:asciiTheme="majorBidi" w:hAnsiTheme="majorBidi" w:cstheme="majorBidi"/>
          <w:sz w:val="24"/>
          <w:szCs w:val="24"/>
        </w:rPr>
        <w:fldChar w:fldCharType="end"/>
      </w:r>
      <w:r w:rsidRPr="00BA3455">
        <w:rPr>
          <w:rFonts w:asciiTheme="majorBidi" w:hAnsiTheme="majorBidi" w:cstheme="majorBidi"/>
          <w:sz w:val="24"/>
          <w:szCs w:val="24"/>
        </w:rPr>
        <w:t xml:space="preserve">. </w:t>
      </w:r>
      <w:r>
        <w:rPr>
          <w:rFonts w:asciiTheme="majorBidi" w:hAnsiTheme="majorBidi" w:cstheme="majorBidi"/>
          <w:sz w:val="24"/>
          <w:szCs w:val="24"/>
        </w:rPr>
        <w:t xml:space="preserve">This is used to compute how good the solution represented by a chromosome is in relation to the global optimum [if known]. Each chromosome in each population has its fitness computed by the fitness function. This creates a factor to compare the different individuals and to rank them. The individual with the highest fitness denotes the nearest to the optimum solution. The GA can get feedback from the problem through the fitness value. </w:t>
      </w:r>
    </w:p>
    <w:p w14:paraId="6153BCC4" w14:textId="77777777" w:rsidR="006A05AE" w:rsidRDefault="006A05AE" w:rsidP="006A0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For instance, if we are to optimize a function f(X) = 2X</w:t>
      </w:r>
      <w:r w:rsidRPr="00516715">
        <w:rPr>
          <w:rFonts w:asciiTheme="majorBidi" w:hAnsiTheme="majorBidi" w:cstheme="majorBidi"/>
          <w:sz w:val="24"/>
          <w:szCs w:val="24"/>
          <w:vertAlign w:val="superscript"/>
        </w:rPr>
        <w:t>2</w:t>
      </w:r>
      <w:r>
        <w:rPr>
          <w:rFonts w:asciiTheme="majorBidi" w:hAnsiTheme="majorBidi" w:cstheme="majorBidi"/>
          <w:sz w:val="24"/>
          <w:szCs w:val="24"/>
        </w:rPr>
        <w:t xml:space="preserve"> given X </w:t>
      </w:r>
      <w:r>
        <w:rPr>
          <w:rFonts w:asciiTheme="majorBidi" w:hAnsiTheme="majorBidi" w:cstheme="majorBidi"/>
          <w:sz w:val="24"/>
          <w:szCs w:val="24"/>
        </w:rPr>
        <w:sym w:font="Symbol" w:char="F0CE"/>
      </w:r>
      <w:r>
        <w:rPr>
          <w:rFonts w:asciiTheme="majorBidi" w:hAnsiTheme="majorBidi" w:cstheme="majorBidi"/>
          <w:sz w:val="24"/>
          <w:szCs w:val="24"/>
        </w:rPr>
        <w:t xml:space="preserve"> [0,1,3,5], then the fitness function would be represented as follows:</w:t>
      </w:r>
    </w:p>
    <w:p w14:paraId="647D9C6B" w14:textId="77777777" w:rsidR="006A05AE" w:rsidRPr="00BC47C2" w:rsidRDefault="006A05AE" w:rsidP="006A0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i/>
          <w:iCs/>
          <w:sz w:val="24"/>
          <w:szCs w:val="24"/>
        </w:rPr>
      </w:pPr>
      <w:r w:rsidRPr="00516715">
        <w:rPr>
          <w:rFonts w:asciiTheme="majorBidi" w:hAnsiTheme="majorBidi" w:cstheme="majorBidi"/>
          <w:i/>
          <w:iCs/>
          <w:sz w:val="24"/>
          <w:szCs w:val="24"/>
        </w:rPr>
        <w:tab/>
        <w:t>fitness = 2X</w:t>
      </w:r>
      <w:r w:rsidRPr="00516715">
        <w:rPr>
          <w:rFonts w:asciiTheme="majorBidi" w:hAnsiTheme="majorBidi" w:cstheme="majorBidi"/>
          <w:i/>
          <w:iCs/>
          <w:sz w:val="24"/>
          <w:szCs w:val="24"/>
          <w:vertAlign w:val="superscript"/>
        </w:rPr>
        <w:t>2</w:t>
      </w:r>
      <w:r>
        <w:rPr>
          <w:rFonts w:asciiTheme="majorBidi" w:hAnsiTheme="majorBidi" w:cstheme="majorBidi"/>
          <w:i/>
          <w:iCs/>
          <w:sz w:val="24"/>
          <w:szCs w:val="24"/>
        </w:rPr>
        <w:t xml:space="preserve"> </w:t>
      </w:r>
    </w:p>
    <w:p w14:paraId="1A14C892" w14:textId="58BC48F0" w:rsidR="00E07CC5" w:rsidRPr="00F734FA" w:rsidRDefault="00E07CC5" w:rsidP="00E07C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sidRPr="00F734FA">
        <w:rPr>
          <w:rFonts w:asciiTheme="majorBidi" w:hAnsiTheme="majorBidi" w:cstheme="majorBidi"/>
          <w:sz w:val="24"/>
          <w:szCs w:val="24"/>
        </w:rPr>
        <w:t xml:space="preserve">The following are the characteristics of </w:t>
      </w:r>
      <w:r w:rsidR="000E1C89">
        <w:rPr>
          <w:rFonts w:asciiTheme="majorBidi" w:hAnsiTheme="majorBidi" w:cstheme="majorBidi"/>
          <w:sz w:val="24"/>
          <w:szCs w:val="24"/>
        </w:rPr>
        <w:t xml:space="preserve">a </w:t>
      </w:r>
      <w:r w:rsidRPr="00F734FA">
        <w:rPr>
          <w:rFonts w:asciiTheme="majorBidi" w:hAnsiTheme="majorBidi" w:cstheme="majorBidi"/>
          <w:sz w:val="24"/>
          <w:szCs w:val="24"/>
        </w:rPr>
        <w:t>fitness function:</w:t>
      </w:r>
    </w:p>
    <w:p w14:paraId="2A5F4056" w14:textId="77777777" w:rsidR="00E07CC5" w:rsidRPr="00F734FA" w:rsidRDefault="00E07CC5" w:rsidP="00E07C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 Measurement: The fitness function must be quantitatively measurable as this will tell if candidate solution is fit or how fit it is.</w:t>
      </w:r>
    </w:p>
    <w:p w14:paraId="2333FF08" w14:textId="77777777" w:rsidR="00E07CC5" w:rsidRPr="00F734FA" w:rsidRDefault="00E07CC5" w:rsidP="00E07C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 Fast: This is because fitness function accepts the candidate solution and access it to know how fit/good it is. This is done repeatedly, hence the reason why it should be sufficiently fast so as not to delay the entire process. </w:t>
      </w:r>
    </w:p>
    <w:p w14:paraId="41E6A052" w14:textId="1F99B54C" w:rsidR="006A05AE" w:rsidRPr="007008CC" w:rsidRDefault="006A05AE" w:rsidP="006A0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In GA, the initial chromosomes (population) are generated randomly.</w:t>
      </w:r>
    </w:p>
    <w:p w14:paraId="47A12F66" w14:textId="77777777" w:rsidR="006A05AE" w:rsidRDefault="006A05AE" w:rsidP="006A0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There are three main GA operators namely:</w:t>
      </w:r>
    </w:p>
    <w:p w14:paraId="0DA42C15" w14:textId="1F8EFBA4" w:rsidR="006A05AE" w:rsidRPr="00632242" w:rsidRDefault="006A05AE" w:rsidP="006A0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4"/>
          <w:szCs w:val="24"/>
        </w:rPr>
      </w:pPr>
      <w:r w:rsidRPr="00632242">
        <w:rPr>
          <w:rFonts w:asciiTheme="majorBidi" w:hAnsiTheme="majorBidi" w:cstheme="majorBidi"/>
          <w:b/>
          <w:bCs/>
          <w:sz w:val="24"/>
          <w:szCs w:val="24"/>
        </w:rPr>
        <w:t>Selection:</w:t>
      </w:r>
      <w:r w:rsidR="00FA7CB5">
        <w:rPr>
          <w:rFonts w:asciiTheme="majorBidi" w:hAnsiTheme="majorBidi" w:cstheme="majorBidi"/>
          <w:b/>
          <w:bCs/>
          <w:sz w:val="24"/>
          <w:szCs w:val="24"/>
        </w:rPr>
        <w:t xml:space="preserve"> </w:t>
      </w:r>
    </w:p>
    <w:p w14:paraId="6E3BD4CD" w14:textId="3B296901" w:rsidR="006A05AE" w:rsidRDefault="006A05AE" w:rsidP="006A0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From the generation of chromosomes, selection operator chooses two individuals to be used for recombination. The selection can be randomly or based on some heuristics such </w:t>
      </w:r>
      <w:r w:rsidR="000E1C89">
        <w:rPr>
          <w:rFonts w:asciiTheme="majorBidi" w:hAnsiTheme="majorBidi" w:cstheme="majorBidi"/>
          <w:sz w:val="24"/>
          <w:szCs w:val="24"/>
        </w:rPr>
        <w:t xml:space="preserve">as </w:t>
      </w:r>
      <w:r>
        <w:rPr>
          <w:rFonts w:asciiTheme="majorBidi" w:hAnsiTheme="majorBidi" w:cstheme="majorBidi"/>
          <w:sz w:val="24"/>
          <w:szCs w:val="24"/>
        </w:rPr>
        <w:t xml:space="preserve">the fitness value. This means </w:t>
      </w:r>
      <w:r w:rsidR="000E1C89">
        <w:rPr>
          <w:rFonts w:asciiTheme="majorBidi" w:hAnsiTheme="majorBidi" w:cstheme="majorBidi"/>
          <w:sz w:val="24"/>
          <w:szCs w:val="24"/>
        </w:rPr>
        <w:t xml:space="preserve">that </w:t>
      </w:r>
      <w:r>
        <w:rPr>
          <w:rFonts w:asciiTheme="majorBidi" w:hAnsiTheme="majorBidi" w:cstheme="majorBidi"/>
          <w:sz w:val="24"/>
          <w:szCs w:val="24"/>
        </w:rPr>
        <w:t xml:space="preserve">if the selection is randomly, each of the individuals has equal chance of being selected while chromosomes with higher fitness value have higher chance of being selected if they are selected with regards to their fitness values. </w:t>
      </w:r>
    </w:p>
    <w:p w14:paraId="2FF8D3A5" w14:textId="30FFA367" w:rsidR="00F12F22" w:rsidRDefault="00F12F22" w:rsidP="00F1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Selection implies retaining the best performing chromosomes. </w:t>
      </w:r>
      <w:r>
        <w:rPr>
          <w:rFonts w:asciiTheme="majorBidi" w:hAnsiTheme="majorBidi" w:cstheme="majorBidi"/>
          <w:sz w:val="24"/>
          <w:szCs w:val="24"/>
        </w:rPr>
        <w:t xml:space="preserve">There exist a number of different strategies to select the individuals to be copied over into the next generation. </w:t>
      </w:r>
      <w:r w:rsidRPr="00F734FA">
        <w:rPr>
          <w:rFonts w:asciiTheme="majorBidi" w:hAnsiTheme="majorBidi" w:cstheme="majorBidi"/>
          <w:sz w:val="24"/>
          <w:szCs w:val="24"/>
        </w:rPr>
        <w:t>For a binary problem (i.e. problem with binary representation), selection means to preserve the bit strings that has better performance from a generation to the next generation.</w:t>
      </w:r>
      <w:r>
        <w:rPr>
          <w:rFonts w:asciiTheme="majorBidi" w:hAnsiTheme="majorBidi" w:cstheme="majorBidi"/>
          <w:sz w:val="24"/>
          <w:szCs w:val="24"/>
        </w:rPr>
        <w:t xml:space="preserve"> In other </w:t>
      </w:r>
      <w:r>
        <w:rPr>
          <w:rFonts w:asciiTheme="majorBidi" w:hAnsiTheme="majorBidi" w:cstheme="majorBidi"/>
          <w:sz w:val="24"/>
          <w:szCs w:val="24"/>
        </w:rPr>
        <w:lastRenderedPageBreak/>
        <w:t>words, it determines among the population which individuals survive to the next generation. This is carried out in each iteration (generation) to create the new population from the old ones after evaluating them. Roulette-wheel, Elitist, Fitness-proportionate, scaling and rank selection are different methods of selection</w:t>
      </w:r>
      <w:r w:rsidR="000E1C89">
        <w:rPr>
          <w:rFonts w:asciiTheme="majorBidi" w:hAnsiTheme="majorBidi" w:cstheme="majorBidi"/>
          <w:sz w:val="24"/>
          <w:szCs w:val="24"/>
        </w:rPr>
        <w:t xml:space="preserve"> </w:t>
      </w:r>
      <w:r w:rsidR="000E1C89">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"10.1007/s10710-011-9139-0", "ISBN" : "9781300549628", "ISSN" : "1389-2576", "abstract" : "Metaheuristics is a rather unfortunate1 term often used to describe a major subfield, indeed the primary subfield, of stochastic optimization. Stochastic optimization is the general class of algorithms and techniques which employ some degree of randomness to find optimal (or as optimal as possible) solutions to hard problems. Metaheuristics are the most general of these kinds of algorithms, and are applied to a very wide range of problems. What kinds of problems? In Jacobellis v. Ohio (1964, regarding obscenity), the United States Supreme Court, Justice Potter Stewart famously wrote, I shall not today attempt further to define the kinds of material I understand to be embraced within that shorthand description; and perhaps I could never succeed in intelligibly doing so. But I know it when I see it, and the motion picture involved in this case is not that. Metaheuristics are applied to I know it when I see it problems. They\u2019re algorithms used to find answers to problems when you have very little to help you: you don\u2019t know what the optimal solution looks like, you don\u2019t know how to go about finding it in a principled way, you have very little heuristic information to go on, and brute-force search is out of the question because the space is too large. But if you\u2019re given a candidate solution to your problem, you can test it and assess how good it is. That is, you know a good one when you see it. For example: imagine if you\u2019re trying to find an optimal set of robot behaviors for a soccer goalie robot. You have a simulator for the robot and can test any given robot behavior set and assign it a quality (you know a good one when you see it). And you\u2019ve come up with a definition for what robot behavior sets look like in general. But you have no idea what the optimal behavior set is, nor even how to go about finding it.", "author" : [ { "dropping-particle" : "", "family" : "Luke", "given" : "Sean", "non-dropping-particle" : "", "parse-names" : false, "suffix" : "" } ], "container-title" : "Optimization", "id" : "ITEM-1", "issued" : { "date-parts" : [ [ "2013" ] ] }, "number-of-pages" : "1-235", "title" : "Essentials of Metaheuristics", "type" : "book" }, "uris" : [ "http://www.mendeley.com/documents/?uuid=29ef8a4b-6f71-44d1-b283-0434176f5fb5" ] } ], "mendeley" : { "formattedCitation" : "[24]", "plainTextFormattedCitation" : "[24]", "previouslyFormattedCitation" : "[24]" }, "properties" : { "noteIndex" : 0 }, "schema" : "https://github.com/citation-style-language/schema/raw/master/csl-citation.json" }</w:instrText>
      </w:r>
      <w:r w:rsidR="000E1C89">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[24]</w:t>
      </w:r>
      <w:r w:rsidR="000E1C89">
        <w:rPr>
          <w:rFonts w:asciiTheme="majorBidi" w:hAnsiTheme="majorBidi" w:cstheme="majorBidi"/>
          <w:sz w:val="24"/>
          <w:szCs w:val="24"/>
        </w:rPr>
        <w:fldChar w:fldCharType="end"/>
      </w:r>
      <w:r>
        <w:rPr>
          <w:rFonts w:asciiTheme="majorBidi" w:hAnsiTheme="majorBidi" w:cstheme="majorBidi"/>
          <w:sz w:val="24"/>
          <w:szCs w:val="24"/>
        </w:rPr>
        <w:t>.</w:t>
      </w:r>
    </w:p>
    <w:p w14:paraId="717CAF53" w14:textId="77777777" w:rsidR="00F12F22" w:rsidRDefault="006A05AE" w:rsidP="006A0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12F22">
        <w:rPr>
          <w:rFonts w:asciiTheme="majorBidi" w:hAnsiTheme="majorBidi" w:cstheme="majorBidi"/>
          <w:b/>
          <w:bCs/>
          <w:sz w:val="24"/>
          <w:szCs w:val="24"/>
        </w:rPr>
        <w:t>Crossover:</w:t>
      </w:r>
      <w:r>
        <w:rPr>
          <w:rFonts w:asciiTheme="majorBidi" w:hAnsiTheme="majorBidi" w:cstheme="majorBidi"/>
          <w:sz w:val="24"/>
          <w:szCs w:val="24"/>
        </w:rPr>
        <w:t xml:space="preserve"> </w:t>
      </w:r>
    </w:p>
    <w:p w14:paraId="085FBF00" w14:textId="532DBDD6" w:rsidR="006A05AE" w:rsidRDefault="006A05AE" w:rsidP="00106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This is one of the binary operators that work with two operands. The operands are the two selected chromosomes (parents). It works by interchanging substrings to produce two offspring that are included in the next generation. In some cases, the offspring are included into the next generation without establishing whether they are eligible to be in the population. In other words, they represent invalid chromosomes. In this case, they are assigned poor fitness that makes them excluded in the </w:t>
      </w:r>
      <w:r w:rsidR="00106A42">
        <w:rPr>
          <w:rFonts w:asciiTheme="majorBidi" w:hAnsiTheme="majorBidi" w:cstheme="majorBidi"/>
          <w:sz w:val="24"/>
          <w:szCs w:val="24"/>
        </w:rPr>
        <w:t xml:space="preserve">subsequent </w:t>
      </w:r>
      <w:r>
        <w:rPr>
          <w:rFonts w:asciiTheme="majorBidi" w:hAnsiTheme="majorBidi" w:cstheme="majorBidi"/>
          <w:sz w:val="24"/>
          <w:szCs w:val="24"/>
        </w:rPr>
        <w:t xml:space="preserve">generation. This can be illustrated in knapsack problem. A chromosome that represents total available objects in the knapsack to be greater than the capacity of the knapsack is considered an invalid chromosome. It is either not included in the first place or included and assigned a very poor fitness. It should be noted that in such case, crossover of two valid chromosomes can result into one or two invalid chromosomes. The objective of crossover is to create a better (fitter) individuals over time. It takes place according to a crossover probability </w:t>
      </w:r>
      <w:r w:rsidRPr="00095584">
        <w:rPr>
          <w:rFonts w:asciiTheme="majorBidi" w:hAnsiTheme="majorBidi" w:cstheme="majorBidi"/>
          <w:i/>
          <w:iCs/>
          <w:sz w:val="24"/>
          <w:szCs w:val="24"/>
        </w:rPr>
        <w:t>Pc</w:t>
      </w:r>
      <w:r>
        <w:rPr>
          <w:rFonts w:asciiTheme="majorBidi" w:hAnsiTheme="majorBidi" w:cstheme="majorBidi"/>
          <w:sz w:val="24"/>
          <w:szCs w:val="24"/>
        </w:rPr>
        <w:t xml:space="preserve">. </w:t>
      </w:r>
    </w:p>
    <w:p w14:paraId="14EE78C5" w14:textId="77777777" w:rsidR="00C32BA0" w:rsidRDefault="00C32BA0" w:rsidP="00C32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b/>
          <w:bCs/>
          <w:sz w:val="24"/>
          <w:szCs w:val="24"/>
        </w:rPr>
      </w:pPr>
      <w:r w:rsidRPr="008A0D48">
        <w:rPr>
          <w:rFonts w:asciiTheme="majorBidi" w:hAnsiTheme="majorBidi" w:cstheme="majorBidi"/>
          <w:b/>
          <w:bCs/>
          <w:sz w:val="24"/>
          <w:szCs w:val="24"/>
        </w:rPr>
        <w:t>Mutation:</w:t>
      </w:r>
    </w:p>
    <w:p w14:paraId="17EAFC0F" w14:textId="77777777" w:rsidR="006A05AE" w:rsidRPr="00F734FA" w:rsidRDefault="006A05AE" w:rsidP="006A0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sidRPr="00F734FA">
        <w:rPr>
          <w:rFonts w:asciiTheme="majorBidi" w:hAnsiTheme="majorBidi" w:cstheme="majorBidi"/>
          <w:sz w:val="24"/>
          <w:szCs w:val="24"/>
        </w:rPr>
        <w:t>Before explaining what mutation operator does, let us consider the following population</w:t>
      </w:r>
    </w:p>
    <w:p w14:paraId="2CD49D0C" w14:textId="77777777" w:rsidR="006A05AE" w:rsidRPr="00F734FA" w:rsidRDefault="006A05AE" w:rsidP="006A0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sidRPr="00F734FA">
        <w:rPr>
          <w:rFonts w:asciiTheme="majorBidi" w:hAnsiTheme="majorBidi" w:cstheme="majorBidi"/>
          <w:sz w:val="24"/>
          <w:szCs w:val="24"/>
        </w:rPr>
        <w:t>0 0 1 1 0 0 1 1</w:t>
      </w:r>
    </w:p>
    <w:p w14:paraId="7399A7C7" w14:textId="77777777" w:rsidR="006A05AE" w:rsidRPr="00F734FA" w:rsidRDefault="006A05AE" w:rsidP="006A0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sidRPr="00F734FA">
        <w:rPr>
          <w:rFonts w:asciiTheme="majorBidi" w:hAnsiTheme="majorBidi" w:cstheme="majorBidi"/>
          <w:sz w:val="24"/>
          <w:szCs w:val="24"/>
        </w:rPr>
        <w:t>0 1 1 0 0 1 1 0</w:t>
      </w:r>
    </w:p>
    <w:p w14:paraId="68C67600" w14:textId="77777777" w:rsidR="006A05AE" w:rsidRPr="00F734FA" w:rsidRDefault="006A05AE" w:rsidP="006A0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sidRPr="00F734FA">
        <w:rPr>
          <w:rFonts w:asciiTheme="majorBidi" w:hAnsiTheme="majorBidi" w:cstheme="majorBidi"/>
          <w:sz w:val="24"/>
          <w:szCs w:val="24"/>
        </w:rPr>
        <w:lastRenderedPageBreak/>
        <w:t>0 1 0 1 1 0 1 0</w:t>
      </w:r>
    </w:p>
    <w:p w14:paraId="20A9CFD1" w14:textId="77777777" w:rsidR="006A05AE" w:rsidRPr="00F734FA" w:rsidRDefault="006A05AE" w:rsidP="006A0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sidRPr="00F734FA">
        <w:rPr>
          <w:rFonts w:asciiTheme="majorBidi" w:hAnsiTheme="majorBidi" w:cstheme="majorBidi"/>
          <w:sz w:val="24"/>
          <w:szCs w:val="24"/>
        </w:rPr>
        <w:t>0 1 1 0 1 1 0 1</w:t>
      </w:r>
    </w:p>
    <w:p w14:paraId="2D965B65" w14:textId="77777777" w:rsidR="006A05AE" w:rsidRPr="00F734FA" w:rsidRDefault="006A05AE" w:rsidP="006A0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sidRPr="00F734FA">
        <w:rPr>
          <w:rFonts w:asciiTheme="majorBidi" w:hAnsiTheme="majorBidi" w:cstheme="majorBidi"/>
          <w:sz w:val="24"/>
          <w:szCs w:val="24"/>
        </w:rPr>
        <w:t>0 0 1 0 1 0 1 1</w:t>
      </w:r>
    </w:p>
    <w:p w14:paraId="7C3CFCB1" w14:textId="77777777" w:rsidR="006A05AE" w:rsidRDefault="006A05AE" w:rsidP="006A0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There is no amount of reproduction/crossover that can change the first bit to 1. So if the optimum candidate must have its first bit to be 1, then the optimum would be missed definitely. Therefore, changing the first bit from 0 to 1 can help. Changing bits from 0 to 1 (or 1 to 0) with a probability of Pm is called mutation in the context of genetic algorithm. It should be noted that the value of Pm should be very small.</w:t>
      </w:r>
    </w:p>
    <w:p w14:paraId="4AB70BAF" w14:textId="6F4D2B2F" w:rsidR="006A05AE" w:rsidRPr="00F734FA" w:rsidRDefault="006A05AE" w:rsidP="00703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Mutation is a random process whereby a gene of a chromosome is replaced by a new one generating a new genetic structure. It is randomly applied with low probability. Its role can be depicted as a protection or safety to recover good genetic material that may be lost through implementation of selection and crossover operators.</w:t>
      </w:r>
    </w:p>
    <w:p w14:paraId="7CF8AF4F" w14:textId="77777777" w:rsidR="00801794" w:rsidRDefault="00801794" w:rsidP="00817352">
      <w:pPr>
        <w:pStyle w:val="Heading2"/>
        <w:numPr>
          <w:ilvl w:val="1"/>
          <w:numId w:val="25"/>
        </w:numPr>
      </w:pPr>
      <w:bookmarkStart w:id="308" w:name="_Toc506718116"/>
      <w:r>
        <w:t>Test Data Generation</w:t>
      </w:r>
      <w:bookmarkEnd w:id="308"/>
    </w:p>
    <w:p w14:paraId="4E131DB0" w14:textId="69850495" w:rsidR="00E426B1" w:rsidRPr="00E426B1" w:rsidRDefault="00E426B1" w:rsidP="00E42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E426B1">
        <w:rPr>
          <w:rFonts w:asciiTheme="majorBidi" w:hAnsiTheme="majorBidi" w:cstheme="majorBidi"/>
          <w:sz w:val="24"/>
          <w:szCs w:val="24"/>
        </w:rPr>
        <w:t xml:space="preserve">As it is known that testing is a major task in software development, test case generation is most crucial to software testing. In fact, it is one of the most complicated tasks in software testing process. It is aimed at generating sets of test cases that can detect as many faults as possible in a software </w:t>
      </w:r>
      <w:r w:rsidR="001828E5">
        <w:rPr>
          <w:rFonts w:asciiTheme="majorBidi" w:hAnsiTheme="majorBidi" w:cstheme="majorBidi"/>
          <w:sz w:val="24"/>
          <w:szCs w:val="24"/>
        </w:rPr>
        <w:t>artifact</w:t>
      </w:r>
      <w:r w:rsidRPr="00E426B1">
        <w:rPr>
          <w:rFonts w:asciiTheme="majorBidi" w:hAnsiTheme="majorBidi" w:cstheme="majorBidi"/>
          <w:sz w:val="24"/>
          <w:szCs w:val="24"/>
        </w:rPr>
        <w:t xml:space="preserve">. Ability to generate an effective and efficient test cases enhances the achievement of testing objectives. Test cases are not only obtained from source code but also in other design </w:t>
      </w:r>
      <w:r w:rsidR="001828E5">
        <w:rPr>
          <w:rFonts w:asciiTheme="majorBidi" w:hAnsiTheme="majorBidi" w:cstheme="majorBidi"/>
          <w:sz w:val="24"/>
          <w:szCs w:val="24"/>
        </w:rPr>
        <w:t>artifact</w:t>
      </w:r>
      <w:r w:rsidRPr="00E426B1">
        <w:rPr>
          <w:rFonts w:asciiTheme="majorBidi" w:hAnsiTheme="majorBidi" w:cstheme="majorBidi"/>
          <w:sz w:val="24"/>
          <w:szCs w:val="24"/>
        </w:rPr>
        <w:t xml:space="preserve">s. Generating test cases from design documents enables the availability of the test cases prior to the testing phase and thereby speeds up the process and allows more effective planning of test cases. It is worth noted to know that any bugs or inconsistencies detected early saves the development time. This means if the test </w:t>
      </w:r>
      <w:r w:rsidRPr="00E426B1">
        <w:rPr>
          <w:rFonts w:asciiTheme="majorBidi" w:hAnsiTheme="majorBidi" w:cstheme="majorBidi"/>
          <w:sz w:val="24"/>
          <w:szCs w:val="24"/>
        </w:rPr>
        <w:lastRenderedPageBreak/>
        <w:t xml:space="preserve">cases are generated earlier enough, the ambiguities in the specification and design can be get rid of and allowing them to be improved even before writing the program. </w:t>
      </w:r>
    </w:p>
    <w:p w14:paraId="4E66D91B" w14:textId="77777777" w:rsidR="00E426B1" w:rsidRPr="00E426B1" w:rsidRDefault="00E426B1" w:rsidP="00E42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E426B1">
        <w:rPr>
          <w:rFonts w:asciiTheme="majorBidi" w:hAnsiTheme="majorBidi" w:cstheme="majorBidi"/>
          <w:sz w:val="24"/>
          <w:szCs w:val="24"/>
        </w:rPr>
        <w:t xml:space="preserve">Although, test data is more pronounced for code-based testing, it is also applicable to specification-based and model-based testing. Here, more emphasis is given to code-based testing. Generating test data is not a trivial task as each product of software development phase generates a huge information. Therefore, in order to generate effective tests at the same time lowering the cost, test designers should analyze the input and output domain. Not all values in an input domain of a program have the same meaning and importance but some values have special meanings; i.e. some are more important than others. This can be illustrated, for instance, by studying the </w:t>
      </w:r>
      <w:r w:rsidRPr="00E426B1">
        <w:rPr>
          <w:rFonts w:asciiTheme="majorBidi" w:hAnsiTheme="majorBidi" w:cstheme="majorBidi"/>
          <w:i/>
          <w:iCs/>
          <w:sz w:val="24"/>
          <w:szCs w:val="24"/>
        </w:rPr>
        <w:t>factorial</w:t>
      </w:r>
      <w:r w:rsidRPr="00E426B1">
        <w:rPr>
          <w:rFonts w:asciiTheme="majorBidi" w:hAnsiTheme="majorBidi" w:cstheme="majorBidi"/>
          <w:sz w:val="24"/>
          <w:szCs w:val="24"/>
        </w:rPr>
        <w:t xml:space="preserve"> function. The factorial of a nonnegative integer n is calculated as follows:</w:t>
      </w:r>
    </w:p>
    <w:p w14:paraId="5AA3B76D" w14:textId="77777777" w:rsidR="00E426B1" w:rsidRPr="00E426B1" w:rsidRDefault="00E426B1" w:rsidP="00E42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E426B1">
        <w:rPr>
          <w:rFonts w:asciiTheme="majorBidi" w:hAnsiTheme="majorBidi" w:cstheme="majorBidi"/>
          <w:sz w:val="24"/>
          <w:szCs w:val="24"/>
        </w:rPr>
        <w:t>Given: factorial (0) = 1; and factorial (1) = 1;</w:t>
      </w:r>
    </w:p>
    <w:p w14:paraId="55C0A989" w14:textId="77777777" w:rsidR="00E426B1" w:rsidRPr="00E426B1" w:rsidRDefault="00E426B1" w:rsidP="00E42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E426B1">
        <w:rPr>
          <w:rFonts w:asciiTheme="majorBidi" w:hAnsiTheme="majorBidi" w:cstheme="majorBidi"/>
          <w:sz w:val="24"/>
          <w:szCs w:val="24"/>
        </w:rPr>
        <w:t>Factorial(n) = n * factorial(n-1).</w:t>
      </w:r>
    </w:p>
    <w:p w14:paraId="5B34DDE9" w14:textId="77777777" w:rsidR="00E426B1" w:rsidRPr="00E426B1" w:rsidRDefault="00E426B1" w:rsidP="00E42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E426B1">
        <w:rPr>
          <w:rFonts w:asciiTheme="majorBidi" w:hAnsiTheme="majorBidi" w:cstheme="majorBidi"/>
          <w:sz w:val="24"/>
          <w:szCs w:val="24"/>
        </w:rPr>
        <w:t>A programmer may carelessly and wrongly implement the factorial function as:</w:t>
      </w:r>
    </w:p>
    <w:p w14:paraId="16321820" w14:textId="77777777" w:rsidR="00E426B1" w:rsidRPr="00E426B1" w:rsidRDefault="00E426B1" w:rsidP="00E42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E426B1">
        <w:rPr>
          <w:rFonts w:asciiTheme="majorBidi" w:hAnsiTheme="majorBidi" w:cstheme="majorBidi"/>
          <w:sz w:val="24"/>
          <w:szCs w:val="24"/>
        </w:rPr>
        <w:t>factorial (n) = 1 * 2 * 3 * … * n;</w:t>
      </w:r>
    </w:p>
    <w:p w14:paraId="1AD44D5B" w14:textId="77777777" w:rsidR="00E426B1" w:rsidRPr="00E426B1" w:rsidRDefault="00E426B1" w:rsidP="00E42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E426B1">
        <w:rPr>
          <w:rFonts w:asciiTheme="majorBidi" w:hAnsiTheme="majorBidi" w:cstheme="majorBidi"/>
          <w:sz w:val="24"/>
          <w:szCs w:val="24"/>
        </w:rPr>
        <w:t>The above implementation may seem correct as it will produce correct results for all positive values of n but will fail if n = 0. As it can be seen that 1 is an output for two different factorials (i.e. 0 and 1).</w:t>
      </w:r>
    </w:p>
    <w:p w14:paraId="5DA86BB5" w14:textId="77777777" w:rsidR="00E426B1" w:rsidRPr="00E426B1" w:rsidRDefault="00E426B1" w:rsidP="00E42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E426B1">
        <w:rPr>
          <w:rFonts w:asciiTheme="majorBidi" w:hAnsiTheme="majorBidi" w:cstheme="majorBidi"/>
          <w:sz w:val="24"/>
          <w:szCs w:val="24"/>
        </w:rPr>
        <w:t xml:space="preserve">To sum it up, not only input and output domain should be considered when designing test case but specification, source code should also be considered. Considering information </w:t>
      </w:r>
      <w:r w:rsidRPr="00E426B1">
        <w:rPr>
          <w:rFonts w:asciiTheme="majorBidi" w:hAnsiTheme="majorBidi" w:cstheme="majorBidi"/>
          <w:sz w:val="24"/>
          <w:szCs w:val="24"/>
        </w:rPr>
        <w:lastRenderedPageBreak/>
        <w:t>from several sources will assist in providing complementary information required to design test cases.</w:t>
      </w:r>
    </w:p>
    <w:p w14:paraId="680B8CA6" w14:textId="12CF3BE6" w:rsidR="00801794" w:rsidRPr="00904B45" w:rsidRDefault="00904B45" w:rsidP="00904B45">
      <w:pPr>
        <w:spacing w:line="480" w:lineRule="auto"/>
        <w:jc w:val="both"/>
        <w:rPr>
          <w:rFonts w:asciiTheme="majorBidi" w:hAnsiTheme="majorBidi" w:cstheme="majorBidi"/>
          <w:sz w:val="24"/>
          <w:szCs w:val="24"/>
        </w:rPr>
      </w:pPr>
      <w:r w:rsidRPr="00904B45">
        <w:rPr>
          <w:rFonts w:asciiTheme="majorBidi" w:hAnsiTheme="majorBidi" w:cstheme="majorBidi"/>
          <w:sz w:val="24"/>
          <w:szCs w:val="24"/>
        </w:rPr>
        <w:t>Test</w:t>
      </w:r>
      <w:r>
        <w:rPr>
          <w:rFonts w:asciiTheme="majorBidi" w:hAnsiTheme="majorBidi" w:cstheme="majorBidi"/>
          <w:sz w:val="24"/>
          <w:szCs w:val="24"/>
        </w:rPr>
        <w:t xml:space="preserve"> data can be generated either by black box approach or white box approach. Below is the brief overview of the two methods.</w:t>
      </w:r>
    </w:p>
    <w:p w14:paraId="548FD07C" w14:textId="3DFE839A" w:rsidR="00C411E4" w:rsidRPr="00987C39" w:rsidRDefault="00C411E4" w:rsidP="00801794">
      <w:pPr>
        <w:pStyle w:val="Heading2"/>
        <w:numPr>
          <w:ilvl w:val="2"/>
          <w:numId w:val="25"/>
        </w:numPr>
      </w:pPr>
      <w:bookmarkStart w:id="309" w:name="_Toc506718117"/>
      <w:r w:rsidRPr="00987C39">
        <w:t>Test Case Design for Black Box Testing</w:t>
      </w:r>
      <w:bookmarkEnd w:id="309"/>
    </w:p>
    <w:p w14:paraId="2C3E118B" w14:textId="564CEBFC" w:rsidR="00C411E4" w:rsidRDefault="00C411E4" w:rsidP="00F01764">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A number of industries have adopted the black box test design techniques as their best practice. This helps them in saving lots of testing time and obtaining good test coverage. One good feature of black box test design techniques is that the knowledge of the internal structure of the </w:t>
      </w:r>
      <w:r w:rsidR="00F01764">
        <w:rPr>
          <w:rFonts w:asciiTheme="majorBidi" w:hAnsiTheme="majorBidi" w:cstheme="majorBidi"/>
          <w:sz w:val="24"/>
          <w:szCs w:val="24"/>
        </w:rPr>
        <w:t>artifact</w:t>
      </w:r>
      <w:r>
        <w:rPr>
          <w:rFonts w:asciiTheme="majorBidi" w:hAnsiTheme="majorBidi" w:cstheme="majorBidi"/>
          <w:sz w:val="24"/>
          <w:szCs w:val="24"/>
        </w:rPr>
        <w:t xml:space="preserve"> under test is not necessary. Test cases are derived from the requirement specification document and based on the expertise of the testers using the following test design techniques</w:t>
      </w:r>
      <w:r w:rsidR="000E2513">
        <w:rPr>
          <w:rFonts w:asciiTheme="majorBidi" w:hAnsiTheme="majorBidi" w:cstheme="majorBidi"/>
          <w:sz w:val="24"/>
          <w:szCs w:val="24"/>
        </w:rPr>
        <w:t xml:space="preserve"> </w:t>
      </w:r>
      <w:r w:rsidR="00B34C89">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"author" : [ { "dropping-particle" : "", "family" : "Pahwa", "given" : "Payal", "non-dropping-particle" : "", "parse-names" : false, "suffix" : "" } ], "id" : "ITEM-1", "issue" : "3", "issued" : { "date-parts" : [ [ "2015" ] ] }, "page" : "18-22", "title" : "Test Case Design using Black Box Testing Techniques for Data Mart", "type" : "article-journal", "volume" : "109" }, "uris" : [ "http://www.mendeley.com/documents/?uuid=fc30882f-93ce-435e-b49a-4f519ae329d7" ] } ], "mendeley" : { "formattedCitation" : "[26]", "plainTextFormattedCitation" : "[26]", "previouslyFormattedCitation" : "[26]" }, "properties" : { "noteIndex" : 0 }, "schema" : "https://github.com/citation-style-language/schema/raw/master/csl-citation.json" }</w:instrText>
      </w:r>
      <w:r w:rsidR="00B34C89">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[26]</w:t>
      </w:r>
      <w:r w:rsidR="00B34C89">
        <w:rPr>
          <w:rFonts w:asciiTheme="majorBidi" w:hAnsiTheme="majorBidi" w:cstheme="majorBidi"/>
          <w:sz w:val="24"/>
          <w:szCs w:val="24"/>
        </w:rPr>
        <w:fldChar w:fldCharType="end"/>
      </w:r>
      <w:r>
        <w:rPr>
          <w:rFonts w:asciiTheme="majorBidi" w:hAnsiTheme="majorBidi" w:cstheme="majorBidi"/>
          <w:sz w:val="24"/>
          <w:szCs w:val="24"/>
        </w:rPr>
        <w:t>:</w:t>
      </w:r>
    </w:p>
    <w:p w14:paraId="6433DBEF" w14:textId="77777777" w:rsidR="00C411E4" w:rsidRDefault="00C411E4" w:rsidP="00C411E4">
      <w:pPr>
        <w:pStyle w:val="ListParagraph"/>
        <w:numPr>
          <w:ilvl w:val="0"/>
          <w:numId w:val="20"/>
        </w:numPr>
        <w:spacing w:line="480" w:lineRule="auto"/>
        <w:rPr>
          <w:rFonts w:asciiTheme="majorBidi" w:hAnsiTheme="majorBidi" w:cstheme="majorBidi"/>
          <w:sz w:val="24"/>
          <w:szCs w:val="24"/>
        </w:rPr>
      </w:pPr>
      <w:r>
        <w:rPr>
          <w:rFonts w:asciiTheme="majorBidi" w:hAnsiTheme="majorBidi" w:cstheme="majorBidi"/>
          <w:sz w:val="24"/>
          <w:szCs w:val="24"/>
        </w:rPr>
        <w:t>Boundary Value Analysis:</w:t>
      </w:r>
    </w:p>
    <w:p w14:paraId="348942E1" w14:textId="77777777" w:rsidR="00C411E4" w:rsidRDefault="00C411E4" w:rsidP="00C411E4">
      <w:pPr>
        <w:pStyle w:val="ListParagraph"/>
        <w:numPr>
          <w:ilvl w:val="0"/>
          <w:numId w:val="20"/>
        </w:numPr>
        <w:spacing w:line="480" w:lineRule="auto"/>
        <w:rPr>
          <w:rFonts w:asciiTheme="majorBidi" w:hAnsiTheme="majorBidi" w:cstheme="majorBidi"/>
          <w:sz w:val="24"/>
          <w:szCs w:val="24"/>
        </w:rPr>
      </w:pPr>
      <w:r>
        <w:rPr>
          <w:rFonts w:asciiTheme="majorBidi" w:hAnsiTheme="majorBidi" w:cstheme="majorBidi"/>
          <w:sz w:val="24"/>
          <w:szCs w:val="24"/>
        </w:rPr>
        <w:t>Decision Table:</w:t>
      </w:r>
    </w:p>
    <w:p w14:paraId="10D79087" w14:textId="77777777" w:rsidR="00C411E4" w:rsidRDefault="00C411E4" w:rsidP="00C411E4">
      <w:pPr>
        <w:pStyle w:val="ListParagraph"/>
        <w:numPr>
          <w:ilvl w:val="0"/>
          <w:numId w:val="20"/>
        </w:numPr>
        <w:spacing w:line="480" w:lineRule="auto"/>
        <w:rPr>
          <w:rFonts w:asciiTheme="majorBidi" w:hAnsiTheme="majorBidi" w:cstheme="majorBidi"/>
          <w:sz w:val="24"/>
          <w:szCs w:val="24"/>
        </w:rPr>
      </w:pPr>
      <w:r>
        <w:rPr>
          <w:rFonts w:asciiTheme="majorBidi" w:hAnsiTheme="majorBidi" w:cstheme="majorBidi"/>
          <w:sz w:val="24"/>
          <w:szCs w:val="24"/>
        </w:rPr>
        <w:t>Equivalence Partitioning: This involves dividing the test conditions into groups. From each group, only one condition is tested with the assumption that each member of the same group behave similarly.</w:t>
      </w:r>
    </w:p>
    <w:p w14:paraId="38D035E7" w14:textId="77777777" w:rsidR="00C411E4" w:rsidRDefault="00C411E4" w:rsidP="00C411E4">
      <w:pPr>
        <w:pStyle w:val="ListParagraph"/>
        <w:numPr>
          <w:ilvl w:val="0"/>
          <w:numId w:val="20"/>
        </w:numPr>
        <w:spacing w:line="480" w:lineRule="auto"/>
        <w:rPr>
          <w:rFonts w:asciiTheme="majorBidi" w:hAnsiTheme="majorBidi" w:cstheme="majorBidi"/>
          <w:sz w:val="24"/>
          <w:szCs w:val="24"/>
        </w:rPr>
      </w:pPr>
      <w:r>
        <w:rPr>
          <w:rFonts w:asciiTheme="majorBidi" w:hAnsiTheme="majorBidi" w:cstheme="majorBidi"/>
          <w:sz w:val="24"/>
          <w:szCs w:val="24"/>
        </w:rPr>
        <w:t>Exploratory Testing:</w:t>
      </w:r>
    </w:p>
    <w:p w14:paraId="26B0B4DD" w14:textId="77777777" w:rsidR="00C411E4" w:rsidRDefault="00C411E4" w:rsidP="00C411E4">
      <w:pPr>
        <w:pStyle w:val="ListParagraph"/>
        <w:numPr>
          <w:ilvl w:val="0"/>
          <w:numId w:val="20"/>
        </w:numPr>
        <w:spacing w:line="480" w:lineRule="auto"/>
        <w:rPr>
          <w:rFonts w:asciiTheme="majorBidi" w:hAnsiTheme="majorBidi" w:cstheme="majorBidi"/>
          <w:sz w:val="24"/>
          <w:szCs w:val="24"/>
        </w:rPr>
      </w:pPr>
      <w:r>
        <w:rPr>
          <w:rFonts w:asciiTheme="majorBidi" w:hAnsiTheme="majorBidi" w:cstheme="majorBidi"/>
          <w:sz w:val="24"/>
          <w:szCs w:val="24"/>
        </w:rPr>
        <w:t>Error Guessing:</w:t>
      </w:r>
      <w:r>
        <w:rPr>
          <w:rFonts w:asciiTheme="majorBidi" w:hAnsiTheme="majorBidi" w:cstheme="majorBidi" w:hint="cs"/>
          <w:sz w:val="24"/>
          <w:szCs w:val="24"/>
          <w:rtl/>
        </w:rPr>
        <w:t xml:space="preserve"> </w:t>
      </w:r>
      <w:r>
        <w:rPr>
          <w:rFonts w:asciiTheme="majorBidi" w:hAnsiTheme="majorBidi" w:cstheme="majorBidi"/>
          <w:sz w:val="24"/>
          <w:szCs w:val="24"/>
        </w:rPr>
        <w:t xml:space="preserve"> Bugs are discovered in a software based on tester’s previous experience. For example, entering invalid values like entering alphabets in the numeric field, and submitting a form without entering values.</w:t>
      </w:r>
    </w:p>
    <w:p w14:paraId="641742DF" w14:textId="77777777" w:rsidR="00C411E4" w:rsidRPr="00B35554" w:rsidRDefault="00C411E4" w:rsidP="00C411E4">
      <w:pPr>
        <w:pStyle w:val="ListParagraph"/>
        <w:numPr>
          <w:ilvl w:val="0"/>
          <w:numId w:val="20"/>
        </w:numPr>
        <w:spacing w:line="480" w:lineRule="auto"/>
        <w:rPr>
          <w:rFonts w:asciiTheme="majorBidi" w:hAnsiTheme="majorBidi" w:cstheme="majorBidi"/>
          <w:sz w:val="24"/>
          <w:szCs w:val="24"/>
        </w:rPr>
      </w:pPr>
      <w:r>
        <w:rPr>
          <w:rFonts w:asciiTheme="majorBidi" w:hAnsiTheme="majorBidi" w:cstheme="majorBidi"/>
          <w:sz w:val="24"/>
          <w:szCs w:val="24"/>
        </w:rPr>
        <w:t>State Transition:</w:t>
      </w:r>
    </w:p>
    <w:p w14:paraId="6B6D54E1" w14:textId="2CDB5A90" w:rsidR="00C411E4" w:rsidRPr="00987C39" w:rsidRDefault="00C411E4" w:rsidP="00904B45">
      <w:pPr>
        <w:pStyle w:val="Heading2"/>
        <w:numPr>
          <w:ilvl w:val="2"/>
          <w:numId w:val="25"/>
        </w:numPr>
      </w:pPr>
      <w:bookmarkStart w:id="310" w:name="_Toc506718118"/>
      <w:r w:rsidRPr="00987C39">
        <w:t>Test Case Design for White Box Testing</w:t>
      </w:r>
      <w:bookmarkEnd w:id="310"/>
    </w:p>
    <w:p w14:paraId="5C5E1CD8" w14:textId="77777777" w:rsidR="00C411E4" w:rsidRPr="00F734FA" w:rsidRDefault="00C411E4" w:rsidP="00C411E4">
      <w:pPr>
        <w:spacing w:line="480" w:lineRule="auto"/>
        <w:jc w:val="both"/>
        <w:rPr>
          <w:rFonts w:asciiTheme="majorBidi" w:hAnsiTheme="majorBidi" w:cstheme="majorBidi"/>
          <w:sz w:val="24"/>
          <w:szCs w:val="24"/>
          <w:rtl/>
        </w:rPr>
      </w:pPr>
      <w:r>
        <w:rPr>
          <w:rFonts w:asciiTheme="majorBidi" w:hAnsiTheme="majorBidi" w:cstheme="majorBidi"/>
          <w:sz w:val="24"/>
          <w:szCs w:val="24"/>
        </w:rPr>
        <w:lastRenderedPageBreak/>
        <w:t>Most systems such as mission critical systems and components adopt white box testing techniques because of the attention to detail these techniques can offer. It is a well-known fact that an exhaustive (complete) testing is impossible and that testing cannot guarantee the absence of faults. As such, there is need to select a subset of test cases from all possible test cases that has the highest likelihood to detect as much faults as possible. This leads to test case design strategies. Each strategy depends on the scenario and the domain knowledge. Test case design can be obtained from the requirements of the program under test (i.e. its specification), informal description, set of scenarios (use cases), set of sequence diagrams, and state machine. It can also be obtained from the program itself, set of selection criteria, heuristics and experience. Program code is tested and executed (i.e. covered) using one of the following kinds of coverages: statement, path, (multiple-) condition, decision/branch, loop and definition –use (def-use) coverage.</w:t>
      </w:r>
    </w:p>
    <w:p w14:paraId="726E5AA1" w14:textId="77777777" w:rsidR="00E426B1" w:rsidRPr="00F734FA" w:rsidRDefault="00E426B1" w:rsidP="00E426B1">
      <w:pPr>
        <w:pStyle w:val="Heading2"/>
        <w:numPr>
          <w:ilvl w:val="2"/>
          <w:numId w:val="25"/>
        </w:numPr>
      </w:pPr>
      <w:bookmarkStart w:id="311" w:name="_Toc506718119"/>
      <w:r w:rsidRPr="008A0D48">
        <w:t>Test Data Generation Using Genetic Algorithms</w:t>
      </w:r>
      <w:bookmarkEnd w:id="311"/>
    </w:p>
    <w:p w14:paraId="0E97C1AF" w14:textId="4889E969" w:rsidR="00E426B1" w:rsidRPr="00F734FA" w:rsidRDefault="00E426B1" w:rsidP="00E42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Over the years, a number of researches have been conducted to generate test cases. The trend of research is now deflected towards generating automatic test data. This is an attempt to reduce the high cost of testing software manually and also to increase the reliability of the software </w:t>
      </w:r>
      <w:r w:rsidR="001828E5">
        <w:rPr>
          <w:rFonts w:asciiTheme="majorBidi" w:hAnsiTheme="majorBidi" w:cstheme="majorBidi"/>
          <w:sz w:val="24"/>
          <w:szCs w:val="24"/>
        </w:rPr>
        <w:t>artifact</w:t>
      </w:r>
      <w:r w:rsidRPr="00F734FA">
        <w:rPr>
          <w:rFonts w:asciiTheme="majorBidi" w:hAnsiTheme="majorBidi" w:cstheme="majorBidi"/>
          <w:sz w:val="24"/>
          <w:szCs w:val="24"/>
        </w:rPr>
        <w:t xml:space="preserve"> under test. This leads to the evolution of different approaches ranging from generating test cases from requirements, use cases, models or source codes applying different test objectives such as coverage criteria, with several different techniques and algorithms depending on the problem domain. Most of the researches are consider white-box approaches in which there is no need for any specifications, although the existence of specification can aid test case generation </w:t>
      </w:r>
      <w:r w:rsidRPr="00F734FA">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"10.1109/TSE.2011.93", "ISBN" : "9781605588230", "ISSN" : "00985589", "abstract" : "To assess the quality of test suites, mutation analysis seeds artificial defects (mutations) into programs; a nondetected mutation indicates a weakness in the test suite. We present an automated approach to generate unit tests that detect these mutations for object-oriented classes. This has two advantages: First, the resulting test suite is optimized toward finding defects modeled by mutation operators rather than covering code. Second, the state change caused by mutations induces oracles that precisely detect the mutants. Evaluated on 10 open source libraries, our ?TEST prototype generates test suites that find significantly more seeded defects than the original manually written test suites. Index", "author" : [ { "dropping-particle" : "", "family" : "Fraser", "given" : "Gordon", "non-dropping-particle" : "", "parse-names" : false, "suffix" : "" }, { "dropping-particle" : "", "family" : "Zeller", "given" : "Andreas", "non-dropping-particle" : "", "parse-names" : false, "suffix" : "" } ], "container-title" : "IEEE Transactions on Software Engineering", "id" : "ITEM-1", "issue" : "2", "issued" : { "date-parts" : [ [ "2012" ] ] }, "page" : "278-292", "title" : "Mutation-driven generation of unit tests and oracles", "type" : "article-journal", "volume" : "38" }, "uris" : [ "http://www.mendeley.com/documents/?uuid=2d3fabb9-3d47-4d10-baa6-f2e1a3f3fac3" ] } ], "mendeley" : { "formattedCitation" : "[27]", "plainTextFormattedCitation" : "[27]", "previouslyFormattedCitation" : "[27]" }, "properties" : { "noteIndex" : 0 }, "schema" : "https://github.com/citation-style-language/schema/raw/master/csl-citation.json" }</w:instrText>
      </w:r>
      <w:r w:rsidRPr="00F734FA">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[27]</w:t>
      </w:r>
      <w:r w:rsidRPr="00F734FA">
        <w:rPr>
          <w:rFonts w:asciiTheme="majorBidi" w:hAnsiTheme="majorBidi" w:cstheme="majorBidi"/>
          <w:sz w:val="24"/>
          <w:szCs w:val="24"/>
        </w:rPr>
        <w:fldChar w:fldCharType="end"/>
      </w:r>
      <w:r w:rsidRPr="00F734FA">
        <w:rPr>
          <w:rFonts w:asciiTheme="majorBidi" w:hAnsiTheme="majorBidi" w:cstheme="majorBidi"/>
          <w:sz w:val="24"/>
          <w:szCs w:val="24"/>
        </w:rPr>
        <w:t>.</w:t>
      </w:r>
    </w:p>
    <w:p w14:paraId="6EEE1F54" w14:textId="50B1E4FF" w:rsidR="00E426B1" w:rsidRPr="00F734FA" w:rsidRDefault="00E426B1" w:rsidP="0008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lastRenderedPageBreak/>
        <w:t>Over time, the process of generating test cases had been automatically carried out. This can be broadly divided into three different categories: random, static and dynamic.</w:t>
      </w:r>
    </w:p>
    <w:p w14:paraId="4034C1AB" w14:textId="77777777" w:rsidR="00E426B1" w:rsidRPr="00F734FA" w:rsidRDefault="00E426B1" w:rsidP="00E42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Although, random test data generation process is not difficult to automate, it stands the chance of creating too much number of test data or may fail to find test data that is capable of satisfying a test requirement. This is as a result the necessary information concerning the test requirement not incorporated into the process of generation.</w:t>
      </w:r>
    </w:p>
    <w:p w14:paraId="06134F2F" w14:textId="5E4475E7" w:rsidR="00E426B1" w:rsidRPr="00F734FA" w:rsidRDefault="00E426B1" w:rsidP="00C56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Static generation cannot be automated because it does not require the program execution. A typical example of static technique is the symbolic execution. It is done by navigating a Control Flow Graph (CFG) of a program and in terms of the input variables</w:t>
      </w:r>
      <w:r w:rsidR="00502710">
        <w:rPr>
          <w:rFonts w:asciiTheme="majorBidi" w:hAnsiTheme="majorBidi" w:cstheme="majorBidi"/>
          <w:sz w:val="24"/>
          <w:szCs w:val="24"/>
        </w:rPr>
        <w:t>, which</w:t>
      </w:r>
      <w:r w:rsidRPr="00F734FA">
        <w:rPr>
          <w:rFonts w:asciiTheme="majorBidi" w:hAnsiTheme="majorBidi" w:cstheme="majorBidi"/>
          <w:sz w:val="24"/>
          <w:szCs w:val="24"/>
        </w:rPr>
        <w:t xml:space="preserve"> constructs the internal variables for the desired path. A number of constraints are established by the branches in the code. Solving these constraints results to the required test data.</w:t>
      </w:r>
      <w:r w:rsidR="00C56083">
        <w:rPr>
          <w:rFonts w:asciiTheme="majorBidi" w:hAnsiTheme="majorBidi" w:cstheme="majorBidi"/>
          <w:sz w:val="24"/>
          <w:szCs w:val="24"/>
        </w:rPr>
        <w:t xml:space="preserve"> </w:t>
      </w:r>
      <w:r w:rsidRPr="00F734FA">
        <w:rPr>
          <w:rFonts w:asciiTheme="majorBidi" w:hAnsiTheme="majorBidi" w:cstheme="majorBidi"/>
          <w:sz w:val="24"/>
          <w:szCs w:val="24"/>
        </w:rPr>
        <w:t>Dynamic generation of test data is different from static techniques in the sense that it requires the execution of the program which leads to a directed search for test</w:t>
      </w:r>
      <w:r w:rsidR="00C56083">
        <w:rPr>
          <w:rFonts w:asciiTheme="majorBidi" w:hAnsiTheme="majorBidi" w:cstheme="majorBidi"/>
          <w:sz w:val="24"/>
          <w:szCs w:val="24"/>
        </w:rPr>
        <w:t>.</w:t>
      </w:r>
    </w:p>
    <w:p w14:paraId="2DD17EE3" w14:textId="77777777" w:rsidR="00E426B1" w:rsidRPr="00F734FA" w:rsidRDefault="00E426B1" w:rsidP="00E42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Many researchers applied optimization techniques to automate and generate test data. This is facilitated not only by the fact that a substantial number of testing problems can be formulated as search problem, but also because they can be formulated as optimization problems.</w:t>
      </w:r>
    </w:p>
    <w:p w14:paraId="58FDA8E0" w14:textId="437ABEC4" w:rsidR="00E426B1" w:rsidRPr="00F734FA" w:rsidRDefault="00E426B1" w:rsidP="00E42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Applying metaheuristic techniques like Genetic Algorithms to generate test data in software testing, the inputs are optimized based on certain criteria. In that regard, software testing is seen as an optimization problem. Before achieving the conversion of software testing into optimization problem, software metrics that are to be optimized should be defined or chosen. The metrics should have direct or indirect measurability from the </w:t>
      </w:r>
      <w:r w:rsidRPr="00F734FA">
        <w:rPr>
          <w:rFonts w:asciiTheme="majorBidi" w:hAnsiTheme="majorBidi" w:cstheme="majorBidi"/>
          <w:sz w:val="24"/>
          <w:szCs w:val="24"/>
        </w:rPr>
        <w:lastRenderedPageBreak/>
        <w:t>software. In white box testing, possible metrics can be test coverage metric: code, condition, or path coverage. But in black-box testing, the metrics to be optimized could be error based; for example</w:t>
      </w:r>
      <w:r>
        <w:rPr>
          <w:rFonts w:asciiTheme="majorBidi" w:hAnsiTheme="majorBidi" w:cstheme="majorBidi"/>
          <w:sz w:val="24"/>
          <w:szCs w:val="24"/>
        </w:rPr>
        <w:t>,</w:t>
      </w:r>
      <w:r w:rsidRPr="00F734FA">
        <w:rPr>
          <w:rFonts w:asciiTheme="majorBidi" w:hAnsiTheme="majorBidi" w:cstheme="majorBidi"/>
          <w:sz w:val="24"/>
          <w:szCs w:val="24"/>
        </w:rPr>
        <w:t xml:space="preserve"> amount of warnings, calculation or rounding errors, leakage of memory, etc., or temporal based e.g. best or worst execution times or response times (B/WCET)</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"author" : [ { "dropping-particle" : "", "family" : "Mantere", "given" : "Timo", "non-dropping-particle" : "", "parse-names" : false, "suffix" : "" } ], "container-title" : "Acta Wasaensia", "id" : "ITEM-1", "issued" : { "date-parts" : [ [ "2003" ] ] }, "page" : "151", "title" : "Automatic software testing by Genetic Algorithms", "type" : "article", "volume" : "112" }, "uris" : [ "http://www.mendeley.com/documents/?uuid=c4a60bde-0c91-4b64-b870-04e91b0ee071" ] } ], "mendeley" : { "formattedCitation" : "[28]", "plainTextFormattedCitation" : "[28]", "previouslyFormattedCitation" : "[28]"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[28]</w:t>
      </w:r>
      <w:r>
        <w:rPr>
          <w:rFonts w:asciiTheme="majorBidi" w:hAnsiTheme="majorBidi" w:cstheme="majorBidi"/>
          <w:sz w:val="24"/>
          <w:szCs w:val="24"/>
        </w:rPr>
        <w:fldChar w:fldCharType="end"/>
      </w:r>
      <w:r w:rsidRPr="00F734FA">
        <w:rPr>
          <w:rFonts w:asciiTheme="majorBidi" w:hAnsiTheme="majorBidi" w:cstheme="majorBidi"/>
          <w:sz w:val="24"/>
          <w:szCs w:val="24"/>
        </w:rPr>
        <w:t xml:space="preserve">. </w:t>
      </w:r>
    </w:p>
    <w:p w14:paraId="5A415F72" w14:textId="77777777" w:rsidR="00E426B1" w:rsidRPr="00F734FA" w:rsidRDefault="00E426B1" w:rsidP="00E42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In black-box testing, it is not the tester’s problem to detect what causes the unexpected output because the tester is to test the given software as well as possible and report as clearly as possible what has been obtained to the programmer. It is now the responsibility of software developers to search, inspect and fix the erroneous code lines. </w:t>
      </w:r>
    </w:p>
    <w:p w14:paraId="2329D016" w14:textId="77777777" w:rsidR="00C411E4" w:rsidRPr="00E426B1" w:rsidRDefault="00C411E4" w:rsidP="00E426B1">
      <w:pPr>
        <w:pStyle w:val="Heading2"/>
        <w:numPr>
          <w:ilvl w:val="2"/>
          <w:numId w:val="25"/>
        </w:numPr>
      </w:pPr>
      <w:bookmarkStart w:id="312" w:name="_Toc506718120"/>
      <w:r w:rsidRPr="00E426B1">
        <w:t>Test Case Generation and some assumptions: Test case planning</w:t>
      </w:r>
      <w:bookmarkEnd w:id="312"/>
    </w:p>
    <w:p w14:paraId="1620A666" w14:textId="61EDB6AE" w:rsidR="00C411E4" w:rsidRPr="00F734FA" w:rsidRDefault="006718CA" w:rsidP="009D6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Style w:val="CommentReference"/>
        </w:rPr>
        <w:commentReference w:id="313"/>
      </w:r>
      <w:r w:rsidR="00374646">
        <w:rPr>
          <w:rStyle w:val="CommentReference"/>
        </w:rPr>
        <w:commentReference w:id="314"/>
      </w:r>
      <w:r w:rsidR="00C411E4" w:rsidRPr="00F734FA">
        <w:rPr>
          <w:rFonts w:asciiTheme="majorBidi" w:hAnsiTheme="majorBidi" w:cstheme="majorBidi"/>
          <w:sz w:val="24"/>
          <w:szCs w:val="24"/>
        </w:rPr>
        <w:t>One of the most important and foremost step</w:t>
      </w:r>
      <w:r w:rsidR="00C37749">
        <w:rPr>
          <w:rFonts w:asciiTheme="majorBidi" w:hAnsiTheme="majorBidi" w:cstheme="majorBidi"/>
          <w:sz w:val="24"/>
          <w:szCs w:val="24"/>
        </w:rPr>
        <w:t>s</w:t>
      </w:r>
      <w:r w:rsidR="00C411E4" w:rsidRPr="00F734FA">
        <w:rPr>
          <w:rFonts w:asciiTheme="majorBidi" w:hAnsiTheme="majorBidi" w:cstheme="majorBidi"/>
          <w:sz w:val="24"/>
          <w:szCs w:val="24"/>
        </w:rPr>
        <w:t xml:space="preserve"> in black-box test planning is the validation of the specification. A </w:t>
      </w:r>
      <w:r w:rsidR="009D6C4E">
        <w:rPr>
          <w:rFonts w:asciiTheme="majorBidi" w:hAnsiTheme="majorBidi" w:cstheme="majorBidi"/>
          <w:sz w:val="24"/>
          <w:szCs w:val="24"/>
        </w:rPr>
        <w:t>quite</w:t>
      </w:r>
      <w:r w:rsidR="009D6C4E" w:rsidRPr="00F734FA">
        <w:rPr>
          <w:rFonts w:asciiTheme="majorBidi" w:hAnsiTheme="majorBidi" w:cstheme="majorBidi"/>
          <w:sz w:val="24"/>
          <w:szCs w:val="24"/>
        </w:rPr>
        <w:t xml:space="preserve"> </w:t>
      </w:r>
      <w:r w:rsidR="00C411E4" w:rsidRPr="00F734FA">
        <w:rPr>
          <w:rFonts w:asciiTheme="majorBidi" w:hAnsiTheme="majorBidi" w:cstheme="majorBidi"/>
          <w:sz w:val="24"/>
          <w:szCs w:val="24"/>
        </w:rPr>
        <w:t>large percentage of system errors can be attributed to mis-interpretation of the specification. In most cases, there is (at least an) omission in the specification and so we cannot simply reach a conclusion that the specifications are correct and complete the way they are presented. For example, in triangle classification problem, it is not usually stated whether or not negative triangles are allowed. In other words, should the result of a test case of a triangle with sides -7, -9, and -7 respectively be ‘isosceles’ or ‘error’? This may depend on the users of the system. For instance</w:t>
      </w:r>
      <w:r w:rsidR="00C411E4">
        <w:rPr>
          <w:rFonts w:asciiTheme="majorBidi" w:hAnsiTheme="majorBidi" w:cstheme="majorBidi"/>
          <w:sz w:val="24"/>
          <w:szCs w:val="24"/>
        </w:rPr>
        <w:t>,</w:t>
      </w:r>
      <w:r w:rsidR="00C411E4" w:rsidRPr="00F734FA">
        <w:rPr>
          <w:rFonts w:asciiTheme="majorBidi" w:hAnsiTheme="majorBidi" w:cstheme="majorBidi"/>
          <w:sz w:val="24"/>
          <w:szCs w:val="24"/>
        </w:rPr>
        <w:t xml:space="preserve"> if PhD Mathematicians are the users of the system, triangles with negative sides or even unreal (complex number) sides may be allowed but if the system is designed for fourth graders, negative triangles could be regarded as an invalid triangle. This introduces uncertainty which needs to be resolved before test case planning can be completed. Therefore, there is need to make clear assumptions in order to make distinct the set of test cases that are needed since the test </w:t>
      </w:r>
      <w:r w:rsidR="00C411E4" w:rsidRPr="00F734FA">
        <w:rPr>
          <w:rFonts w:asciiTheme="majorBidi" w:hAnsiTheme="majorBidi" w:cstheme="majorBidi"/>
          <w:sz w:val="24"/>
          <w:szCs w:val="24"/>
        </w:rPr>
        <w:lastRenderedPageBreak/>
        <w:t>cases would highly depend on the assumptions made. Again, there is need for the documentation of the assumptions because any undocumented assumption is a dangerous one and can get testers into big trouble.</w:t>
      </w:r>
    </w:p>
    <w:p w14:paraId="3ED25A92" w14:textId="46A8BF8A" w:rsidR="00C411E4" w:rsidRPr="00F734FA" w:rsidRDefault="00C411E4" w:rsidP="00F45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While implementing Genetic Algorithm, Java has advantages of ease to use when it comes to image handling procedures. However, it may not be the best w</w:t>
      </w:r>
      <w:r w:rsidR="00F452C0">
        <w:rPr>
          <w:rFonts w:asciiTheme="majorBidi" w:hAnsiTheme="majorBidi" w:cstheme="majorBidi"/>
          <w:sz w:val="24"/>
          <w:szCs w:val="24"/>
        </w:rPr>
        <w:t xml:space="preserve">hen it comes to execution speed </w:t>
      </w:r>
      <w:r w:rsidR="00F452C0">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"author" : [ { "dropping-particle" : "", "family" : "Mantere", "given" : "Timo", "non-dropping-particle" : "", "parse-names" : false, "suffix" : "" } ], "container-title" : "Acta Wasaensia", "id" : "ITEM-1", "issued" : { "date-parts" : [ [ "2003" ] ] }, "page" : "151", "title" : "Automatic software testing by Genetic Algorithms", "type" : "article", "volume" : "112" }, "uris" : [ "http://www.mendeley.com/documents/?uuid=c4a60bde-0c91-4b64-b870-04e91b0ee071" ] } ], "mendeley" : { "formattedCitation" : "[28]", "plainTextFormattedCitation" : "[28]", "previouslyFormattedCitation" : "[28]" }, "properties" : { "noteIndex" : 0 }, "schema" : "https://github.com/citation-style-language/schema/raw/master/csl-citation.json" }</w:instrText>
      </w:r>
      <w:r w:rsidR="00F452C0">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[28]</w:t>
      </w:r>
      <w:r w:rsidR="00F452C0">
        <w:rPr>
          <w:rFonts w:asciiTheme="majorBidi" w:hAnsiTheme="majorBidi" w:cstheme="majorBidi"/>
          <w:sz w:val="24"/>
          <w:szCs w:val="24"/>
        </w:rPr>
        <w:fldChar w:fldCharType="end"/>
      </w:r>
      <w:r w:rsidRPr="00F734FA">
        <w:rPr>
          <w:rFonts w:asciiTheme="majorBidi" w:hAnsiTheme="majorBidi" w:cstheme="majorBidi"/>
          <w:sz w:val="24"/>
          <w:szCs w:val="24"/>
        </w:rPr>
        <w:t>.</w:t>
      </w:r>
    </w:p>
    <w:p w14:paraId="26E9573A" w14:textId="77777777" w:rsidR="00C411E4" w:rsidRPr="00F734FA"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p>
    <w:p w14:paraId="60C40AC9" w14:textId="77777777" w:rsidR="00C411E4" w:rsidRPr="00F734FA"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p>
    <w:p w14:paraId="5BDE9C22" w14:textId="77777777" w:rsidR="00C411E4" w:rsidRPr="00F734FA"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p>
    <w:p w14:paraId="06189966" w14:textId="77777777" w:rsidR="00C411E4" w:rsidRPr="00F734FA" w:rsidRDefault="00C411E4" w:rsidP="00C411E4">
      <w:pPr>
        <w:spacing w:line="480" w:lineRule="auto"/>
        <w:rPr>
          <w:rFonts w:asciiTheme="majorBidi" w:hAnsiTheme="majorBidi" w:cstheme="majorBidi"/>
          <w:b/>
          <w:bCs/>
          <w:sz w:val="24"/>
          <w:szCs w:val="24"/>
        </w:rPr>
      </w:pPr>
      <w:r w:rsidRPr="00F734FA">
        <w:rPr>
          <w:rFonts w:asciiTheme="majorBidi" w:hAnsiTheme="majorBidi" w:cstheme="majorBidi"/>
          <w:b/>
          <w:bCs/>
          <w:sz w:val="24"/>
          <w:szCs w:val="24"/>
        </w:rPr>
        <w:br w:type="page"/>
      </w:r>
    </w:p>
    <w:p w14:paraId="78C197BF" w14:textId="43C2767D" w:rsidR="00C411E4" w:rsidRPr="00F734FA" w:rsidRDefault="00C411E4" w:rsidP="00C411E4">
      <w:pPr>
        <w:pStyle w:val="Heading1"/>
        <w:jc w:val="center"/>
      </w:pPr>
      <w:bookmarkStart w:id="315" w:name="_CHAPTER_THREE"/>
      <w:bookmarkStart w:id="316" w:name="_Ref506194957"/>
      <w:bookmarkStart w:id="317" w:name="_Toc506718121"/>
      <w:bookmarkEnd w:id="315"/>
      <w:r w:rsidRPr="00F734FA">
        <w:lastRenderedPageBreak/>
        <w:t xml:space="preserve">CHAPTER </w:t>
      </w:r>
      <w:r w:rsidR="00E426B1">
        <w:t>THREE</w:t>
      </w:r>
      <w:bookmarkEnd w:id="316"/>
      <w:bookmarkEnd w:id="317"/>
    </w:p>
    <w:p w14:paraId="35E77558" w14:textId="77777777" w:rsidR="00C411E4" w:rsidRPr="00F734FA" w:rsidRDefault="00C411E4" w:rsidP="00C411E4">
      <w:pPr>
        <w:pStyle w:val="Heading1"/>
        <w:jc w:val="center"/>
      </w:pPr>
      <w:bookmarkStart w:id="318" w:name="_Toc506382004"/>
      <w:bookmarkStart w:id="319" w:name="_Toc506449774"/>
      <w:bookmarkStart w:id="320" w:name="_Toc506718122"/>
      <w:r w:rsidRPr="00F734FA">
        <w:t>LITERATURE REVIEW</w:t>
      </w:r>
      <w:bookmarkEnd w:id="318"/>
      <w:bookmarkEnd w:id="319"/>
      <w:bookmarkEnd w:id="320"/>
    </w:p>
    <w:p w14:paraId="4EE00D16" w14:textId="70D4DDBD" w:rsidR="00E426B1" w:rsidRPr="007C4F6B" w:rsidRDefault="00C411E4" w:rsidP="00E426B1">
      <w:pPr>
        <w:pStyle w:val="Heading2"/>
        <w:numPr>
          <w:ilvl w:val="0"/>
          <w:numId w:val="35"/>
        </w:numPr>
      </w:pPr>
      <w:bookmarkStart w:id="321" w:name="_Toc506718123"/>
      <w:r w:rsidRPr="007C4F6B">
        <w:t>Introduction</w:t>
      </w:r>
      <w:bookmarkEnd w:id="321"/>
    </w:p>
    <w:p w14:paraId="508033F5" w14:textId="77777777" w:rsidR="00C411E4" w:rsidRPr="00F734FA"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A number of researches have been conducted to address the test case generation problem. Test cases are being generated using different approaches. Some researches focus on applying mutation analysis, some use genetic algorithm to generate tests while few utilized the combination of both mutation analysis and genetic algorithm</w:t>
      </w:r>
      <w:r>
        <w:rPr>
          <w:rFonts w:asciiTheme="majorBidi" w:hAnsiTheme="majorBidi" w:cstheme="majorBidi"/>
          <w:sz w:val="24"/>
          <w:szCs w:val="24"/>
        </w:rPr>
        <w:t>,</w:t>
      </w:r>
      <w:r w:rsidRPr="00F734FA">
        <w:rPr>
          <w:rFonts w:asciiTheme="majorBidi" w:hAnsiTheme="majorBidi" w:cstheme="majorBidi"/>
          <w:sz w:val="24"/>
          <w:szCs w:val="24"/>
        </w:rPr>
        <w:t xml:space="preserve"> among others. Below is the review of some of the related works that are considered important in respect of the test cases generation techniques</w:t>
      </w:r>
      <w:r>
        <w:rPr>
          <w:rFonts w:asciiTheme="majorBidi" w:hAnsiTheme="majorBidi" w:cstheme="majorBidi"/>
          <w:sz w:val="24"/>
          <w:szCs w:val="24"/>
        </w:rPr>
        <w:t xml:space="preserve"> using genetic algorithm, mutation testing and search-based mutation testing</w:t>
      </w:r>
      <w:r w:rsidRPr="00F734FA">
        <w:rPr>
          <w:rFonts w:asciiTheme="majorBidi" w:hAnsiTheme="majorBidi" w:cstheme="majorBidi"/>
          <w:sz w:val="24"/>
          <w:szCs w:val="24"/>
        </w:rPr>
        <w:t>.</w:t>
      </w:r>
      <w:r>
        <w:rPr>
          <w:rFonts w:asciiTheme="majorBidi" w:hAnsiTheme="majorBidi" w:cstheme="majorBidi"/>
          <w:sz w:val="24"/>
          <w:szCs w:val="24"/>
        </w:rPr>
        <w:t xml:space="preserve"> In this chapter, a comparison framework is presented to identify the strengths and drawbacks of the several different test data generation techniques with/without mutation testing after presenting the summarized discussion on some of the existing works in the field. Most of the search based techniques were applied to mutation analysis in order to optimize either mutants or test cases or both. Mutants optimization can be reduction of the number of mutants, which can be a good representative of the entire mutants or identifying and eliminating equivalent mutants. Test cases can be optimized by reducing the number of test cases or increasing the effectiveness of the test cases as a whole. A list of M.Sc. and PhD theses is also documented to detect some of the research gaps in the field of mutation-based evolutionary test data generation. </w:t>
      </w:r>
    </w:p>
    <w:p w14:paraId="6156143F" w14:textId="3E0CDAA7" w:rsidR="00C411E4" w:rsidRPr="00AB4380" w:rsidRDefault="00C411E4" w:rsidP="00E426B1">
      <w:pPr>
        <w:pStyle w:val="Heading2"/>
        <w:numPr>
          <w:ilvl w:val="0"/>
          <w:numId w:val="35"/>
        </w:numPr>
      </w:pPr>
      <w:bookmarkStart w:id="322" w:name="_Toc506718124"/>
      <w:r w:rsidRPr="00AB4380">
        <w:t>Genetic Algorithms</w:t>
      </w:r>
      <w:r>
        <w:t xml:space="preserve"> Based Test Case Generation</w:t>
      </w:r>
      <w:bookmarkEnd w:id="322"/>
    </w:p>
    <w:p w14:paraId="3E539159"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lastRenderedPageBreak/>
        <w:t>A number of techniques have been used to generate test cases while carrying out mutation testing.</w:t>
      </w:r>
    </w:p>
    <w:p w14:paraId="26FBE2B8" w14:textId="2F9A3B0C" w:rsidR="00C411E4" w:rsidRPr="00F734FA" w:rsidRDefault="00C411E4" w:rsidP="003746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In recent years, researchers have been exploring researches in Genetic Algorithm (GA) theory and applications. It is used in solving many problems while efforts have been made to improve the performance of G</w:t>
      </w:r>
      <w:r>
        <w:rPr>
          <w:rFonts w:asciiTheme="majorBidi" w:hAnsiTheme="majorBidi" w:cstheme="majorBidi"/>
          <w:sz w:val="24"/>
          <w:szCs w:val="24"/>
        </w:rPr>
        <w:t>A</w:t>
      </w:r>
      <w:r w:rsidRPr="00F734FA">
        <w:rPr>
          <w:rFonts w:asciiTheme="majorBidi" w:hAnsiTheme="majorBidi" w:cstheme="majorBidi"/>
          <w:sz w:val="24"/>
          <w:szCs w:val="24"/>
        </w:rPr>
        <w:t xml:space="preserve">s especially in applications to solve optimization problems. In order to apply a GA to solve a particular problem, some factors are exceptionally crucial to be considered; such as identification of the object(s), problem representation, design of a GA and interpretation of the search results to the solution </w:t>
      </w:r>
      <w:r w:rsidRPr="00F734FA">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"author" : [ { "dropping-particle" : "", "family" : "Hang", "given" : "Cheng Wei", "non-dropping-particle" : "", "parse-names" : false, "suffix" : "" }, { "dropping-particle" : "", "family" : "Cheung", "given" : "Yen", "non-dropping-particle" : "", "parse-names" : false, "suffix" : "" } ], "id" : "ITEM-1", "issued" : { "date-parts" : [ [ "2003" ] ] }, "page" : "839-848", "title" : "Using a GA Adaptor in Multi-applications", "type" : "article-journal" }, "uris" : [ "http://www.mendeley.com/documents/?uuid=0c6995cb-064f-4d64-9390-6e30cc3d0e89" ] } ], "mendeley" : { "formattedCitation" : "[29]", "plainTextFormattedCitation" : "[29]", "previouslyFormattedCitation" : "[29]" }, "properties" : { "noteIndex" : 0 }, "schema" : "https://github.com/citation-style-language/schema/raw/master/csl-citation.json" }</w:instrText>
      </w:r>
      <w:r w:rsidRPr="00F734FA">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[29]</w:t>
      </w:r>
      <w:r w:rsidRPr="00F734FA">
        <w:rPr>
          <w:rFonts w:asciiTheme="majorBidi" w:hAnsiTheme="majorBidi" w:cstheme="majorBidi"/>
          <w:sz w:val="24"/>
          <w:szCs w:val="24"/>
        </w:rPr>
        <w:fldChar w:fldCharType="end"/>
      </w:r>
      <w:r w:rsidRPr="00F734FA">
        <w:rPr>
          <w:rFonts w:asciiTheme="majorBidi" w:hAnsiTheme="majorBidi" w:cstheme="majorBidi"/>
          <w:sz w:val="24"/>
          <w:szCs w:val="24"/>
        </w:rPr>
        <w:t xml:space="preserve">. Each GA is designed taking into consideration the nature of the problem.  This makes the GA to have different input values, input formats and even data structures. A quite number of researches have focused on applying </w:t>
      </w:r>
      <w:r w:rsidR="00374646">
        <w:rPr>
          <w:rFonts w:asciiTheme="majorBidi" w:hAnsiTheme="majorBidi" w:cstheme="majorBidi"/>
          <w:sz w:val="24"/>
          <w:szCs w:val="24"/>
        </w:rPr>
        <w:t>GA</w:t>
      </w:r>
      <w:r w:rsidRPr="00F734FA">
        <w:rPr>
          <w:rFonts w:asciiTheme="majorBidi" w:hAnsiTheme="majorBidi" w:cstheme="majorBidi"/>
          <w:sz w:val="24"/>
          <w:szCs w:val="24"/>
        </w:rPr>
        <w:t xml:space="preserve"> to generate test cases for testing software </w:t>
      </w:r>
      <w:r w:rsidR="001828E5">
        <w:rPr>
          <w:rFonts w:asciiTheme="majorBidi" w:hAnsiTheme="majorBidi" w:cstheme="majorBidi"/>
          <w:sz w:val="24"/>
          <w:szCs w:val="24"/>
        </w:rPr>
        <w:t>artifact</w:t>
      </w:r>
      <w:r w:rsidRPr="00F734FA">
        <w:rPr>
          <w:rFonts w:asciiTheme="majorBidi" w:hAnsiTheme="majorBidi" w:cstheme="majorBidi"/>
          <w:sz w:val="24"/>
          <w:szCs w:val="24"/>
        </w:rPr>
        <w:t>s. Some of them are as follows:</w:t>
      </w:r>
    </w:p>
    <w:p w14:paraId="28356916" w14:textId="366F1619" w:rsidR="00C411E4" w:rsidRPr="00F734FA"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DeMillo and Offutt </w:t>
      </w:r>
      <w:r w:rsidRPr="00F734FA">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"10.1109/32.92910", "ISSN" : "0098-5589", "abstract" : "A novel technique for automatically generating test data is presented. The technique is based on mutation analysis and creates test data that approximate relative adequacy. It is a fault-based technique that uses algebraic constraints to describe test cases designed to find particular types of faults. A set of tools (collectively called Godzilla) that automatically generates constraints and solves them to create test cases for unit and module testing has been implemented. Godzilla has been integrated with the Mothra testing system and has been used as an effective way to generate test data that kill program mutants. The authors present an initial list of constraints and discuss some of the problems that have been solved to develop the complete implementation of the technique", "author" : [ { "dropping-particle" : "", "family" : "Demillo", "given" : "Richard A", "non-dropping-particle" : "", "parse-names" : false, "suffix" : "" }, { "dropping-particle" : "", "family" : "Offutt", "given" : "A.J. Jefferson", "non-dropping-particle" : "", "parse-names" : false, "suffix" : "" }, { "dropping-particle" : "", "family" : "DeMilli", "given" : "R.A.", "non-dropping-particle" : "", "parse-names" : false, "suffix" : "" }, { "dropping-particle" : "", "family" : "Offutt", "given" : "A.J. Jefferson", "non-dropping-particle" : "", "parse-names" : false, "suffix" : "" } ], "container-title" : "IEEE Transactions on Software Engineering", "id" : "ITEM-1", "issue" : "9", "issued" : { "date-parts" : [ [ "1991" ] ] }, "page" : "900-910", "title" : "Constraint-based automatic test data generation", "type" : "article-journal", "volume" : "17" }, "uris" : [ "http://www.mendeley.com/documents/?uuid=56748096-b2ac-4539-9a4b-723742d8c1b2" ] } ], "mendeley" : { "formattedCitation" : "[30]", "plainTextFormattedCitation" : "[30]", "previouslyFormattedCitation" : "[30]" }, "properties" : { "noteIndex" : 0 }, "schema" : "https://github.com/citation-style-language/schema/raw/master/csl-citation.json" }</w:instrText>
      </w:r>
      <w:r w:rsidRPr="00F734FA">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[30]</w:t>
      </w:r>
      <w:r w:rsidRPr="00F734FA">
        <w:rPr>
          <w:rFonts w:asciiTheme="majorBidi" w:hAnsiTheme="majorBidi" w:cstheme="majorBidi"/>
          <w:sz w:val="24"/>
          <w:szCs w:val="24"/>
        </w:rPr>
        <w:fldChar w:fldCharType="end"/>
      </w:r>
      <w:r w:rsidRPr="00F734FA">
        <w:rPr>
          <w:rFonts w:asciiTheme="majorBidi" w:hAnsiTheme="majorBidi" w:cstheme="majorBidi"/>
          <w:sz w:val="24"/>
          <w:szCs w:val="24"/>
        </w:rPr>
        <w:t xml:space="preserve"> proposed a fault-based technique that applies algebraic constraints to describe test case to uncover fault categories. They implemented their technique in a tool called Godzilla, which generates constraints and solve them automatically. The tool is used to carry out both unit and module testing. It is integrated with the Mothra testing system.</w:t>
      </w:r>
    </w:p>
    <w:p w14:paraId="240D4C55" w14:textId="04436285"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Lin and Yeh </w:t>
      </w:r>
      <w:r w:rsidRPr="00F734FA">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"10.1016/S0020-0255(00)00093-1", "ISSN" : "00200255", "abstract" : "Genetic algorithms (GAs) are inspired by Darwin's the survival of the fittest theory. This paper discusses a genetic algorithm that can automatically generate test cases to test a selected path. This algorithm takes a selected path as a target and executes sequences of operators iteratively for test cases to evolve. The evolved test case will lead the program execution to achieve the target path. To determine which test cases should survive to produce the next generation of fitter test cases, a metric named normalized extended Hamming distance (NEHD, which is used to determine whether the final test case is found) is developed. Based on NEHD, a fitness function named SIMILARITY is defined to determine which test cases should survive if the final test case has not been found. Even when there are loops in the target path, SIMILARITY can help the algorithm to lead the execution to flow along the target path.", "author" : [ { "dropping-particle" : "", "family" : "Lin", "given" : "Jin-Cherng", "non-dropping-particle" : "", "parse-names" : false, "suffix" : "" }, { "dropping-particle" : "", "family" : "Yeh", "given" : "Pu-Lin", "non-dropping-particle" : "", "parse-names" : false, "suffix" : "" } ], "container-title" : "Information Sciences", "id" : "ITEM-1", "issue" : "1", "issued" : { "date-parts" : [ [ "2001" ] ] }, "page" : "47-64", "title" : "Automatic test data generation for path testing using GAs", "type" : "article-journal", "volume" : "131" }, "uris" : [ "http://www.mendeley.com/documents/?uuid=4fbf5902-1c51-47ee-8377-42d66340aaee" ] } ], "mendeley" : { "formattedCitation" : "[31]", "plainTextFormattedCitation" : "[31]", "previouslyFormattedCitation" : "[31]" }, "properties" : { "noteIndex" : 0 }, "schema" : "https://github.com/citation-style-language/schema/raw/master/csl-citation.json" }</w:instrText>
      </w:r>
      <w:r w:rsidRPr="00F734FA">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[31]</w:t>
      </w:r>
      <w:r w:rsidRPr="00F734FA">
        <w:rPr>
          <w:rFonts w:asciiTheme="majorBidi" w:hAnsiTheme="majorBidi" w:cstheme="majorBidi"/>
          <w:sz w:val="24"/>
          <w:szCs w:val="24"/>
        </w:rPr>
        <w:fldChar w:fldCharType="end"/>
      </w:r>
      <w:r w:rsidRPr="00F734FA">
        <w:rPr>
          <w:rFonts w:asciiTheme="majorBidi" w:hAnsiTheme="majorBidi" w:cstheme="majorBidi"/>
          <w:sz w:val="24"/>
          <w:szCs w:val="24"/>
        </w:rPr>
        <w:t xml:space="preserve"> developed test data creation technique for path testing using GAs. An iterative sequence of operators was executed to generate test cases to test paths coverage in a program using GA. A metric was formulated to determine which test case survives to the next generation and fitness function was designed based on the formulated metric. Hamming Distance </w:t>
      </w:r>
      <w:r w:rsidRPr="00F734FA">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"10.1023/B:SQJO.0000024059.72478.4e", "ISBN" : "09639314 (ISSN)", "ISSN" : "15731367", "abstract" : "We present two stochastic search algorithms for generating test cases that execute specified paths in a program. The two algorithms are: a simulated annealing algorithm ({SA)}, and a genetic algorithm ({GA).} These algorithms are based on an optimization formulation of the path testing problem which include both integer- and real-value test cases. We empirically compare the {SA} and {GA} algorithms with each other and with a hill-climbing algorithm, Korel's algorithm ({KA)}, for integer-value-input subject programs and compare {SA} and {GA} with each other on real-value subject programs. Our empirical work uses several subject programs with a number of paths. The results show that: (a) {SA} and {GA} are superior to {KA} in the number of executed paths, (b) {SA} tends to perform slightly better than {GA} in terms of the number of executed paths, and (c) {GA} is faster than {SA;} however, {KA}, when it succeeds in finding the solution, is the fastest.", "author" : [ { "dropping-particle" : "", "family" : "Mansour", "given" : "Nashat", "non-dropping-particle" : "", "parse-names" : false, "suffix" : "" }, { "dropping-particle" : "", "family" : "Salame", "given" : "Miran", "non-dropping-particle" : "", "parse-names" : false, "suffix" : "" } ], "container-title" : "Software Quality Journal", "id" : "ITEM-1", "issue" : "2", "issued" : { "date-parts" : [ [ "2004" ] ] }, "page" : "121-136", "title" : "Data generation for path testing", "type" : "article-journal", "volume" : "12" }, "uris" : [ "http://www.mendeley.com/documents/?uuid=68d1b469-05d9-4473-b76c-7c7e298cff19" ] } ], "mendeley" : { "formattedCitation" : "[32]", "plainTextFormattedCitation" : "[32]", "previouslyFormattedCitation" : "[32]" }, "properties" : { "noteIndex" : 0 }, "schema" : "https://github.com/citation-style-language/schema/raw/master/csl-citation.json" }</w:instrText>
      </w:r>
      <w:r w:rsidRPr="00F734FA">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[32]</w:t>
      </w:r>
      <w:r w:rsidRPr="00F734FA">
        <w:rPr>
          <w:rFonts w:asciiTheme="majorBidi" w:hAnsiTheme="majorBidi" w:cstheme="majorBidi"/>
          <w:sz w:val="24"/>
          <w:szCs w:val="24"/>
        </w:rPr>
        <w:fldChar w:fldCharType="end"/>
      </w:r>
      <w:r w:rsidRPr="00F734FA">
        <w:rPr>
          <w:rFonts w:asciiTheme="majorBidi" w:hAnsiTheme="majorBidi" w:cstheme="majorBidi"/>
          <w:sz w:val="24"/>
          <w:szCs w:val="24"/>
        </w:rPr>
        <w:t xml:space="preserve"> was modified to calculate the fitness function as Normalized Extended Hamming Distance (NEHD).</w:t>
      </w:r>
    </w:p>
    <w:p w14:paraId="2D361C77" w14:textId="5A8DCB82" w:rsidR="00C411E4" w:rsidRPr="00F734FA"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5631E5">
        <w:rPr>
          <w:rFonts w:asciiTheme="majorBidi" w:hAnsiTheme="majorBidi" w:cstheme="majorBidi"/>
          <w:sz w:val="24"/>
          <w:szCs w:val="24"/>
        </w:rPr>
        <w:lastRenderedPageBreak/>
        <w:t>Doungsa-ard</w:t>
      </w:r>
      <w:r>
        <w:rPr>
          <w:rFonts w:asciiTheme="majorBidi" w:hAnsiTheme="majorBidi" w:cstheme="majorBidi"/>
          <w:sz w:val="24"/>
          <w:szCs w:val="24"/>
        </w:rPr>
        <w:t xml:space="preserve"> et al.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"10.1109/ICSEA.2007.70", "ISBN" : "0-7695-2937-2", "abstract" : "Automatic test data generation helps testers to validate software against user requirements more easily. Test data can be generated from many sources; for example, experience of testers, source program, or software specification. Selecting a proper test data set is a decision making task. Testers have to decide what test data that they should use, and a heuristic technique is needed to solve this problem automatically. In this paper, we propose a framework for generating test data from software specifications. The selected specification is Unified Modeling Language (UML) state machine diagram. UML state machine diagram describes a system in term of state which can be changed when there is an action occurring in the system. The generated test data is a sequence of these actions. These sequences of action help testers to know how they should test the system. The quality of generated test data is measured by the number of transitions which is fired using the test data. The more transitions test data can fire, the better quality of test data is. The number of coverage transitions is also used as a feedback for a heuristic search for a better test set. Genetic algorithms (GAs) are selected for searching the best test data. Our experimental results show that the proposed GA-based approach can work well for generating test data for some types of UML state machine diagrams.", "author" : [ { "dropping-particle" : "", "family" : "Doungsa-ard", "given" : "C", "non-dropping-particle" : "", "parse-names" : false, "suffix" : "" }, { "dropping-particle" : "", "family" : "Dahal", "given" : "K", "non-dropping-particle" : "", "parse-names" : false, "suffix" : "" }, { "dropping-particle" : "", "family" : "Hossain", "given" : "A", "non-dropping-particle" : "", "parse-names" : false, "suffix" : "" }, { "dropping-particle" : "", "family" : "Suwannasart", "given" : "T", "non-dropping-particle" : "", "parse-names" : false, "suffix" : "" } ], "container-title" : "International Conference on Software Engineering Advances (ICSEA 2007)", "id" : "ITEM-1", "issue" : "Icsea", "issued" : { "date-parts" : [ [ "2007" ] ] }, "page" : "47", "title" : "Test Data Generation from UML State Machine Diagrams using GAs", "type" : "article-journal" }, "uris" : [ "http://www.mendeley.com/documents/?uuid=cd7cc765-835a-4fe7-b00a-553089ead3a3" ] } ], "mendeley" : { "formattedCitation" : "[33]", "plainTextFormattedCitation" : "[33]", "previouslyFormattedCitation" : "[33]"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[33]</w:t>
      </w:r>
      <w:r>
        <w:rPr>
          <w:rFonts w:asciiTheme="majorBidi" w:hAnsiTheme="majorBidi" w:cstheme="majorBidi"/>
          <w:sz w:val="24"/>
          <w:szCs w:val="24"/>
        </w:rPr>
        <w:fldChar w:fldCharType="end"/>
      </w:r>
      <w:r>
        <w:rPr>
          <w:rFonts w:asciiTheme="majorBidi" w:hAnsiTheme="majorBidi" w:cstheme="majorBidi"/>
          <w:sz w:val="24"/>
          <w:szCs w:val="24"/>
        </w:rPr>
        <w:t xml:space="preserve"> proposed a framework for generating test data from software specifications. The test data generated is a sequence of actions from the software specification, the UML state machine diagram. They measured the quality of the test data by the number of transitions which is fired by the input. GAs are used to optimize the sequence of triggers to find the best one to cover the most transitions.</w:t>
      </w:r>
    </w:p>
    <w:p w14:paraId="0FEED4EE" w14:textId="32B989C8" w:rsidR="00C411E4" w:rsidRPr="00F734FA"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Michael </w:t>
      </w:r>
      <w:r w:rsidRPr="00F734FA">
        <w:rPr>
          <w:rFonts w:asciiTheme="majorBidi" w:hAnsiTheme="majorBidi" w:cstheme="majorBidi"/>
          <w:i/>
          <w:iCs/>
          <w:sz w:val="24"/>
          <w:szCs w:val="24"/>
        </w:rPr>
        <w:t>et al</w:t>
      </w:r>
      <w:r w:rsidRPr="00F734FA">
        <w:rPr>
          <w:rFonts w:asciiTheme="majorBidi" w:hAnsiTheme="majorBidi" w:cstheme="majorBidi"/>
          <w:sz w:val="24"/>
          <w:szCs w:val="24"/>
        </w:rPr>
        <w:t xml:space="preserve">. </w:t>
      </w:r>
      <w:r w:rsidRPr="00F734FA">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"10.1109/32.988709", "ISBN" : "0098-5589", "ISSN" : "00985589", "abstract" : "This paper discusses the use of genetic algorithms (GAs) for\\nautomatic software test data generation. This research extends previous\\nwork on dynamic test data generation where the problem of test data\\ngeneration is reduced to one of minimizing a function. In our work, the\\nfunction is minimized by using one of two genetic algorithms in place of\\nthe local minimization techniques used in earlier research. We describe\\nthe implementation of our GA-based system and examine the effectiveness\\nof this approach on a number of programs, one of which is significantly\\nlarger than those for which results have previously been reported in the\\nliterature. We also examine the effect of program complexity on the test\\ndata generation problem by executing our system on a number of synthetic\\nprograms that have varying complexities", "author" : [ { "dropping-particle" : "", "family" : "Michael", "given" : "Christoph C.", "non-dropping-particle" : "", "parse-names" : false, "suffix" : "" }, { "dropping-particle" : "", "family" : "McGraw", "given" : "Gary", "non-dropping-particle" : "", "parse-names" : false, "suffix" : "" }, { "dropping-particle" : "", "family" : "Schatz", "given" : "Michael A.", "non-dropping-particle" : "", "parse-names" : false, "suffix" : "" } ], "container-title" : "IEEE Transactions on Software Engineering", "id" : "ITEM-1", "issue" : "12", "issued" : { "date-parts" : [ [ "2001" ] ] }, "page" : "1085-1110", "title" : "Generating software test data by evolution", "type" : "article-journal", "volume" : "27" }, "uris" : [ "http://www.mendeley.com/documents/?uuid=3d0c97a8-37cb-43ad-8303-b794f35dff4c" ] } ], "mendeley" : { "formattedCitation" : "[34]", "plainTextFormattedCitation" : "[34]", "previouslyFormattedCitation" : "[34]" }, "properties" : { "noteIndex" : 0 }, "schema" : "https://github.com/citation-style-language/schema/raw/master/csl-citation.json" }</w:instrText>
      </w:r>
      <w:r w:rsidRPr="00F734FA">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[34]</w:t>
      </w:r>
      <w:r w:rsidRPr="00F734FA">
        <w:rPr>
          <w:rFonts w:asciiTheme="majorBidi" w:hAnsiTheme="majorBidi" w:cstheme="majorBidi"/>
          <w:sz w:val="24"/>
          <w:szCs w:val="24"/>
        </w:rPr>
        <w:fldChar w:fldCharType="end"/>
      </w:r>
      <w:r w:rsidRPr="00F734FA">
        <w:rPr>
          <w:rFonts w:asciiTheme="majorBidi" w:hAnsiTheme="majorBidi" w:cstheme="majorBidi"/>
          <w:sz w:val="24"/>
          <w:szCs w:val="24"/>
        </w:rPr>
        <w:t xml:space="preserve"> presented a technique on generation of test cases by function minimization using genetic search. Test data were generated using branch coverage criteria. They implemented the technique in a tool known as Genetic Algorithm Data GEneration Tool (GADGET).</w:t>
      </w:r>
    </w:p>
    <w:p w14:paraId="586B5DD1" w14:textId="280928B6" w:rsidR="00C411E4" w:rsidRPr="00F734FA" w:rsidRDefault="00C411E4" w:rsidP="003746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Ghiduk et al. </w:t>
      </w:r>
      <w:r w:rsidRPr="00F734FA">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"10.1109/APSEC.2007.100", "ISBN" : "0769530575", "ISSN" : "15301362", "abstract" : "This paper presents an automatic test-data generation technique that uses a genetic algorithm (GA) to generate test data that satisfy data-flow coverage criteria. The technique applies the concepts of dominance relations between nodes to define a new multi-objective fitness function to evaluate the generated test data. The paper also presents the results of a set of empirical studies conducted on a set of programs that evaluate the effectiveness of our technique compared to the random-testing technique. The studies show the effective of our technique in achieving coverage of the test requirements, and in reducing the size of test suites, the search time, and the number of iterations required to satisfy the data-flow criteria.", "author" : [ { "dropping-particle" : "", "family" : "Ghiduk", "given" : "Ahmed S.", "non-dropping-particle" : "", "parse-names" : false, "suffix" : "" }, { "dropping-particle" : "", "family" : "Harrold", "given" : "Mary Jean", "non-dropping-particle" : "", "parse-names" : false, "suffix" : "" }, { "dropping-particle" : "", "family" : "Girgis", "given" : "Moheb R.", "non-dropping-particle" : "", "parse-names" : false, "suffix" : "" } ], "container-title" : "Proceedings - Asia-Pacific Software Engineering Conference, APSEC", "id" : "ITEM-1", "issued" : { "date-parts" : [ [ "2007" ] ] }, "page" : "41-48", "title" : "Using genetic algorithms to aid test-data generation for data-flow coverage", "type" : "article-journal" }, "uris" : [ "http://www.mendeley.com/documents/?uuid=a35adb60-01e3-4451-8a85-f4b548011bc0" ] } ], "mendeley" : { "formattedCitation" : "[35]", "plainTextFormattedCitation" : "[35]", "previouslyFormattedCitation" : "[35]" }, "properties" : { "noteIndex" : 0 }, "schema" : "https://github.com/citation-style-language/schema/raw/master/csl-citation.json" }</w:instrText>
      </w:r>
      <w:r w:rsidRPr="00F734FA">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[35]</w:t>
      </w:r>
      <w:r w:rsidRPr="00F734FA">
        <w:rPr>
          <w:rFonts w:asciiTheme="majorBidi" w:hAnsiTheme="majorBidi" w:cstheme="majorBidi"/>
          <w:sz w:val="24"/>
          <w:szCs w:val="24"/>
        </w:rPr>
        <w:fldChar w:fldCharType="end"/>
      </w:r>
      <w:r w:rsidRPr="00F734FA">
        <w:rPr>
          <w:rFonts w:asciiTheme="majorBidi" w:hAnsiTheme="majorBidi" w:cstheme="majorBidi"/>
          <w:sz w:val="24"/>
          <w:szCs w:val="24"/>
        </w:rPr>
        <w:t xml:space="preserve"> proposed an automatic test data generation technique using definition-use path coverage satisfying data-flow coverage criteria using </w:t>
      </w:r>
      <w:r w:rsidR="00374646">
        <w:rPr>
          <w:rFonts w:asciiTheme="majorBidi" w:hAnsiTheme="majorBidi" w:cstheme="majorBidi"/>
          <w:sz w:val="24"/>
          <w:szCs w:val="24"/>
        </w:rPr>
        <w:t>GA</w:t>
      </w:r>
      <w:r w:rsidRPr="00F734FA">
        <w:rPr>
          <w:rFonts w:asciiTheme="majorBidi" w:hAnsiTheme="majorBidi" w:cstheme="majorBidi"/>
          <w:sz w:val="24"/>
          <w:szCs w:val="24"/>
        </w:rPr>
        <w:t>. They developed a new multi-objective fitness function to evaluate the generated test data using the concept of dominance relations between nodes. Control flow graph of the program was used to generate dominance tree. They stated that the reduction in the size of test suites and the total number of iterations to satisfy the data-flow criteria prove the effectiveness of their approach. The inputs for the technique were the set of test requirements, a version of the program under test, dominance tree and the usual GA parameters.</w:t>
      </w:r>
    </w:p>
    <w:p w14:paraId="29FAECF9" w14:textId="1E8E1BF8" w:rsidR="00C411E4" w:rsidRPr="00F734FA"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Ahmed and Hermadi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"10.1016/j.cor.2007.01.012", "ISSN" : "03050548", "abstract" : "Developers have learned over time that software testing costs a considerable amount of a software project budget. Hence, software quality managers have been looking for solutions to reduce testing costs and time. Considering path coverage as the test adequacy criterion, we propose using genetic algorithms (GA) for automating the generation of test data for white-box testing. There are evidences that GA has been already successful in generating test data. However, existing GA-based test data generators suffer from some problems. This paper presents our approach to overcome one of these problems; that is the inefficiency in covering multiple target paths. We have designed a GA-based test data generator that is, in one run, able to synthesize multiple test data to cover multiple target paths. Moreover, we have implemented a set of variations of the generator. Experimental results show that our test data generator is more efficient and more effective than others. \u00a9 2007 Elsevier Ltd. All rights reserved.", "author" : [ { "dropping-particle" : "", "family" : "Ahmed", "given" : "Moataz A.", "non-dropping-particle" : "", "parse-names" : false, "suffix" : "" }, { "dropping-particle" : "", "family" : "Hermadi", "given" : "Irman", "non-dropping-particle" : "", "parse-names" : false, "suffix" : "" } ], "container-title" : "Computers and Operations Research", "id" : "ITEM-1", "issue" : "10", "issued" : { "date-parts" : [ [ "2008" ] ] }, "page" : "3107-3124", "title" : "GA-based multiple paths test data generator", "type" : "article-journal", "volume" : "35" }, "uris" : [ "http://www.mendeley.com/documents/?uuid=69ac12ba-8258-44b7-8a04-1ed6c4058745" ] } ], "mendeley" : { "formattedCitation" : "[36]", "plainTextFormattedCitation" : "[36]", "previouslyFormattedCitation" : "[36]"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[36]</w:t>
      </w:r>
      <w:r>
        <w:rPr>
          <w:rFonts w:asciiTheme="majorBidi" w:hAnsiTheme="majorBidi" w:cstheme="majorBidi"/>
          <w:sz w:val="24"/>
          <w:szCs w:val="24"/>
        </w:rPr>
        <w:fldChar w:fldCharType="end"/>
      </w:r>
      <w:r>
        <w:rPr>
          <w:rFonts w:asciiTheme="majorBidi" w:hAnsiTheme="majorBidi" w:cstheme="majorBidi"/>
          <w:sz w:val="24"/>
          <w:szCs w:val="24"/>
        </w:rPr>
        <w:t xml:space="preserve"> </w:t>
      </w:r>
      <w:r w:rsidRPr="00F734FA">
        <w:rPr>
          <w:rFonts w:asciiTheme="majorBidi" w:hAnsiTheme="majorBidi" w:cstheme="majorBidi"/>
          <w:sz w:val="24"/>
          <w:szCs w:val="24"/>
        </w:rPr>
        <w:t>proposed and presented a method to improve the efficiency of using GA to generate test data by designing an automatic GA-based test data generator for white box testing covering multiple target paths. The results obtained are promising as they show better performance than other approaches used in comparison.</w:t>
      </w:r>
    </w:p>
    <w:p w14:paraId="38346A23" w14:textId="2DC552F5" w:rsidR="00C411E4" w:rsidRPr="00F15D15" w:rsidRDefault="00C411E4" w:rsidP="009B0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lastRenderedPageBreak/>
        <w:t xml:space="preserve">Srivastava and Kim </w:t>
      </w:r>
      <w:r w:rsidRPr="00F734FA">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"10.1007/978-3-642-14306-9_54", "ISBN" : "9781450307505", "ISSN" : "1738-9984", "abstract" : "This paper presents a method for optimizing software testing efficiency by identifying the most critical path clusters in a program. We do this by developing variable length Genetic Algorithms that optimize and select the software path clusters which are weighted in accordance with the criticality of the path. Exhaustive software testing is rarely possible because it becomes intractable for even medium sized software. Typically only parts of a program can be tested, but these parts are not necessarily the most error prone. Therefore, we are developing a more selective approach to testing by focusing on those parts that are most critical so that these paths can be tested first. By identifying the most critical paths, the testing efficiency can be increased.", "author" : [ { "dropping-particle" : "", "family" : "Srivastava", "given" : "Praveen Ranjan", "non-dropping-particle" : "", "parse-names" : false, "suffix" : "" }, { "dropping-particle" : "", "family" : "Kim", "given" : "Tai-hoon", "non-dropping-particle" : "", "parse-names" : false, "suffix" : "" } ], "container-title" : "Intenational Journal of Software Engineering and Its Applications", "id" : "ITEM-1", "issue" : "4", "issued" : { "date-parts" : [ [ "2009" ] ] }, "page" : "87-96", "title" : "Application of Genetic Algorithm in Software Testing", "type" : "article-journal", "volume" : "3" }, "uris" : [ "http://www.mendeley.com/documents/?uuid=44e9c2f4-be48-4d24-bcba-f0e8ea70e76d" ] } ], "mendeley" : { "formattedCitation" : "[37]", "plainTextFormattedCitation" : "[37]", "previouslyFormattedCitation" : "[37]" }, "properties" : { "noteIndex" : 0 }, "schema" : "https://github.com/citation-style-language/schema/raw/master/csl-citation.json" }</w:instrText>
      </w:r>
      <w:r w:rsidRPr="00F734FA">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[37]</w:t>
      </w:r>
      <w:r w:rsidRPr="00F734FA">
        <w:rPr>
          <w:rFonts w:asciiTheme="majorBidi" w:hAnsiTheme="majorBidi" w:cstheme="majorBidi"/>
          <w:sz w:val="24"/>
          <w:szCs w:val="24"/>
        </w:rPr>
        <w:fldChar w:fldCharType="end"/>
      </w:r>
      <w:r w:rsidRPr="00F734FA">
        <w:rPr>
          <w:rFonts w:asciiTheme="majorBidi" w:hAnsiTheme="majorBidi" w:cstheme="majorBidi"/>
          <w:sz w:val="24"/>
          <w:szCs w:val="24"/>
        </w:rPr>
        <w:t xml:space="preserve"> presented a testing approach using GA to find the most critical paths in a software construct. This was achieved by creating variable length GA that does not only optimize </w:t>
      </w:r>
      <w:r w:rsidR="009B0AD7">
        <w:rPr>
          <w:rFonts w:asciiTheme="majorBidi" w:hAnsiTheme="majorBidi" w:cstheme="majorBidi"/>
          <w:sz w:val="24"/>
          <w:szCs w:val="24"/>
        </w:rPr>
        <w:t>but</w:t>
      </w:r>
      <w:r w:rsidR="009B0AD7" w:rsidRPr="00F734FA">
        <w:rPr>
          <w:rFonts w:asciiTheme="majorBidi" w:hAnsiTheme="majorBidi" w:cstheme="majorBidi"/>
          <w:sz w:val="24"/>
          <w:szCs w:val="24"/>
        </w:rPr>
        <w:t xml:space="preserve"> </w:t>
      </w:r>
      <w:r w:rsidRPr="00F734FA">
        <w:rPr>
          <w:rFonts w:asciiTheme="majorBidi" w:hAnsiTheme="majorBidi" w:cstheme="majorBidi"/>
          <w:sz w:val="24"/>
          <w:szCs w:val="24"/>
        </w:rPr>
        <w:t>also select the software path clusters that are weighted according to the criticality of the path. This makes the most critical paths to be tested first, since an exhaustive test is rarely practical, which in turn can increase the efficiency of the testing process. In their technique, each edge of the control flow graph was assigned weights and the sum of the weights of the entire edges in a specific path forms the fitness function. The criticality of the path is propo</w:t>
      </w:r>
      <w:r>
        <w:rPr>
          <w:rFonts w:asciiTheme="majorBidi" w:hAnsiTheme="majorBidi" w:cstheme="majorBidi"/>
          <w:sz w:val="24"/>
          <w:szCs w:val="24"/>
        </w:rPr>
        <w:t>rtional to the fitness values.</w:t>
      </w:r>
    </w:p>
    <w:p w14:paraId="4DD88E57" w14:textId="2BDD021B" w:rsidR="00C411E4" w:rsidRPr="00F734FA"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EA1380">
        <w:rPr>
          <w:rFonts w:ascii="Times New Roman" w:hAnsi="Times New Roman" w:cs="Times New Roman"/>
          <w:noProof/>
          <w:sz w:val="24"/>
          <w:szCs w:val="24"/>
        </w:rPr>
        <w:t>Domínguez-Jiménez</w:t>
      </w:r>
      <w:r>
        <w:rPr>
          <w:rFonts w:ascii="Times New Roman" w:hAnsi="Times New Roman" w:cs="Times New Roman"/>
          <w:noProof/>
          <w:sz w:val="24"/>
          <w:szCs w:val="24"/>
        </w:rPr>
        <w:t xml:space="preserve"> </w:t>
      </w:r>
      <w:r w:rsidRPr="001232F0">
        <w:rPr>
          <w:rFonts w:ascii="Times New Roman" w:hAnsi="Times New Roman" w:cs="Times New Roman"/>
          <w:i/>
          <w:iCs/>
          <w:noProof/>
          <w:sz w:val="24"/>
          <w:szCs w:val="24"/>
        </w:rPr>
        <w:t>et al.</w:t>
      </w:r>
      <w:r>
        <w:rPr>
          <w:rFonts w:ascii="Times New Roman" w:hAnsi="Times New Roman" w:cs="Times New Roman"/>
          <w:noProof/>
          <w:sz w:val="24"/>
          <w:szCs w:val="24"/>
        </w:rPr>
        <w:t xml:space="preserve"> </w:t>
      </w:r>
      <w:r w:rsidRPr="00F734FA">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"10.1016/j.infsof.2011.03.008", "ISBN" : "0950-5849", "ISSN" : "09505849", "abstract" : "Context: Mutation testing is a testing technique that has been applied successfully to several programming languages. However, it is often regarded as computationally expensive, so several refinements have been proposed to reduce its cost. Moreover, WS-BPEL compositions are being widely adopted by developers, but present new challenges for testing, since they can take much longer to run than traditional programs of the same size. Therefore, it is interesting to reduce the number of mutants required. Objective: We present Evolutionary Mutation Testing (EMT), a novel mutant reduction technique for finding mutants that help derive new test cases that improve the quality of the initial test suite. It uses evolutionary algorithms to reduce the number of mutants that are generated and executed with respect to the exhaustive execution of all possible mutants, keeping as many difficult to kill and potentially equivalent mutants (strong mutants) as possible in the reduced set. Method: To evaluate EMT we have developed GAmera, a mutation testing system powered by a co-evolutive genetic algorithm. We have applied this system to three WS-BPEL compositions to estimate its effectiveness, comparing it with random selection. Results: The results obtained experimentally show that EMT can select all strong mutants generating 15% less mutants than random selection in over 20% less time for complex compositions. When generating a percentage of all mutants, EMT finds on average more strong mutants than random selection. This has been confirmed to be statistically significant within a 99.9% confidence interval. Conclusions: EMT has reduced for the three tested compositions the number of mutants required to select those which are useful to derive new test cases that improve the quality of the test suite. The directed search performed by EMT makes it more effective than random selection, especially as compositions become more complex and the search space widens. \u00a9 2011 Elsevier B.V. All rights reserved.", "author" : [ { "dropping-particle" : "", "family" : "Dom\u00ednguez-Jim\u00e9nez", "given" : "J. J.", "non-dropping-particle" : "", "parse-names" : false, "suffix" : "" }, { "dropping-particle" : "", "family" : "Estero-Botaro", "given" : "A.", "non-dropping-particle" : "", "parse-names" : false, "suffix" : "" }, { "dropping-particle" : "", "family" : "Garc\u00eda-Dom\u00ednguez", "given" : "A.", "non-dropping-particle" : "", "parse-names" : false, "suffix" : "" }, { "dropping-particle" : "", "family" : "Medina-Bulo", "given" : "I.", "non-dropping-particle" : "", "parse-names" : false, "suffix" : "" } ], "container-title" : "Information and Software Technology", "id" : "ITEM-1", "issue" : "10", "issued" : { "date-parts" : [ [ "2011" ] ] }, "page" : "1108-1123", "title" : "Evolutionary mutation testing", "type" : "article-journal", "volume" : "53" }, "uris" : [ "http://www.mendeley.com/documents/?uuid=600fb72f-4adf-4d79-8eeb-a4d90fd5ca25" ] } ], "mendeley" : { "formattedCitation" : "[18]", "plainTextFormattedCitation" : "[18]", "previouslyFormattedCitation" : "[18]" }, "properties" : { "noteIndex" : 0 }, "schema" : "https://github.com/citation-style-language/schema/raw/master/csl-citation.json" }</w:instrText>
      </w:r>
      <w:r w:rsidRPr="00F734FA">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[18]</w:t>
      </w:r>
      <w:r w:rsidRPr="00F734FA">
        <w:rPr>
          <w:rFonts w:asciiTheme="majorBidi" w:hAnsiTheme="majorBidi" w:cstheme="majorBidi"/>
          <w:sz w:val="24"/>
          <w:szCs w:val="24"/>
        </w:rPr>
        <w:fldChar w:fldCharType="end"/>
      </w:r>
      <w:r w:rsidRPr="00F734FA">
        <w:rPr>
          <w:rFonts w:asciiTheme="majorBidi" w:hAnsiTheme="majorBidi" w:cstheme="majorBidi"/>
          <w:sz w:val="24"/>
          <w:szCs w:val="24"/>
        </w:rPr>
        <w:t xml:space="preserve"> designed their fitness function by penalizing groups of mutants which are killed by the same set of test cases, without regarding the location, the mutation operator applied or the number of mutants in the group.</w:t>
      </w:r>
    </w:p>
    <w:p w14:paraId="07D98057" w14:textId="5020A34D"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3E1D5030" w14:textId="2DFCDD38"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A number of outstanding surveys of the test data generation using search-based approach has been made among which are: </w:t>
      </w:r>
      <w:r>
        <w:rPr>
          <w:rFonts w:asciiTheme="majorBidi" w:hAnsiTheme="majorBidi" w:cstheme="majorBidi"/>
          <w:sz w:val="24"/>
          <w:szCs w:val="24"/>
        </w:rPr>
        <w:t xml:space="preserve">McMinn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"10.1002/stvr.294", "ISBN" : "0960-0833", "ISSN" : "09600833", "author" : [ { "dropping-particle" : "", "family" : "McMinn P", "given" : "", "non-dropping-particle" : "", "parse-names" : false, "suffix" : "" } ], "container-title" : "Software testing, Verification and reliability", "id" : "ITEM-1", "issue" : "2", "issued" : { "date-parts" : [ [ "2004" ] ] }, "page" : "105-156", "title" : "Search\u2010based software test data generation: a survey", "type" : "article-journal", "volume" : "14" }, "uris" : [ "http://www.mendeley.com/documents/?uuid=31e24534-356d-4717-9017-31c117fd38d5" ] } ], "mendeley" : { "formattedCitation" : "[38]", "plainTextFormattedCitation" : "[38]", "previouslyFormattedCitation" : "[38]"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[38]</w:t>
      </w:r>
      <w:r>
        <w:rPr>
          <w:rFonts w:asciiTheme="majorBidi" w:hAnsiTheme="majorBidi" w:cstheme="majorBidi"/>
          <w:sz w:val="24"/>
          <w:szCs w:val="24"/>
        </w:rPr>
        <w:fldChar w:fldCharType="end"/>
      </w:r>
      <w:r>
        <w:rPr>
          <w:rFonts w:asciiTheme="majorBidi" w:hAnsiTheme="majorBidi" w:cstheme="majorBidi"/>
          <w:sz w:val="24"/>
          <w:szCs w:val="24"/>
        </w:rPr>
        <w:t xml:space="preserve"> – who presented a survey work on automation of test data generation using metaheuristic techniques.</w:t>
      </w:r>
      <w:r w:rsidRPr="00F734FA">
        <w:rPr>
          <w:rFonts w:asciiTheme="majorBidi" w:hAnsiTheme="majorBidi" w:cstheme="majorBidi"/>
          <w:sz w:val="24"/>
          <w:szCs w:val="24"/>
        </w:rPr>
        <w:t xml:space="preserve"> </w:t>
      </w:r>
      <w:r>
        <w:rPr>
          <w:rFonts w:asciiTheme="majorBidi" w:hAnsiTheme="majorBidi" w:cstheme="majorBidi"/>
          <w:sz w:val="24"/>
          <w:szCs w:val="24"/>
        </w:rPr>
        <w:t xml:space="preserve">Harman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"10.1109/AST.2007.4", "ISBN" : "978-0-7695-2971-2", "ISSN" : "02705257", "abstract" : "Generating test data is a demanding process. With- out automation, the process is slow, expensive and error- prone. However, techniques to automate test data genera- tion must cater for a bewildering variety of functional and non-functional test adequacy criteria and must either im- plicitly or explicitly solve problems involving state propa- gation and constraint satisfaction. This talk will show how optimisation techniques associated with Search Based Soft- ware Engineering (SBSE) have been used to automate test data generation. The talk will survey the area and present the results of recent work on characterising, transforming and eliding test data search landscapes.", "author" : [ { "dropping-particle" : "", "family" : "Harman", "given" : "Mark", "non-dropping-particle" : "", "parse-names" : false, "suffix" : "" } ], "container-title" : "Second International Workshop on Automation of Software Test (AST '07)", "id" : "ITEM-1", "issue" : "11", "issued" : { "date-parts" : [ [ "2007" ] ] }, "page" : "2-2", "title" : "Automated Test Data Generation using Search Based Software Engineering", "type" : "article-journal", "volume" : "30" }, "uris" : [ "http://www.mendeley.com/documents/?uuid=4ed51c90-b4ec-4bc1-85cc-fddac79f8766" ] } ], "mendeley" : { "formattedCitation" : "[39]", "plainTextFormattedCitation" : "[39]", "previouslyFormattedCitation" : "[39]"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[39]</w:t>
      </w:r>
      <w:r>
        <w:rPr>
          <w:rFonts w:asciiTheme="majorBidi" w:hAnsiTheme="majorBidi" w:cstheme="majorBidi"/>
          <w:sz w:val="24"/>
          <w:szCs w:val="24"/>
        </w:rPr>
        <w:fldChar w:fldCharType="end"/>
      </w:r>
      <w:r>
        <w:rPr>
          <w:rFonts w:asciiTheme="majorBidi" w:hAnsiTheme="majorBidi" w:cstheme="majorBidi"/>
          <w:sz w:val="24"/>
          <w:szCs w:val="24"/>
        </w:rPr>
        <w:t xml:space="preserve"> presented a keynote talk by summarizing the existing work, the analysis of performance of several search algorithm used in test data generation and techniques to minimize search spaces.</w:t>
      </w:r>
    </w:p>
    <w:p w14:paraId="059A1F54" w14:textId="33BF7CD9" w:rsidR="00C411E4" w:rsidRDefault="00C411E4" w:rsidP="009B0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Ali et al.</w:t>
      </w:r>
      <w:r w:rsidR="00A7364E">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"10.1109/TSE.2009.52", "ISBN" : "0098-5589", "ISSN" : "0098-5589", "abstract" : "Metaheuristic search techniques have been extensively used to automate the process of generating test cases, and thus providing solutions for a more cost-effective testing process. This approach to test automation, often coined \u201cSearch-based Software Testing\u201d (SBST), has been used for a wide variety of test case generation purposes. Since SBST techniques are heuristic by nature, they must be empirically investigated in terms of how costly and effective they are at reaching their test objectives and whether they scale up to realistic development artifacts. However, approaches to empirically study SBST techniques have shown wide variation in the literature. This paper presents the results of a systematic, comprehensive review that aims at characterizing how empirical studies have been designed to investigate SBST cost-effectiveness and what empirical evidence is available in the literature regarding SBST cost-effectiveness and scalability. We also provide a framework that drives the data collection process of this systematic review and can be the starting point of guidelines on how SBST techniques can be empirically assessed. The intent is to aid future researchers doing empirical studies in SBST by providing an unbiased view of the body of empirical evidence and by guiding them in performing well-designed and executed empirical studies.", "author" : [ { "dropping-particle" : "", "family" : "Ali", "given" : "S", "non-dropping-particle" : "", "parse-names" : false, "suffix" : "" }, { "dropping-particle" : "", "family" : "Briand", "given" : "Lc", "non-dropping-particle" : "", "parse-names" : false, "suffix" : "" } ], "container-title" : "IEEE Transactions on Software Engineering", "id" : "ITEM-1", "issue" : "5", "issued" : { "date-parts" : [ [ "2010" ] ] }, "page" : "1-22", "title" : "A systematic review of the application and empirical investigation of search-based test case generation", "type" : "article-journal", "volume" : "36" }, "uris" : [ "http://www.mendeley.com/documents/?uuid=983c3e16-4991-49e2-ab69-a763b55e9357" ] } ], "mendeley" : { "formattedCitation" : "[40]", "plainTextFormattedCitation" : "[40]", "previouslyFormattedCitation" : "[40]"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[40]</w:t>
      </w:r>
      <w:r>
        <w:rPr>
          <w:rFonts w:asciiTheme="majorBidi" w:hAnsiTheme="majorBidi" w:cstheme="majorBidi"/>
          <w:sz w:val="24"/>
          <w:szCs w:val="24"/>
        </w:rPr>
        <w:fldChar w:fldCharType="end"/>
      </w:r>
      <w:r>
        <w:rPr>
          <w:rFonts w:asciiTheme="majorBidi" w:hAnsiTheme="majorBidi" w:cstheme="majorBidi"/>
          <w:sz w:val="24"/>
          <w:szCs w:val="24"/>
        </w:rPr>
        <w:t xml:space="preserve"> presented a comprehensive systematic literature review and framework to guide conducting empirical studies in search-based software testing. The result of the review revealed that </w:t>
      </w:r>
      <w:commentRangeStart w:id="323"/>
      <w:commentRangeStart w:id="324"/>
      <w:commentRangeStart w:id="325"/>
      <w:commentRangeStart w:id="326"/>
      <w:r>
        <w:rPr>
          <w:rFonts w:asciiTheme="majorBidi" w:hAnsiTheme="majorBidi" w:cstheme="majorBidi"/>
          <w:sz w:val="24"/>
          <w:szCs w:val="24"/>
        </w:rPr>
        <w:t>structural and unit testing are the most focused areas</w:t>
      </w:r>
      <w:commentRangeEnd w:id="323"/>
      <w:r w:rsidRPr="009B0AD7">
        <w:rPr>
          <w:rFonts w:asciiTheme="majorBidi" w:hAnsiTheme="majorBidi" w:cstheme="majorBidi"/>
          <w:sz w:val="24"/>
          <w:szCs w:val="24"/>
        </w:rPr>
        <w:commentReference w:id="323"/>
      </w:r>
      <w:commentRangeEnd w:id="324"/>
      <w:r w:rsidR="00E82082">
        <w:rPr>
          <w:rStyle w:val="CommentReference"/>
        </w:rPr>
        <w:commentReference w:id="324"/>
      </w:r>
      <w:r>
        <w:rPr>
          <w:rFonts w:asciiTheme="majorBidi" w:hAnsiTheme="majorBidi" w:cstheme="majorBidi"/>
          <w:sz w:val="24"/>
          <w:szCs w:val="24"/>
        </w:rPr>
        <w:t>.</w:t>
      </w:r>
      <w:commentRangeEnd w:id="325"/>
      <w:r w:rsidR="006718CA">
        <w:rPr>
          <w:rStyle w:val="CommentReference"/>
        </w:rPr>
        <w:commentReference w:id="325"/>
      </w:r>
      <w:commentRangeEnd w:id="326"/>
      <w:r w:rsidR="00195374">
        <w:rPr>
          <w:rStyle w:val="CommentReference"/>
        </w:rPr>
        <w:commentReference w:id="326"/>
      </w:r>
    </w:p>
    <w:p w14:paraId="0B8F1058" w14:textId="18A1FE4B" w:rsidR="00381D97" w:rsidRDefault="00D31AB0" w:rsidP="009B4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Hanh et al.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"author" : [ { "dropping-particle" : "", "family" : "My", "given" : "Hanh Le Thi", "non-dropping-particle" : "", "parse-names" : false, "suffix" : "" }, { "dropping-particle" : "", "family" : "Thanh", "given" : "Binh Nguyen", "non-dropping-particle" : "", "parse-names" : false, "suffix" : "" }, { "dropping-particle" : "", "family" : "Tung Khuat Thanh", "given" : "", "non-dropping-particle" : "", "parse-names" : false, "suffix" : "" } ], "id" : "ITEM-1", "issue" : "October", "issued" : { "date-parts" : [ [ "2015" ] ] }, "title" : "Survey on Mutation-based Test Data Generation Survey on Mutation-based Test Data Generation", "type" : "article-journal" }, "uris" : [ "http://www.mendeley.com/documents/?uuid=d383dc4e-13dc-4c70-8b82-0fa9368d43d6" ] } ], "mendeley" : { "formattedCitation" : "[41]", "plainTextFormattedCitation" : "[41]", "previouslyFormattedCitation" : "[41]"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[41]</w:t>
      </w:r>
      <w:r>
        <w:rPr>
          <w:rFonts w:asciiTheme="majorBidi" w:hAnsiTheme="majorBidi" w:cstheme="majorBidi"/>
          <w:sz w:val="24"/>
          <w:szCs w:val="24"/>
        </w:rPr>
        <w:fldChar w:fldCharType="end"/>
      </w:r>
      <w:r>
        <w:rPr>
          <w:rFonts w:asciiTheme="majorBidi" w:hAnsiTheme="majorBidi" w:cstheme="majorBidi"/>
          <w:sz w:val="24"/>
          <w:szCs w:val="24"/>
        </w:rPr>
        <w:t xml:space="preserve"> presented a survey on some prominent techniques used in generating test data using mutation-based approach. The authors analyzed the survey and the results </w:t>
      </w:r>
      <w:r>
        <w:rPr>
          <w:rFonts w:asciiTheme="majorBidi" w:hAnsiTheme="majorBidi" w:cstheme="majorBidi"/>
          <w:sz w:val="24"/>
          <w:szCs w:val="24"/>
        </w:rPr>
        <w:lastRenderedPageBreak/>
        <w:t xml:space="preserve">obtained show that high proportion of mutants are killed by tests generated applying constraints and dynamic symbolic execution. The results also show that search-based techniques generate optimized test data </w:t>
      </w:r>
      <w:r w:rsidR="009B47C6">
        <w:rPr>
          <w:rFonts w:asciiTheme="majorBidi" w:hAnsiTheme="majorBidi" w:cstheme="majorBidi"/>
          <w:sz w:val="24"/>
          <w:szCs w:val="24"/>
        </w:rPr>
        <w:t>using cost function. Although, it was reported that the cost function is yet to guide towards obtaining high mutation score.</w:t>
      </w:r>
    </w:p>
    <w:p w14:paraId="0773BEB2" w14:textId="3E3ED570" w:rsidR="009B0AD7" w:rsidRDefault="009B0AD7" w:rsidP="009B0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Analyzing the above-mentioned related literatures, a framework is identified for the classification of the research carried out in the area and the test criteria. It can be deduced that a substantial amount of work has been done on reliability based test criteria and white box testing while only few work has been done on test criteria based on adequacy analysis. It can also be concluded that only few of the</w:t>
      </w:r>
      <w:r>
        <w:rPr>
          <w:rFonts w:asciiTheme="majorBidi" w:hAnsiTheme="majorBidi" w:cstheme="majorBidi"/>
          <w:sz w:val="24"/>
          <w:szCs w:val="24"/>
        </w:rPr>
        <w:t>m focused on black box testing.</w:t>
      </w:r>
    </w:p>
    <w:p w14:paraId="4054F509"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p>
    <w:p w14:paraId="134C801E" w14:textId="4F1BA218" w:rsidR="00C411E4" w:rsidRPr="00AF151B" w:rsidRDefault="00C411E4" w:rsidP="00AF151B">
      <w:pPr>
        <w:pStyle w:val="Heading2"/>
        <w:numPr>
          <w:ilvl w:val="0"/>
          <w:numId w:val="35"/>
        </w:numPr>
      </w:pPr>
      <w:bookmarkStart w:id="327" w:name="_Toc506718125"/>
      <w:commentRangeStart w:id="328"/>
      <w:r>
        <w:t>Mutation-Based Test Case Generation</w:t>
      </w:r>
      <w:commentRangeEnd w:id="328"/>
      <w:r w:rsidRPr="00AF151B">
        <w:commentReference w:id="328"/>
      </w:r>
      <w:bookmarkEnd w:id="327"/>
    </w:p>
    <w:p w14:paraId="78DBC554" w14:textId="025F4CB4" w:rsidR="00C411E4" w:rsidRPr="00F734FA"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Killing mutants is a better way of testing the tests. A number of researches have been recorded in mutation testing. Some concentrate on defining new mutation operators, while others develop mutation system. Research in mutation testing can also be to invent innovative ways to reduce the cost of mutation testing </w:t>
      </w:r>
      <w:r w:rsidRPr="00F734FA">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"10.1016/j.infsof.2011.03.008", "ISBN" : "0950-5849", "ISSN" : "09505849", "abstract" : "Context: Mutation testing is a testing technique that has been applied successfully to several programming languages. However, it is often regarded as computationally expensive, so several refinements have been proposed to reduce its cost. Moreover, WS-BPEL compositions are being widely adopted by developers, but present new challenges for testing, since they can take much longer to run than traditional programs of the same size. Therefore, it is interesting to reduce the number of mutants required. Objective: We present Evolutionary Mutation Testing (EMT), a novel mutant reduction technique for finding mutants that help derive new test cases that improve the quality of the initial test suite. It uses evolutionary algorithms to reduce the number of mutants that are generated and executed with respect to the exhaustive execution of all possible mutants, keeping as many difficult to kill and potentially equivalent mutants (strong mutants) as possible in the reduced set. Method: To evaluate EMT we have developed GAmera, a mutation testing system powered by a co-evolutive genetic algorithm. We have applied this system to three WS-BPEL compositions to estimate its effectiveness, comparing it with random selection. Results: The results obtained experimentally show that EMT can select all strong mutants generating 15% less mutants than random selection in over 20% less time for complex compositions. When generating a percentage of all mutants, EMT finds on average more strong mutants than random selection. This has been confirmed to be statistically significant within a 99.9% confidence interval. Conclusions: EMT has reduced for the three tested compositions the number of mutants required to select those which are useful to derive new test cases that improve the quality of the test suite. The directed search performed by EMT makes it more effective than random selection, especially as compositions become more complex and the search space widens. \u00a9 2011 Elsevier B.V. All rights reserved.", "author" : [ { "dropping-particle" : "", "family" : "Dom\u00ednguez-Jim\u00e9nez", "given" : "J. J.", "non-dropping-particle" : "", "parse-names" : false, "suffix" : "" }, { "dropping-particle" : "", "family" : "Estero-Botaro", "given" : "A.", "non-dropping-particle" : "", "parse-names" : false, "suffix" : "" }, { "dropping-particle" : "", "family" : "Garc\u00eda-Dom\u00ednguez", "given" : "A.", "non-dropping-particle" : "", "parse-names" : false, "suffix" : "" }, { "dropping-particle" : "", "family" : "Medina-Bulo", "given" : "I.", "non-dropping-particle" : "", "parse-names" : false, "suffix" : "" } ], "container-title" : "Information and Software Technology", "id" : "ITEM-1", "issue" : "10", "issued" : { "date-parts" : [ [ "2011" ] ] }, "page" : "1108-1123", "title" : "Evolutionary mutation testing", "type" : "article-journal", "volume" : "53" }, "uris" : [ "http://www.mendeley.com/documents/?uuid=600fb72f-4adf-4d79-8eeb-a4d90fd5ca25" ] } ], "mendeley" : { "formattedCitation" : "[18]", "plainTextFormattedCitation" : "[18]", "previouslyFormattedCitation" : "[18]" }, "properties" : { "noteIndex" : 0 }, "schema" : "https://github.com/citation-style-language/schema/raw/master/csl-citation.json" }</w:instrText>
      </w:r>
      <w:r w:rsidRPr="00F734FA">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[18]</w:t>
      </w:r>
      <w:r w:rsidRPr="00F734FA">
        <w:rPr>
          <w:rFonts w:asciiTheme="majorBidi" w:hAnsiTheme="majorBidi" w:cstheme="majorBidi"/>
          <w:sz w:val="24"/>
          <w:szCs w:val="24"/>
        </w:rPr>
        <w:fldChar w:fldCharType="end"/>
      </w:r>
      <w:r w:rsidRPr="00F734FA">
        <w:rPr>
          <w:rFonts w:asciiTheme="majorBidi" w:hAnsiTheme="majorBidi" w:cstheme="majorBidi"/>
          <w:sz w:val="24"/>
          <w:szCs w:val="24"/>
        </w:rPr>
        <w:t xml:space="preserve">. This research is focused on developing cost-effective mutation system. As earlier stated, mutation testing suffers a number of shortcomings, which minimize its adoption in industry. Despite the little survey work in the literature on mutation testing, there has been a number of research work presenting different types of techniques in an attempt to transform mutation testing into a realistic and practical testing paradigm. A research conducted by DeMillo </w:t>
      </w:r>
      <w:r w:rsidRPr="00F734FA">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"author" : [ { "dropping-particle" : "", "family" : "Demillo", "given" : "Richard A", "non-dropping-particle" : "", "parse-names" : false, "suffix" : "" } ], "id" : "ITEM-1", "issued" : { "date-parts" : [ [ "1989" ] ] }, "page" : "355-356", "title" : "Test Adequacy and Program Mutation", "type" : "article-journal" }, "uris" : [ "http://www.mendeley.com/documents/?uuid=68733753-295b-4a10-b200-c9c046868128" ] } ], "mendeley" : { "formattedCitation" : "[42]", "plainTextFormattedCitation" : "[42]", "previouslyFormattedCitation" : "[42]" }, "properties" : { "noteIndex" : 0 }, "schema" : "https://github.com/citation-style-language/schema/raw/master/csl-citation.json" }</w:instrText>
      </w:r>
      <w:r w:rsidRPr="00F734FA">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[42]</w:t>
      </w:r>
      <w:r w:rsidRPr="00F734FA">
        <w:rPr>
          <w:rFonts w:asciiTheme="majorBidi" w:hAnsiTheme="majorBidi" w:cstheme="majorBidi"/>
          <w:sz w:val="24"/>
          <w:szCs w:val="24"/>
        </w:rPr>
        <w:fldChar w:fldCharType="end"/>
      </w:r>
      <w:r w:rsidRPr="00F734FA">
        <w:rPr>
          <w:rFonts w:asciiTheme="majorBidi" w:hAnsiTheme="majorBidi" w:cstheme="majorBidi"/>
          <w:sz w:val="24"/>
          <w:szCs w:val="24"/>
        </w:rPr>
        <w:t xml:space="preserve"> was the first of its kind to summarize the research achievements and background of Mutation Testing at the preliminary stage of its development. </w:t>
      </w:r>
    </w:p>
    <w:p w14:paraId="222E1DD4" w14:textId="0862B49F" w:rsidR="00C411E4" w:rsidRPr="00F734FA"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lastRenderedPageBreak/>
        <w:t xml:space="preserve">Fraser </w:t>
      </w:r>
      <w:r w:rsidRPr="00F734FA">
        <w:rPr>
          <w:rFonts w:asciiTheme="majorBidi" w:hAnsiTheme="majorBidi" w:cstheme="majorBidi"/>
          <w:i/>
          <w:iCs/>
          <w:sz w:val="24"/>
          <w:szCs w:val="24"/>
        </w:rPr>
        <w:t>et al</w:t>
      </w:r>
      <w:r w:rsidRPr="00F734FA">
        <w:rPr>
          <w:rFonts w:asciiTheme="majorBidi" w:hAnsiTheme="majorBidi" w:cstheme="majorBidi"/>
          <w:sz w:val="24"/>
          <w:szCs w:val="24"/>
        </w:rPr>
        <w:t xml:space="preserve">. </w:t>
      </w:r>
      <w:r w:rsidRPr="00F734FA">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"10.1109/TSE.2011.93", "ISBN" : "9781605588230", "ISSN" : "00985589", "abstract" : "To assess the quality of test suites, mutation analysis seeds artificial defects (mutations) into programs; a nondetected mutation indicates a weakness in the test suite. We present an automated approach to generate unit tests that detect these mutations for object-oriented classes. This has two advantages: First, the resulting test suite is optimized toward finding defects modeled by mutation operators rather than covering code. Second, the state change caused by mutations induces oracles that precisely detect the mutants. Evaluated on 10 open source libraries, our ?TEST prototype generates test suites that find significantly more seeded defects than the original manually written test suites. Index", "author" : [ { "dropping-particle" : "", "family" : "Fraser", "given" : "Gordon", "non-dropping-particle" : "", "parse-names" : false, "suffix" : "" }, { "dropping-particle" : "", "family" : "Zeller", "given" : "Andreas", "non-dropping-particle" : "", "parse-names" : false, "suffix" : "" } ], "container-title" : "IEEE Transactions on Software Engineering", "id" : "ITEM-1", "issue" : "2", "issued" : { "date-parts" : [ [ "2012" ] ] }, "page" : "278-292", "title" : "Mutation-driven generation of unit tests and oracles", "type" : "article-journal", "volume" : "38" }, "uris" : [ "http://www.mendeley.com/documents/?uuid=2d3fabb9-3d47-4d10-baa6-f2e1a3f3fac3" ] } ], "mendeley" : { "formattedCitation" : "[27]", "plainTextFormattedCitation" : "[27]", "previouslyFormattedCitation" : "[27]" }, "properties" : { "noteIndex" : 0 }, "schema" : "https://github.com/citation-style-language/schema/raw/master/csl-citation.json" }</w:instrText>
      </w:r>
      <w:r w:rsidRPr="00F734FA">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[27]</w:t>
      </w:r>
      <w:r w:rsidRPr="00F734FA">
        <w:rPr>
          <w:rFonts w:asciiTheme="majorBidi" w:hAnsiTheme="majorBidi" w:cstheme="majorBidi"/>
          <w:sz w:val="24"/>
          <w:szCs w:val="24"/>
        </w:rPr>
        <w:fldChar w:fldCharType="end"/>
      </w:r>
      <w:r w:rsidRPr="00F734FA">
        <w:rPr>
          <w:rFonts w:asciiTheme="majorBidi" w:hAnsiTheme="majorBidi" w:cstheme="majorBidi"/>
          <w:sz w:val="24"/>
          <w:szCs w:val="24"/>
        </w:rPr>
        <w:t xml:space="preserve"> presented </w:t>
      </w:r>
      <w:r w:rsidRPr="00F734FA">
        <w:rPr>
          <w:rFonts w:asciiTheme="majorBidi" w:hAnsiTheme="majorBidi" w:cstheme="majorBidi"/>
          <w:sz w:val="24"/>
          <w:szCs w:val="24"/>
        </w:rPr>
        <w:sym w:font="Times New Roman Special G2" w:char="F05B"/>
      </w:r>
      <w:r w:rsidRPr="00F734FA">
        <w:rPr>
          <w:rFonts w:asciiTheme="majorBidi" w:hAnsiTheme="majorBidi" w:cstheme="majorBidi"/>
          <w:sz w:val="24"/>
          <w:szCs w:val="24"/>
        </w:rPr>
        <w:t>TEST, an approach to generate test data for object-oriented classes based on mutation analysis automatically. Apart from the test cases, mutant-based oracles are also generated which allow the tester to check whether the expected behavior is reflected by the assertions generated. The assertions were generated by matching the test case execution on a program and its mutants in order to distinguish between them. The test cases generated are mutant-based and impact-driven aimed to minimize test cases and assessment effort. This is achieved by optimizing test cases and oracles towards detecting mutation with maximal impact.</w:t>
      </w:r>
    </w:p>
    <w:p w14:paraId="5E3B20A9" w14:textId="716656F7" w:rsidR="00C411E4" w:rsidRPr="00F734FA"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Yao </w:t>
      </w:r>
      <w:r w:rsidRPr="00F734FA">
        <w:rPr>
          <w:rFonts w:asciiTheme="majorBidi" w:hAnsiTheme="majorBidi" w:cstheme="majorBidi"/>
          <w:i/>
          <w:iCs/>
          <w:sz w:val="24"/>
          <w:szCs w:val="24"/>
        </w:rPr>
        <w:t>et al</w:t>
      </w:r>
      <w:r w:rsidRPr="00F734FA">
        <w:rPr>
          <w:rFonts w:asciiTheme="majorBidi" w:hAnsiTheme="majorBidi" w:cstheme="majorBidi"/>
          <w:sz w:val="24"/>
          <w:szCs w:val="24"/>
        </w:rPr>
        <w:t xml:space="preserve">. </w:t>
      </w:r>
      <w:r w:rsidRPr="00F734FA">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"10.1145/2568225.2568265", "ISBN" : "978-1-4503-2756-5", "ISSN" : "02705257", "abstract" : " Though mutation testing has been widely studied for more than thirty years, the prevalence and properties of equivalent mutants remain largely unknown. We report on the causes and prevalence of equivalent mutants and their relationship to stubborn mutants (those that remain undetected by a high quality test suite, yet are non-equivalent). Our results, based on manual analysis of 1,230 mutants from 18 programs, reveal a highly uneven distribution of equivalence and stubbornness. For example, the ABS class and half UOI class generate many equivalent and almost no stubborn mutants, while the LCR class generates many stubborn and few equivalent mutants. We conclude that previous test effectiveness studies based on fault seeding could be skewed, while developers of mutation testing tools should prioritise those operators that we found generate disproportionately many stubborn (and few equivalent) mutants. ", "author" : [ { "dropping-particle" : "", "family" : "Yao", "given" : "Xiangjuan", "non-dropping-particle" : "", "parse-names" : false, "suffix" : "" }, { "dropping-particle" : "", "family" : "Harman", "given" : "Mark", "non-dropping-particle" : "", "parse-names" : false, "suffix" : "" }, { "dropping-particle" : "", "family" : "Jia", "given" : "Yue", "non-dropping-particle" : "", "parse-names" : false, "suffix" : "" } ], "container-title" : "Proceedings of the 36th International Conference on Software Engineering", "id" : "ITEM-1", "issued" : { "date-parts" : [ [ "2014" ] ] }, "page" : "919-930", "title" : "A Study of Equivalent and Stubborn Mutation Operators Using Human Analysis of Equivalence", "type" : "article-journal" }, "uris" : [ "http://www.mendeley.com/documents/?uuid=d7b50430-a74e-4926-afbd-0b4d827e9c42" ] } ], "mendeley" : { "formattedCitation" : "[43]", "plainTextFormattedCitation" : "[43]", "previouslyFormattedCitation" : "[43]" }, "properties" : { "noteIndex" : 0 }, "schema" : "https://github.com/citation-style-language/schema/raw/master/csl-citation.json" }</w:instrText>
      </w:r>
      <w:r w:rsidRPr="00F734FA">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[43]</w:t>
      </w:r>
      <w:r w:rsidRPr="00F734FA">
        <w:rPr>
          <w:rFonts w:asciiTheme="majorBidi" w:hAnsiTheme="majorBidi" w:cstheme="majorBidi"/>
          <w:sz w:val="24"/>
          <w:szCs w:val="24"/>
        </w:rPr>
        <w:fldChar w:fldCharType="end"/>
      </w:r>
      <w:r w:rsidRPr="00F734FA">
        <w:rPr>
          <w:rFonts w:asciiTheme="majorBidi" w:hAnsiTheme="majorBidi" w:cstheme="majorBidi"/>
          <w:sz w:val="24"/>
          <w:szCs w:val="24"/>
        </w:rPr>
        <w:t xml:space="preserve"> investigated on the causes and prevalence of equivalent mutants and how they are related to stubborn mutants. They manually analyzed 1230 mutants obtained from 18 different programs, the result shows a highly uneven distribution of mutants’ stubbornness and equivalence. This means the selection of mutation operators should be carefully done because their results show that previous test effectiveness of fault seeding could be skewed. The findings of the work show that there is a contradiction to the popular assumption that equivalence is an extreme case of stubbornness. This is because it was found that equivalence is correlated with program size and the total mutants generated while stubbornness is not. Also, the findings showed that ABS (Absolute Value Insertion) operators should be discarded or at least applied with care because they generate few stubborn and many equivalent mutants. On the other hand, some operator classes like LCR (Logical Connector Replacement) are useful as they generate relatively more stubborn and fewer equivalent mutants.</w:t>
      </w:r>
    </w:p>
    <w:p w14:paraId="1D60DAA6" w14:textId="32D1D36E"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Offutt et al.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"10.1145/227607.227610", "ISBN" : "1049-331X", "ISSN" : "1049331X", "abstract" : "Mutation testing is a tec hnique for unit testing soft w are that\ue02c although po erful\ue02c is computationally expen\ue02d w siv e\ue02e The principal expense of m utation is that man yv arian ts of the test program\ue02c called m utan ts\ue02c m ust be repeatedly executed\ue02e This paper quan ti\ue00ces the expense of m utation in terms of the n um ber of m utan ts that are created\ue02c then proposes and ev aluates a tec hnique that reduces the n um berofm utan ts b y an order of magnitude\ue02e Selectiv em utation reduces the cost ofm utation testing b y reducing the n um berofm utan ts\ue02e This paper reports experimen tal results that compare selectiv em utation testing with standard\ue02c or non\ue02dselectiv e\ue02c m utation testing\ue02c and results that quan tify the sa vings ac hiev ed b y selectiv em utation testing\ue02e The results support the h ypothesis that selectiv em utation is almost as strong as non\ue02dselectiv em utation\ue03b in experimen tal trials selectiv em utation pro vides almost the same co erage as non\ue02dselectiv v em utation\ue02c with a four\ue02dfold or more reduction in the n um ber of m utan ts\ue02e", "author" : [ { "dropping-particle" : "", "family" : "Offutt", "given" : "a. Jefferson", "non-dropping-particle" : "", "parse-names" : false, "suffix" : "" }, { "dropping-particle" : "", "family" : "Lee", "given" : "Ammei", "non-dropping-particle" : "", "parse-names" : false, "suffix" : "" }, { "dropping-particle" : "", "family" : "Rothermel", "given" : "Gregg", "non-dropping-particle" : "", "parse-names" : false, "suffix" : "" }, { "dropping-particle" : "", "family" : "Untch", "given" : "Roland H.", "non-dropping-particle" : "", "parse-names" : false, "suffix" : "" }, { "dropping-particle" : "", "family" : "Zapf", "given" : "Christian", "non-dropping-particle" : "", "parse-names" : false, "suffix" : "" } ], "container-title" : "ACM Transactions on Software Engineering and Methodology", "id" : "ITEM-1", "issue" : "2", "issued" : { "date-parts" : [ [ "1996" ] ] }, "page" : "99-118", "title" : "An experimental determination of sufficient mutant operators", "type" : "article-journal", "volume" : "5" }, "uris" : [ "http://www.mendeley.com/documents/?uuid=70bacc2a-8c57-4e4c-b381-a78add724fa7" ] } ], "mendeley" : { "formattedCitation" : "[44]", "plainTextFormattedCitation" : "[44]", "previouslyFormattedCitation" : "[44]"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[44]</w:t>
      </w:r>
      <w:r>
        <w:rPr>
          <w:rFonts w:asciiTheme="majorBidi" w:hAnsiTheme="majorBidi" w:cstheme="majorBidi"/>
          <w:sz w:val="24"/>
          <w:szCs w:val="24"/>
        </w:rPr>
        <w:fldChar w:fldCharType="end"/>
      </w:r>
      <w:r>
        <w:rPr>
          <w:rFonts w:asciiTheme="majorBidi" w:hAnsiTheme="majorBidi" w:cstheme="majorBidi"/>
          <w:sz w:val="24"/>
          <w:szCs w:val="24"/>
        </w:rPr>
        <w:t xml:space="preserve"> performed a statistical regression analysis of actual programs, showing that the number of lines did not contribute to the number of mutants. Applying only the </w:t>
      </w:r>
      <w:r>
        <w:rPr>
          <w:rFonts w:asciiTheme="majorBidi" w:hAnsiTheme="majorBidi" w:cstheme="majorBidi"/>
          <w:sz w:val="24"/>
          <w:szCs w:val="24"/>
        </w:rPr>
        <w:lastRenderedPageBreak/>
        <w:t>SDL (Statement Deletion) operator is a do-fewer approach known as SDL-mutation. The SDL operator was implemented for Java and its benefit was evaluated in terms of how well were the SDL mutants killed by tests generated when run on all of muJava’s method-level mutants. They started by defining SDL on single statements, then extended the definition to other control structures. SDL was implemented by Mothra by replacing each statement with CONTINUE because FORTRAN has a CONTINUE statement, which only provides a placeholder. On the other hand, Java implemented SDL by commenting out each statement. It does not make sense to apply SDL to variable declaration because the mutants would not compile, to start with.</w:t>
      </w:r>
    </w:p>
    <w:p w14:paraId="27B0D152" w14:textId="77777777" w:rsidR="00C411E4" w:rsidRPr="00F734FA"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Also, applying SDL to control structures that include block(s) of statements (such as “if”, “for”, and “while”) necessitates deleting the entire block. They generated the test cases to kill the entire SDL mutants by hand (i.e. manually). They sanitized the tests by iteratively generating them while discarding those that did not kill additional mutants strongly. The mutants that are not killed were concluded to be equivalent. This leads to the conclusion that the deleted statement has no effect on the program. They finally evaluated the SDL-adequate test set against the whole muJava’s mutation operators. Other mutation operators can be discarded if the SDL-adequate test set can kill all mutants. A mutation score of 92, with 80% fewer mutants were formed. Also, 41% fewer equivalent SDL mutants were discovered.</w:t>
      </w:r>
    </w:p>
    <w:p w14:paraId="455B0769" w14:textId="40F168C6" w:rsidR="00C411E4" w:rsidRDefault="00C411E4" w:rsidP="0091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Harman and Jia presented a detailed survey and analysis of trends and results on mutation testing. The survey comprises of works on empirical studies, optimization techniques, mutation tools, and equivalent mutation detection. The results of the survey show that mutation testing is achieving popularity as its transition from academic to industrial </w:t>
      </w:r>
      <w:r>
        <w:rPr>
          <w:rFonts w:asciiTheme="majorBidi" w:hAnsiTheme="majorBidi" w:cstheme="majorBidi"/>
          <w:sz w:val="24"/>
          <w:szCs w:val="24"/>
        </w:rPr>
        <w:lastRenderedPageBreak/>
        <w:t xml:space="preserve">application is rising gradually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"10.1109/TSE.2010.62", "ISBN" : "0098-5589", "ISSN" : "0098-5589", "abstract" : "Mutation Testing is a fault-based software testing technique that has been widely studied for over three decades. The literature on Mutation Testing has contributed a set of approaches, tools, developments, and empirical results. This paper provides a comprehensive analysis and survey of Mutation Testing. The paper also presents the results of several development trend analyses. These analyses provide evidence that Mutation Testing techniques and tools are reaching a state of maturity and applicability, while the topic of Mutation Testing itself is the subject of increasing interest.", "author" : [ { "dropping-particle" : "", "family" : "Jia", "given" : "Yue", "non-dropping-particle" : "", "parse-names" : false, "suffix" : "" }, { "dropping-particle" : "", "family" : "Harman", "given" : "M", "non-dropping-particle" : "", "parse-names" : false, "suffix" : "" } ], "container-title" : "Software Engineering, IEEE Transactions on", "id" : "ITEM-1", "issue" : "5", "issued" : { "date-parts" : [ [ "2011" ] ] }, "page" : "649-678", "title" : "An Analysis and Survey of the Development of Mutation Testing", "type" : "article-journal", "volume" : "37" }, "uris" : [ "http://www.mendeley.com/documents/?uuid=98437734-2f15-4bb0-a36f-a79fcad94517" ] } ], "mendeley" : { "formattedCitation" : "[12]", "plainTextFormattedCitation" : "[12]", "previouslyFormattedCitation" : "[12]"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[12]</w:t>
      </w:r>
      <w:r>
        <w:rPr>
          <w:rFonts w:asciiTheme="majorBidi" w:hAnsiTheme="majorBidi" w:cstheme="majorBidi"/>
          <w:sz w:val="24"/>
          <w:szCs w:val="24"/>
        </w:rPr>
        <w:fldChar w:fldCharType="end"/>
      </w:r>
      <w:r>
        <w:rPr>
          <w:rFonts w:asciiTheme="majorBidi" w:hAnsiTheme="majorBidi" w:cstheme="majorBidi"/>
          <w:sz w:val="24"/>
          <w:szCs w:val="24"/>
        </w:rPr>
        <w:t xml:space="preserve">. Papadakis </w:t>
      </w:r>
      <w:r w:rsidRPr="0093363C">
        <w:rPr>
          <w:rFonts w:asciiTheme="majorBidi" w:hAnsiTheme="majorBidi" w:cstheme="majorBidi"/>
          <w:i/>
          <w:iCs/>
          <w:sz w:val="24"/>
          <w:szCs w:val="24"/>
        </w:rPr>
        <w:t>et al.</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"10.13140/RG.2.1.3699.9209", "author" : [ { "dropping-particle" : "", "family" : "Souza", "given" : "Francisco Carlos M.", "non-dropping-particle" : "", "parse-names" : false, "suffix" : "" }, { "dropping-particle" : "", "family" : "Papadakis", "given" : "Mike", "non-dropping-particle" : "", "parse-names" : false, "suffix" : "" }, { "dropping-particle" : "", "family" : "Durelli", "given" : "VHS", "non-dropping-particle" : "", "parse-names" : false, "suffix" : "" }, { "dropping-particle" : "", "family" : "Delamaro", "given" : "Marcio Eduardo", "non-dropping-particle" : "", "parse-names" : false, "suffix" : "" } ], "container-title" : "Pages.Cs.Aueb.Gr", "id" : "ITEM-1", "issue" : "March 2015", "issued" : { "date-parts" : [ [ "2014" ] ] }, "page" : "23-25", "title" : "Test Data Generation Techniques for Mutation Testing: A Systematic Mapping", "type" : "article-journal" }, "uris" : [ "http://www.mendeley.com/documents/?uuid=2030b837-7cc2-4a18-9d02-ebf851c4da6f" ] } ], "mendeley" : { "formattedCitation" : "[45]", "plainTextFormattedCitation" : "[45]", "previouslyFormattedCitation" : "[45]"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[45]</w:t>
      </w:r>
      <w:r>
        <w:rPr>
          <w:rFonts w:asciiTheme="majorBidi" w:hAnsiTheme="majorBidi" w:cstheme="majorBidi"/>
          <w:sz w:val="24"/>
          <w:szCs w:val="24"/>
        </w:rPr>
        <w:fldChar w:fldCharType="end"/>
      </w:r>
      <w:r>
        <w:rPr>
          <w:rFonts w:asciiTheme="majorBidi" w:hAnsiTheme="majorBidi" w:cstheme="majorBidi"/>
          <w:sz w:val="24"/>
          <w:szCs w:val="24"/>
        </w:rPr>
        <w:t xml:space="preserve"> describes a systematic mapping carried out to collect techniques and approaches for test data generation in mutation testing. In 2017, Jatana </w:t>
      </w:r>
      <w:r w:rsidRPr="0093363C">
        <w:rPr>
          <w:rFonts w:asciiTheme="majorBidi" w:hAnsiTheme="majorBidi" w:cstheme="majorBidi"/>
          <w:i/>
          <w:iCs/>
          <w:sz w:val="24"/>
          <w:szCs w:val="24"/>
        </w:rPr>
        <w:t>et al.</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"10.5277/e-Inf170103", "ISSN" : "20844840", "author" : [ { "dropping-particle" : "", "family" : "Jatana", "given" : "Nishtha", "non-dropping-particle" : "", "parse-names" : false, "suffix" : "" }, { "dropping-particle" : "", "family" : "Suri", "given" : "Bharti", "non-dropping-particle" : "", "parse-names" : false, "suffix" : "" }, { "dropping-particle" : "", "family" : "Rani", "given" : "Shweta", "non-dropping-particle" : "", "parse-names" : false, "suffix" : "" } ], "id" : "ITEM-1", "issue" : "1", "issued" : { "date-parts" : [ [ "2017" ] ] }, "page" : "59-76", "title" : "Systematic Literature Review on Search Based Mutation Testing", "type" : "article-journal", "volume" : "11" }, "uris" : [ "http://www.mendeley.com/documents/?uuid=0a50dc11-33bc-4a06-946e-91d20f5c29ce" ] } ], "mendeley" : { "formattedCitation" : "[46]", "plainTextFormattedCitation" : "[46]", "previouslyFormattedCitation" : "[46]"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[46]</w:t>
      </w:r>
      <w:r>
        <w:rPr>
          <w:rFonts w:asciiTheme="majorBidi" w:hAnsiTheme="majorBidi" w:cstheme="majorBidi"/>
          <w:sz w:val="24"/>
          <w:szCs w:val="24"/>
        </w:rPr>
        <w:fldChar w:fldCharType="end"/>
      </w:r>
      <w:r>
        <w:rPr>
          <w:rFonts w:asciiTheme="majorBidi" w:hAnsiTheme="majorBidi" w:cstheme="majorBidi"/>
          <w:sz w:val="24"/>
          <w:szCs w:val="24"/>
        </w:rPr>
        <w:t xml:space="preserve"> published a systematic literature review on application of search based techniques on mutation testing. The result of the study shows that within two decades, the following techniques have been </w:t>
      </w:r>
      <w:r w:rsidR="009128A7">
        <w:rPr>
          <w:rFonts w:asciiTheme="majorBidi" w:hAnsiTheme="majorBidi" w:cstheme="majorBidi"/>
          <w:sz w:val="24"/>
          <w:szCs w:val="24"/>
        </w:rPr>
        <w:t>harnessed</w:t>
      </w:r>
      <w:r>
        <w:rPr>
          <w:rFonts w:asciiTheme="majorBidi" w:hAnsiTheme="majorBidi" w:cstheme="majorBidi"/>
          <w:sz w:val="24"/>
          <w:szCs w:val="24"/>
        </w:rPr>
        <w:t xml:space="preserve"> to mutation testing namely: Hill Climbing, Ant Colony Optimization, Genetic Algorithm, Bacteriological Algorithm, and Immune Inspired Algorithm.</w:t>
      </w:r>
    </w:p>
    <w:p w14:paraId="16E597BC" w14:textId="1CB4C074" w:rsidR="00C411E4" w:rsidRPr="00F734FA" w:rsidRDefault="00C411E4" w:rsidP="0091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A number of significant contribution to Mutation Testing has also been recorded in Master’s and PhD theses. Below is the summary of the found </w:t>
      </w:r>
      <w:r w:rsidR="009128A7">
        <w:rPr>
          <w:rFonts w:asciiTheme="majorBidi" w:hAnsiTheme="majorBidi" w:cstheme="majorBidi"/>
          <w:sz w:val="24"/>
          <w:szCs w:val="24"/>
        </w:rPr>
        <w:t xml:space="preserve">thesis </w:t>
      </w:r>
      <w:r w:rsidRPr="00F734FA">
        <w:rPr>
          <w:rFonts w:asciiTheme="majorBidi" w:hAnsiTheme="majorBidi" w:cstheme="majorBidi"/>
          <w:sz w:val="24"/>
          <w:szCs w:val="24"/>
        </w:rPr>
        <w:t>on Mutation Testing.</w:t>
      </w:r>
    </w:p>
    <w:p w14:paraId="00FACDCF" w14:textId="0E1FF7E8" w:rsidR="00C411E4" w:rsidRPr="00B25EB6" w:rsidRDefault="00C411E4" w:rsidP="00882758">
      <w:pPr>
        <w:pStyle w:val="Caption"/>
        <w:keepNext/>
        <w:jc w:val="center"/>
        <w:rPr>
          <w:b/>
          <w:bCs/>
          <w:i w:val="0"/>
          <w:iCs w:val="0"/>
          <w:color w:val="auto"/>
        </w:rPr>
      </w:pPr>
      <w:bookmarkStart w:id="329" w:name="_Toc506449825"/>
      <w:commentRangeStart w:id="330"/>
      <w:commentRangeStart w:id="331"/>
      <w:r w:rsidRPr="00B25EB6">
        <w:rPr>
          <w:b/>
          <w:bCs/>
          <w:i w:val="0"/>
          <w:iCs w:val="0"/>
          <w:color w:val="auto"/>
        </w:rPr>
        <w:t xml:space="preserve">Table </w:t>
      </w:r>
      <w:r w:rsidR="000E2513" w:rsidRPr="00B25EB6">
        <w:rPr>
          <w:b/>
          <w:bCs/>
          <w:i w:val="0"/>
          <w:iCs w:val="0"/>
          <w:color w:val="auto"/>
        </w:rPr>
        <w:fldChar w:fldCharType="begin"/>
      </w:r>
      <w:r w:rsidR="000E2513" w:rsidRPr="00B25EB6">
        <w:rPr>
          <w:b/>
          <w:bCs/>
          <w:i w:val="0"/>
          <w:iCs w:val="0"/>
          <w:color w:val="auto"/>
        </w:rPr>
        <w:instrText xml:space="preserve"> SEQ Table \* ARABIC </w:instrText>
      </w:r>
      <w:r w:rsidR="000E2513" w:rsidRPr="00B25EB6">
        <w:rPr>
          <w:b/>
          <w:bCs/>
          <w:i w:val="0"/>
          <w:iCs w:val="0"/>
          <w:color w:val="auto"/>
        </w:rPr>
        <w:fldChar w:fldCharType="separate"/>
      </w:r>
      <w:r w:rsidR="001101E6">
        <w:rPr>
          <w:b/>
          <w:bCs/>
          <w:i w:val="0"/>
          <w:iCs w:val="0"/>
          <w:noProof/>
          <w:color w:val="auto"/>
        </w:rPr>
        <w:t>4</w:t>
      </w:r>
      <w:r w:rsidR="000E2513" w:rsidRPr="00B25EB6">
        <w:rPr>
          <w:b/>
          <w:bCs/>
          <w:i w:val="0"/>
          <w:iCs w:val="0"/>
          <w:noProof/>
          <w:color w:val="auto"/>
        </w:rPr>
        <w:fldChar w:fldCharType="end"/>
      </w:r>
      <w:r w:rsidRPr="00B25EB6">
        <w:rPr>
          <w:b/>
          <w:bCs/>
          <w:i w:val="0"/>
          <w:iCs w:val="0"/>
          <w:color w:val="auto"/>
        </w:rPr>
        <w:t>: Summary of Master's and PhD theses</w:t>
      </w:r>
      <w:r w:rsidR="001C06D9">
        <w:rPr>
          <w:b/>
          <w:bCs/>
          <w:i w:val="0"/>
          <w:iCs w:val="0"/>
          <w:color w:val="auto"/>
        </w:rPr>
        <w:t xml:space="preserve"> on mutation testing</w:t>
      </w:r>
      <w:bookmarkEnd w:id="329"/>
      <w:commentRangeEnd w:id="330"/>
      <w:r w:rsidR="00B25EB6">
        <w:rPr>
          <w:rStyle w:val="CommentReference"/>
          <w:i w:val="0"/>
          <w:iCs w:val="0"/>
          <w:color w:val="auto"/>
        </w:rPr>
        <w:commentReference w:id="330"/>
      </w:r>
      <w:commentRangeEnd w:id="331"/>
      <w:r w:rsidR="00844D0C">
        <w:rPr>
          <w:rStyle w:val="CommentReference"/>
          <w:i w:val="0"/>
          <w:iCs w:val="0"/>
          <w:color w:val="auto"/>
        </w:rPr>
        <w:commentReference w:id="331"/>
      </w:r>
    </w:p>
    <w:tbl>
      <w:tblPr>
        <w:tblW w:w="9900" w:type="dxa"/>
        <w:tblInd w:w="-815"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1563"/>
        <w:gridCol w:w="4004"/>
        <w:gridCol w:w="883"/>
        <w:gridCol w:w="2243"/>
        <w:gridCol w:w="1207"/>
      </w:tblGrid>
      <w:tr w:rsidR="00C411E4" w:rsidRPr="006576DB" w14:paraId="6EA3AEFE" w14:textId="77777777" w:rsidTr="003513D4">
        <w:tc>
          <w:tcPr>
            <w:tcW w:w="1563" w:type="dxa"/>
            <w:tcBorders>
              <w:top w:val="single" w:sz="4" w:space="0" w:color="auto"/>
              <w:bottom w:val="single" w:sz="4" w:space="0" w:color="auto"/>
            </w:tcBorders>
          </w:tcPr>
          <w:p w14:paraId="30B62EC1" w14:textId="77777777" w:rsidR="00C411E4" w:rsidRPr="006576DB"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4"/>
                <w:szCs w:val="24"/>
              </w:rPr>
            </w:pPr>
            <w:r w:rsidRPr="006576DB">
              <w:rPr>
                <w:rFonts w:asciiTheme="majorBidi" w:hAnsiTheme="majorBidi" w:cstheme="majorBidi"/>
                <w:b/>
                <w:bCs/>
                <w:sz w:val="24"/>
                <w:szCs w:val="24"/>
              </w:rPr>
              <w:t>Author</w:t>
            </w:r>
          </w:p>
        </w:tc>
        <w:tc>
          <w:tcPr>
            <w:tcW w:w="4004" w:type="dxa"/>
            <w:tcBorders>
              <w:top w:val="single" w:sz="4" w:space="0" w:color="auto"/>
              <w:bottom w:val="single" w:sz="4" w:space="0" w:color="auto"/>
            </w:tcBorders>
          </w:tcPr>
          <w:p w14:paraId="582C7090" w14:textId="579627A2" w:rsidR="00C411E4" w:rsidRPr="006576DB" w:rsidRDefault="009128A7"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4"/>
                <w:szCs w:val="24"/>
              </w:rPr>
            </w:pPr>
            <w:r>
              <w:rPr>
                <w:rFonts w:asciiTheme="majorBidi" w:hAnsiTheme="majorBidi" w:cstheme="majorBidi"/>
                <w:b/>
                <w:bCs/>
                <w:sz w:val="24"/>
                <w:szCs w:val="24"/>
              </w:rPr>
              <w:t xml:space="preserve">Thesis </w:t>
            </w:r>
            <w:r w:rsidR="00C411E4" w:rsidRPr="006576DB">
              <w:rPr>
                <w:rFonts w:asciiTheme="majorBidi" w:hAnsiTheme="majorBidi" w:cstheme="majorBidi"/>
                <w:b/>
                <w:bCs/>
                <w:sz w:val="24"/>
                <w:szCs w:val="24"/>
              </w:rPr>
              <w:t>Title</w:t>
            </w:r>
          </w:p>
        </w:tc>
        <w:tc>
          <w:tcPr>
            <w:tcW w:w="883" w:type="dxa"/>
            <w:tcBorders>
              <w:top w:val="single" w:sz="4" w:space="0" w:color="auto"/>
              <w:bottom w:val="single" w:sz="4" w:space="0" w:color="auto"/>
            </w:tcBorders>
          </w:tcPr>
          <w:p w14:paraId="3BE73079" w14:textId="00B318C3" w:rsidR="00C411E4" w:rsidRPr="006576DB" w:rsidRDefault="001C06D9"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4"/>
                <w:szCs w:val="24"/>
              </w:rPr>
            </w:pPr>
            <w:r>
              <w:rPr>
                <w:rFonts w:asciiTheme="majorBidi" w:hAnsiTheme="majorBidi" w:cstheme="majorBidi"/>
                <w:b/>
                <w:bCs/>
                <w:sz w:val="24"/>
                <w:szCs w:val="24"/>
              </w:rPr>
              <w:t>MSc/ PhD</w:t>
            </w:r>
          </w:p>
        </w:tc>
        <w:tc>
          <w:tcPr>
            <w:tcW w:w="2243" w:type="dxa"/>
            <w:tcBorders>
              <w:top w:val="single" w:sz="4" w:space="0" w:color="auto"/>
              <w:bottom w:val="single" w:sz="4" w:space="0" w:color="auto"/>
            </w:tcBorders>
          </w:tcPr>
          <w:p w14:paraId="2F3B602F" w14:textId="77777777" w:rsidR="00C411E4" w:rsidRPr="006576DB"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4"/>
                <w:szCs w:val="24"/>
              </w:rPr>
            </w:pPr>
            <w:r w:rsidRPr="006576DB">
              <w:rPr>
                <w:rFonts w:asciiTheme="majorBidi" w:hAnsiTheme="majorBidi" w:cstheme="majorBidi"/>
                <w:b/>
                <w:bCs/>
                <w:sz w:val="24"/>
                <w:szCs w:val="24"/>
              </w:rPr>
              <w:t>University</w:t>
            </w:r>
          </w:p>
        </w:tc>
        <w:tc>
          <w:tcPr>
            <w:tcW w:w="1207" w:type="dxa"/>
            <w:tcBorders>
              <w:top w:val="single" w:sz="4" w:space="0" w:color="auto"/>
              <w:bottom w:val="single" w:sz="4" w:space="0" w:color="auto"/>
            </w:tcBorders>
          </w:tcPr>
          <w:p w14:paraId="13E5B6D4" w14:textId="77777777" w:rsidR="00C411E4" w:rsidRPr="006576DB"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4"/>
                <w:szCs w:val="24"/>
              </w:rPr>
            </w:pPr>
            <w:r w:rsidRPr="006576DB">
              <w:rPr>
                <w:rFonts w:asciiTheme="majorBidi" w:hAnsiTheme="majorBidi" w:cstheme="majorBidi"/>
                <w:b/>
                <w:bCs/>
                <w:sz w:val="24"/>
                <w:szCs w:val="24"/>
              </w:rPr>
              <w:t>Year of Pub</w:t>
            </w:r>
          </w:p>
        </w:tc>
      </w:tr>
      <w:tr w:rsidR="00C411E4" w:rsidRPr="00F734FA" w14:paraId="3ABF51EA" w14:textId="77777777" w:rsidTr="003513D4">
        <w:tc>
          <w:tcPr>
            <w:tcW w:w="1563" w:type="dxa"/>
            <w:tcBorders>
              <w:top w:val="single" w:sz="4" w:space="0" w:color="auto"/>
            </w:tcBorders>
          </w:tcPr>
          <w:p w14:paraId="187D2729" w14:textId="3EFBC408"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Acree</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"author" : [ { "dropping-particle" : "", "family" : "Allen Troy Acree", "given" : "Jr.", "non-dropping-particle" : "", "parse-names" : false, "suffix" : "" } ], "id" : "ITEM-1", "issued" : { "date-parts" : [ [ "1980" ] ] }, "title" : "On Mutation", "type" : "article-journal" }, "uris" : [ "http://www.mendeley.com/documents/?uuid=a7196684-ffe9-453d-9277-2e840907cf9e" ] } ], "mendeley" : { "formattedCitation" : "[47]", "plainTextFormattedCitation" : "[47]", "previouslyFormattedCitation" : "[47]"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[47]</w:t>
            </w:r>
            <w:r>
              <w:rPr>
                <w:rFonts w:asciiTheme="majorBidi" w:hAnsiTheme="majorBidi" w:cstheme="majorBidi"/>
                <w:sz w:val="24"/>
                <w:szCs w:val="24"/>
              </w:rPr>
              <w:fldChar w:fldCharType="end"/>
            </w:r>
          </w:p>
          <w:p w14:paraId="1453FE21"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tc>
        <w:tc>
          <w:tcPr>
            <w:tcW w:w="4004" w:type="dxa"/>
            <w:tcBorders>
              <w:top w:val="single" w:sz="4" w:space="0" w:color="auto"/>
            </w:tcBorders>
          </w:tcPr>
          <w:p w14:paraId="7548EE3C"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On Mutation</w:t>
            </w:r>
          </w:p>
          <w:p w14:paraId="09E8611F"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tc>
        <w:tc>
          <w:tcPr>
            <w:tcW w:w="883" w:type="dxa"/>
            <w:tcBorders>
              <w:top w:val="single" w:sz="4" w:space="0" w:color="auto"/>
            </w:tcBorders>
          </w:tcPr>
          <w:p w14:paraId="32E29657"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PhD</w:t>
            </w:r>
          </w:p>
        </w:tc>
        <w:tc>
          <w:tcPr>
            <w:tcW w:w="2243" w:type="dxa"/>
            <w:tcBorders>
              <w:top w:val="single" w:sz="4" w:space="0" w:color="auto"/>
            </w:tcBorders>
          </w:tcPr>
          <w:p w14:paraId="39AE444C"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Georgia Institute of Technology</w:t>
            </w:r>
          </w:p>
        </w:tc>
        <w:tc>
          <w:tcPr>
            <w:tcW w:w="1207" w:type="dxa"/>
            <w:tcBorders>
              <w:top w:val="single" w:sz="4" w:space="0" w:color="auto"/>
            </w:tcBorders>
          </w:tcPr>
          <w:p w14:paraId="6D7EF664"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1980</w:t>
            </w:r>
          </w:p>
        </w:tc>
      </w:tr>
      <w:tr w:rsidR="00C411E4" w:rsidRPr="00F734FA" w14:paraId="00670DD8" w14:textId="77777777" w:rsidTr="003513D4">
        <w:tc>
          <w:tcPr>
            <w:tcW w:w="1563" w:type="dxa"/>
          </w:tcPr>
          <w:p w14:paraId="58B653F3"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Hanks</w:t>
            </w:r>
          </w:p>
        </w:tc>
        <w:tc>
          <w:tcPr>
            <w:tcW w:w="4004" w:type="dxa"/>
          </w:tcPr>
          <w:p w14:paraId="65BF783A"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Testing COBOL Programs by Mutation</w:t>
            </w:r>
          </w:p>
        </w:tc>
        <w:tc>
          <w:tcPr>
            <w:tcW w:w="883" w:type="dxa"/>
          </w:tcPr>
          <w:p w14:paraId="7D7438EF"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PhD</w:t>
            </w:r>
          </w:p>
        </w:tc>
        <w:tc>
          <w:tcPr>
            <w:tcW w:w="2243" w:type="dxa"/>
          </w:tcPr>
          <w:p w14:paraId="6EB9304B"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Georgia Institute of Technology</w:t>
            </w:r>
          </w:p>
        </w:tc>
        <w:tc>
          <w:tcPr>
            <w:tcW w:w="1207" w:type="dxa"/>
          </w:tcPr>
          <w:p w14:paraId="517E96AB"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1980</w:t>
            </w:r>
          </w:p>
        </w:tc>
      </w:tr>
      <w:tr w:rsidR="00C411E4" w:rsidRPr="00F734FA" w14:paraId="1D4D6184" w14:textId="77777777" w:rsidTr="003513D4">
        <w:tc>
          <w:tcPr>
            <w:tcW w:w="1563" w:type="dxa"/>
          </w:tcPr>
          <w:p w14:paraId="0C8AC448"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Budd</w:t>
            </w:r>
          </w:p>
        </w:tc>
        <w:tc>
          <w:tcPr>
            <w:tcW w:w="4004" w:type="dxa"/>
          </w:tcPr>
          <w:p w14:paraId="4298A319"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Mutation Analysis of Program Test Data</w:t>
            </w:r>
          </w:p>
        </w:tc>
        <w:tc>
          <w:tcPr>
            <w:tcW w:w="883" w:type="dxa"/>
          </w:tcPr>
          <w:p w14:paraId="74B5CCFD"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PhD</w:t>
            </w:r>
          </w:p>
        </w:tc>
        <w:tc>
          <w:tcPr>
            <w:tcW w:w="2243" w:type="dxa"/>
          </w:tcPr>
          <w:p w14:paraId="7D85EB6F"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Yale University</w:t>
            </w:r>
          </w:p>
        </w:tc>
        <w:tc>
          <w:tcPr>
            <w:tcW w:w="1207" w:type="dxa"/>
          </w:tcPr>
          <w:p w14:paraId="15A60653"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1980</w:t>
            </w:r>
          </w:p>
        </w:tc>
      </w:tr>
      <w:tr w:rsidR="00C411E4" w:rsidRPr="00F734FA" w14:paraId="7C86F1B6" w14:textId="77777777" w:rsidTr="003513D4">
        <w:tc>
          <w:tcPr>
            <w:tcW w:w="1563" w:type="dxa"/>
          </w:tcPr>
          <w:p w14:paraId="3CA2C3BE"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Tanaka</w:t>
            </w:r>
          </w:p>
        </w:tc>
        <w:tc>
          <w:tcPr>
            <w:tcW w:w="4004" w:type="dxa"/>
          </w:tcPr>
          <w:p w14:paraId="4B3C321B"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Equivalence Testing for FORTRAN Mutation System Using Data Flow Analysis</w:t>
            </w:r>
          </w:p>
        </w:tc>
        <w:tc>
          <w:tcPr>
            <w:tcW w:w="883" w:type="dxa"/>
          </w:tcPr>
          <w:p w14:paraId="5F5B06BB"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PhD</w:t>
            </w:r>
          </w:p>
        </w:tc>
        <w:tc>
          <w:tcPr>
            <w:tcW w:w="2243" w:type="dxa"/>
          </w:tcPr>
          <w:p w14:paraId="421E145E"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Georgia Institute of Technology</w:t>
            </w:r>
          </w:p>
        </w:tc>
        <w:tc>
          <w:tcPr>
            <w:tcW w:w="1207" w:type="dxa"/>
          </w:tcPr>
          <w:p w14:paraId="17002B39"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1981</w:t>
            </w:r>
          </w:p>
        </w:tc>
      </w:tr>
      <w:tr w:rsidR="00C411E4" w:rsidRPr="00F734FA" w14:paraId="02557C29" w14:textId="77777777" w:rsidTr="003513D4">
        <w:tc>
          <w:tcPr>
            <w:tcW w:w="1563" w:type="dxa"/>
          </w:tcPr>
          <w:p w14:paraId="5FF3C24F"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lastRenderedPageBreak/>
              <w:t>Morell</w:t>
            </w:r>
          </w:p>
        </w:tc>
        <w:tc>
          <w:tcPr>
            <w:tcW w:w="4004" w:type="dxa"/>
          </w:tcPr>
          <w:p w14:paraId="25723FD2"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A Theory of Error-Based Testing</w:t>
            </w:r>
          </w:p>
        </w:tc>
        <w:tc>
          <w:tcPr>
            <w:tcW w:w="883" w:type="dxa"/>
          </w:tcPr>
          <w:p w14:paraId="2B071D14"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tc>
        <w:tc>
          <w:tcPr>
            <w:tcW w:w="2243" w:type="dxa"/>
          </w:tcPr>
          <w:p w14:paraId="4AF34E2C"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University of Maryland at College Park</w:t>
            </w:r>
          </w:p>
        </w:tc>
        <w:tc>
          <w:tcPr>
            <w:tcW w:w="1207" w:type="dxa"/>
          </w:tcPr>
          <w:p w14:paraId="730AD9E1"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1984</w:t>
            </w:r>
          </w:p>
        </w:tc>
      </w:tr>
      <w:tr w:rsidR="00C411E4" w:rsidRPr="00F734FA" w14:paraId="38A8EA57" w14:textId="77777777" w:rsidTr="003513D4">
        <w:tc>
          <w:tcPr>
            <w:tcW w:w="1563" w:type="dxa"/>
          </w:tcPr>
          <w:p w14:paraId="2488E845"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Offutt</w:t>
            </w:r>
          </w:p>
        </w:tc>
        <w:tc>
          <w:tcPr>
            <w:tcW w:w="4004" w:type="dxa"/>
          </w:tcPr>
          <w:p w14:paraId="33435B76"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Automatic Test Data Generation</w:t>
            </w:r>
          </w:p>
        </w:tc>
        <w:tc>
          <w:tcPr>
            <w:tcW w:w="883" w:type="dxa"/>
          </w:tcPr>
          <w:p w14:paraId="3A1897C8"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PhD</w:t>
            </w:r>
          </w:p>
        </w:tc>
        <w:tc>
          <w:tcPr>
            <w:tcW w:w="2243" w:type="dxa"/>
          </w:tcPr>
          <w:p w14:paraId="5C83AC4C"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Georgia Institute of Technology</w:t>
            </w:r>
          </w:p>
        </w:tc>
        <w:tc>
          <w:tcPr>
            <w:tcW w:w="1207" w:type="dxa"/>
          </w:tcPr>
          <w:p w14:paraId="4275B4E1"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1988</w:t>
            </w:r>
          </w:p>
        </w:tc>
      </w:tr>
      <w:tr w:rsidR="00C411E4" w:rsidRPr="00F734FA" w14:paraId="6396AC87" w14:textId="77777777" w:rsidTr="003513D4">
        <w:tc>
          <w:tcPr>
            <w:tcW w:w="1563" w:type="dxa"/>
          </w:tcPr>
          <w:p w14:paraId="4332D3D6"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Craft</w:t>
            </w:r>
          </w:p>
        </w:tc>
        <w:tc>
          <w:tcPr>
            <w:tcW w:w="4004" w:type="dxa"/>
          </w:tcPr>
          <w:p w14:paraId="0FF5967B"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Detecting Equivalent Mutants Using Compiler Optimization Techniques</w:t>
            </w:r>
          </w:p>
        </w:tc>
        <w:tc>
          <w:tcPr>
            <w:tcW w:w="883" w:type="dxa"/>
          </w:tcPr>
          <w:p w14:paraId="5B9AA913"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Master</w:t>
            </w:r>
          </w:p>
        </w:tc>
        <w:tc>
          <w:tcPr>
            <w:tcW w:w="2243" w:type="dxa"/>
          </w:tcPr>
          <w:p w14:paraId="5755272D"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Clemson University</w:t>
            </w:r>
          </w:p>
        </w:tc>
        <w:tc>
          <w:tcPr>
            <w:tcW w:w="1207" w:type="dxa"/>
          </w:tcPr>
          <w:p w14:paraId="78CCCB0D"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1989</w:t>
            </w:r>
          </w:p>
        </w:tc>
      </w:tr>
      <w:tr w:rsidR="00C411E4" w:rsidRPr="00F734FA" w14:paraId="4CCC302D" w14:textId="77777777" w:rsidTr="003513D4">
        <w:tc>
          <w:tcPr>
            <w:tcW w:w="1563" w:type="dxa"/>
          </w:tcPr>
          <w:p w14:paraId="2665AC28"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Choi</w:t>
            </w:r>
          </w:p>
        </w:tc>
        <w:tc>
          <w:tcPr>
            <w:tcW w:w="4004" w:type="dxa"/>
          </w:tcPr>
          <w:p w14:paraId="258A50B3"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Software Testing Using High-Performance Computers </w:t>
            </w:r>
          </w:p>
        </w:tc>
        <w:tc>
          <w:tcPr>
            <w:tcW w:w="883" w:type="dxa"/>
          </w:tcPr>
          <w:p w14:paraId="4646B885"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PhD</w:t>
            </w:r>
          </w:p>
        </w:tc>
        <w:tc>
          <w:tcPr>
            <w:tcW w:w="2243" w:type="dxa"/>
          </w:tcPr>
          <w:p w14:paraId="2221A9D3"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Purdue University</w:t>
            </w:r>
          </w:p>
        </w:tc>
        <w:tc>
          <w:tcPr>
            <w:tcW w:w="1207" w:type="dxa"/>
          </w:tcPr>
          <w:p w14:paraId="007CBF86"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1991</w:t>
            </w:r>
          </w:p>
        </w:tc>
      </w:tr>
      <w:tr w:rsidR="00C411E4" w:rsidRPr="00F734FA" w14:paraId="072AC0F6" w14:textId="77777777" w:rsidTr="003513D4">
        <w:tc>
          <w:tcPr>
            <w:tcW w:w="1563" w:type="dxa"/>
          </w:tcPr>
          <w:p w14:paraId="5061068A"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Krauser</w:t>
            </w:r>
          </w:p>
        </w:tc>
        <w:tc>
          <w:tcPr>
            <w:tcW w:w="4004" w:type="dxa"/>
          </w:tcPr>
          <w:p w14:paraId="3544B96B"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Compiler-Integrated Software Testing</w:t>
            </w:r>
          </w:p>
        </w:tc>
        <w:tc>
          <w:tcPr>
            <w:tcW w:w="883" w:type="dxa"/>
          </w:tcPr>
          <w:p w14:paraId="288A1D2E"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PhD</w:t>
            </w:r>
          </w:p>
        </w:tc>
        <w:tc>
          <w:tcPr>
            <w:tcW w:w="2243" w:type="dxa"/>
          </w:tcPr>
          <w:p w14:paraId="558E4959"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Purdue University</w:t>
            </w:r>
          </w:p>
        </w:tc>
        <w:tc>
          <w:tcPr>
            <w:tcW w:w="1207" w:type="dxa"/>
          </w:tcPr>
          <w:p w14:paraId="4EA0BACA"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1991</w:t>
            </w:r>
          </w:p>
        </w:tc>
      </w:tr>
      <w:tr w:rsidR="00C411E4" w:rsidRPr="00F734FA" w14:paraId="049F4740" w14:textId="77777777" w:rsidTr="003513D4">
        <w:tc>
          <w:tcPr>
            <w:tcW w:w="1563" w:type="dxa"/>
          </w:tcPr>
          <w:p w14:paraId="0E394E39"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Fichter</w:t>
            </w:r>
          </w:p>
        </w:tc>
        <w:tc>
          <w:tcPr>
            <w:tcW w:w="4004" w:type="dxa"/>
          </w:tcPr>
          <w:p w14:paraId="477AA4AB"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Parallelizing Mutation on a Hypercube</w:t>
            </w:r>
          </w:p>
        </w:tc>
        <w:tc>
          <w:tcPr>
            <w:tcW w:w="883" w:type="dxa"/>
          </w:tcPr>
          <w:p w14:paraId="470C044B"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Master</w:t>
            </w:r>
          </w:p>
        </w:tc>
        <w:tc>
          <w:tcPr>
            <w:tcW w:w="2243" w:type="dxa"/>
          </w:tcPr>
          <w:p w14:paraId="330D98B9"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Clemson University</w:t>
            </w:r>
          </w:p>
        </w:tc>
        <w:tc>
          <w:tcPr>
            <w:tcW w:w="1207" w:type="dxa"/>
          </w:tcPr>
          <w:p w14:paraId="2BA8C521"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1991</w:t>
            </w:r>
          </w:p>
        </w:tc>
      </w:tr>
      <w:tr w:rsidR="00C411E4" w:rsidRPr="00F734FA" w14:paraId="3F2DE68F" w14:textId="77777777" w:rsidTr="003513D4">
        <w:tc>
          <w:tcPr>
            <w:tcW w:w="1563" w:type="dxa"/>
          </w:tcPr>
          <w:p w14:paraId="6D7D27EE"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Lee</w:t>
            </w:r>
          </w:p>
        </w:tc>
        <w:tc>
          <w:tcPr>
            <w:tcW w:w="4004" w:type="dxa"/>
          </w:tcPr>
          <w:p w14:paraId="7571D2D0"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Weak vs. Strong: An Empirical Comparison of Mutation Variants</w:t>
            </w:r>
          </w:p>
        </w:tc>
        <w:tc>
          <w:tcPr>
            <w:tcW w:w="883" w:type="dxa"/>
          </w:tcPr>
          <w:p w14:paraId="2AB1716C"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Master</w:t>
            </w:r>
          </w:p>
        </w:tc>
        <w:tc>
          <w:tcPr>
            <w:tcW w:w="2243" w:type="dxa"/>
          </w:tcPr>
          <w:p w14:paraId="7458F973"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Clemson University </w:t>
            </w:r>
          </w:p>
        </w:tc>
        <w:tc>
          <w:tcPr>
            <w:tcW w:w="1207" w:type="dxa"/>
          </w:tcPr>
          <w:p w14:paraId="146699FB"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1991</w:t>
            </w:r>
          </w:p>
        </w:tc>
      </w:tr>
      <w:tr w:rsidR="00C411E4" w:rsidRPr="00F734FA" w14:paraId="63ADC79A" w14:textId="77777777" w:rsidTr="003513D4">
        <w:tc>
          <w:tcPr>
            <w:tcW w:w="1563" w:type="dxa"/>
          </w:tcPr>
          <w:p w14:paraId="5EF2D483"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Zapf</w:t>
            </w:r>
          </w:p>
        </w:tc>
        <w:tc>
          <w:tcPr>
            <w:tcW w:w="4004" w:type="dxa"/>
          </w:tcPr>
          <w:p w14:paraId="24CF9A41"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A Distributed Interpreter for the Mothra Mutation Testing System</w:t>
            </w:r>
          </w:p>
        </w:tc>
        <w:tc>
          <w:tcPr>
            <w:tcW w:w="883" w:type="dxa"/>
          </w:tcPr>
          <w:p w14:paraId="4B5D8255"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PhD</w:t>
            </w:r>
          </w:p>
        </w:tc>
        <w:tc>
          <w:tcPr>
            <w:tcW w:w="2243" w:type="dxa"/>
          </w:tcPr>
          <w:p w14:paraId="5D5DE519"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Clemson University</w:t>
            </w:r>
          </w:p>
        </w:tc>
        <w:tc>
          <w:tcPr>
            <w:tcW w:w="1207" w:type="dxa"/>
          </w:tcPr>
          <w:p w14:paraId="762AD156"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1993</w:t>
            </w:r>
          </w:p>
        </w:tc>
      </w:tr>
      <w:tr w:rsidR="00C411E4" w:rsidRPr="00F734FA" w14:paraId="5138B40F" w14:textId="77777777" w:rsidTr="003513D4">
        <w:tc>
          <w:tcPr>
            <w:tcW w:w="1563" w:type="dxa"/>
          </w:tcPr>
          <w:p w14:paraId="1CCF466C"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Delamaro</w:t>
            </w:r>
          </w:p>
        </w:tc>
        <w:tc>
          <w:tcPr>
            <w:tcW w:w="4004" w:type="dxa"/>
          </w:tcPr>
          <w:p w14:paraId="56CD7127"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Proteum – A Mutation Analysis Based Testing Environment</w:t>
            </w:r>
          </w:p>
        </w:tc>
        <w:tc>
          <w:tcPr>
            <w:tcW w:w="883" w:type="dxa"/>
          </w:tcPr>
          <w:p w14:paraId="227ACFCB"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PhD</w:t>
            </w:r>
          </w:p>
        </w:tc>
        <w:tc>
          <w:tcPr>
            <w:tcW w:w="2243" w:type="dxa"/>
          </w:tcPr>
          <w:p w14:paraId="5C82646E"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University of Sao Paulo</w:t>
            </w:r>
          </w:p>
        </w:tc>
        <w:tc>
          <w:tcPr>
            <w:tcW w:w="1207" w:type="dxa"/>
          </w:tcPr>
          <w:p w14:paraId="1153A6F5"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1993</w:t>
            </w:r>
          </w:p>
        </w:tc>
      </w:tr>
      <w:tr w:rsidR="00C411E4" w:rsidRPr="00F734FA" w14:paraId="2E5FB325" w14:textId="77777777" w:rsidTr="003513D4">
        <w:tc>
          <w:tcPr>
            <w:tcW w:w="1563" w:type="dxa"/>
          </w:tcPr>
          <w:p w14:paraId="07607FFD" w14:textId="15CBA841"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Wong</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"abstract" : "Not Available", "author" : [ { "dropping-particle" : "", "family" : "Wong", "given" : "Weichen Eric", "non-dropping-particle" : "", "parse-names" : false, "suffix" : "" } ], "container-title" : "Engineering", "id" : "ITEM-1", "issue" : "December", "issued" : { "date-parts" : [ [ "1993" ] ] }, "title" : "On Mutation and Data Flow", "type" : "article-journal" }, "uris" : [ "http://www.mendeley.com/documents/?uuid=6b9af567-d045-4726-bac0-f028507a4fab" ] } ], "mendeley" : { "formattedCitation" : "[48]", "plainTextFormattedCitation" : "[48]", "previouslyFormattedCitation" : "[48]"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[48]</w:t>
            </w:r>
            <w:r>
              <w:rPr>
                <w:rFonts w:asciiTheme="majorBidi" w:hAnsiTheme="majorBidi" w:cstheme="majorBidi"/>
                <w:sz w:val="24"/>
                <w:szCs w:val="24"/>
              </w:rPr>
              <w:fldChar w:fldCharType="end"/>
            </w:r>
          </w:p>
        </w:tc>
        <w:tc>
          <w:tcPr>
            <w:tcW w:w="4004" w:type="dxa"/>
          </w:tcPr>
          <w:p w14:paraId="1C1ACCE7"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On Mutation and Data Flow</w:t>
            </w:r>
          </w:p>
        </w:tc>
        <w:tc>
          <w:tcPr>
            <w:tcW w:w="883" w:type="dxa"/>
          </w:tcPr>
          <w:p w14:paraId="4B33720A"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PhD</w:t>
            </w:r>
          </w:p>
        </w:tc>
        <w:tc>
          <w:tcPr>
            <w:tcW w:w="2243" w:type="dxa"/>
          </w:tcPr>
          <w:p w14:paraId="0FAAC559"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Purdue University</w:t>
            </w:r>
          </w:p>
        </w:tc>
        <w:tc>
          <w:tcPr>
            <w:tcW w:w="1207" w:type="dxa"/>
          </w:tcPr>
          <w:p w14:paraId="2561A766"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1993</w:t>
            </w:r>
          </w:p>
        </w:tc>
      </w:tr>
      <w:tr w:rsidR="00C411E4" w:rsidRPr="00F734FA" w14:paraId="5A86FC48" w14:textId="77777777" w:rsidTr="003513D4">
        <w:tc>
          <w:tcPr>
            <w:tcW w:w="1563" w:type="dxa"/>
          </w:tcPr>
          <w:p w14:paraId="28686A09"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Pan</w:t>
            </w:r>
          </w:p>
        </w:tc>
        <w:tc>
          <w:tcPr>
            <w:tcW w:w="4004" w:type="dxa"/>
          </w:tcPr>
          <w:p w14:paraId="48B89BB5"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Using Constraints to Detect Equivalent Mutants</w:t>
            </w:r>
          </w:p>
        </w:tc>
        <w:tc>
          <w:tcPr>
            <w:tcW w:w="883" w:type="dxa"/>
          </w:tcPr>
          <w:p w14:paraId="6D3A50AF"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Master</w:t>
            </w:r>
          </w:p>
        </w:tc>
        <w:tc>
          <w:tcPr>
            <w:tcW w:w="2243" w:type="dxa"/>
          </w:tcPr>
          <w:p w14:paraId="713632EC"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George Mason University</w:t>
            </w:r>
          </w:p>
        </w:tc>
        <w:tc>
          <w:tcPr>
            <w:tcW w:w="1207" w:type="dxa"/>
          </w:tcPr>
          <w:p w14:paraId="474C708F"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1994</w:t>
            </w:r>
          </w:p>
        </w:tc>
      </w:tr>
      <w:tr w:rsidR="00C411E4" w:rsidRPr="00087D6A" w14:paraId="3924643E" w14:textId="77777777" w:rsidTr="003513D4">
        <w:tc>
          <w:tcPr>
            <w:tcW w:w="1563" w:type="dxa"/>
          </w:tcPr>
          <w:p w14:paraId="07894A4D"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087D6A">
              <w:rPr>
                <w:rFonts w:asciiTheme="majorBidi" w:hAnsiTheme="majorBidi" w:cstheme="majorBidi"/>
                <w:sz w:val="24"/>
                <w:szCs w:val="24"/>
              </w:rPr>
              <w:lastRenderedPageBreak/>
              <w:t>Fleyshgakker</w:t>
            </w:r>
          </w:p>
        </w:tc>
        <w:tc>
          <w:tcPr>
            <w:tcW w:w="4004" w:type="dxa"/>
          </w:tcPr>
          <w:p w14:paraId="38F40DEA"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087D6A">
              <w:rPr>
                <w:rFonts w:asciiTheme="majorBidi" w:hAnsiTheme="majorBidi" w:cstheme="majorBidi"/>
                <w:sz w:val="24"/>
                <w:szCs w:val="24"/>
              </w:rPr>
              <w:t>Techniques to improve the performance of mutation analysis</w:t>
            </w:r>
          </w:p>
        </w:tc>
        <w:tc>
          <w:tcPr>
            <w:tcW w:w="883" w:type="dxa"/>
          </w:tcPr>
          <w:p w14:paraId="05C6AEB7"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PhD</w:t>
            </w:r>
          </w:p>
        </w:tc>
        <w:tc>
          <w:tcPr>
            <w:tcW w:w="2243" w:type="dxa"/>
          </w:tcPr>
          <w:p w14:paraId="32295AC1"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City University of New York</w:t>
            </w:r>
          </w:p>
        </w:tc>
        <w:tc>
          <w:tcPr>
            <w:tcW w:w="1207" w:type="dxa"/>
          </w:tcPr>
          <w:p w14:paraId="778B6165"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1994</w:t>
            </w:r>
          </w:p>
        </w:tc>
      </w:tr>
      <w:tr w:rsidR="00C411E4" w:rsidRPr="00F734FA" w14:paraId="475D4179" w14:textId="77777777" w:rsidTr="003513D4">
        <w:tc>
          <w:tcPr>
            <w:tcW w:w="1563" w:type="dxa"/>
          </w:tcPr>
          <w:p w14:paraId="44265E70"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Untch</w:t>
            </w:r>
          </w:p>
        </w:tc>
        <w:tc>
          <w:tcPr>
            <w:tcW w:w="4004" w:type="dxa"/>
          </w:tcPr>
          <w:p w14:paraId="0F01C635"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Schema-based Mutation Analysis: A New Test Data Adequacy Assessment Method</w:t>
            </w:r>
          </w:p>
        </w:tc>
        <w:tc>
          <w:tcPr>
            <w:tcW w:w="883" w:type="dxa"/>
          </w:tcPr>
          <w:p w14:paraId="521D98B9"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PhD</w:t>
            </w:r>
          </w:p>
        </w:tc>
        <w:tc>
          <w:tcPr>
            <w:tcW w:w="2243" w:type="dxa"/>
          </w:tcPr>
          <w:p w14:paraId="5478D742"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Clemson University</w:t>
            </w:r>
          </w:p>
        </w:tc>
        <w:tc>
          <w:tcPr>
            <w:tcW w:w="1207" w:type="dxa"/>
          </w:tcPr>
          <w:p w14:paraId="3AE6E7F4"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1995</w:t>
            </w:r>
          </w:p>
        </w:tc>
      </w:tr>
      <w:tr w:rsidR="00C411E4" w:rsidRPr="00F734FA" w14:paraId="75F031DA" w14:textId="77777777" w:rsidTr="003513D4">
        <w:tc>
          <w:tcPr>
            <w:tcW w:w="1563" w:type="dxa"/>
          </w:tcPr>
          <w:p w14:paraId="5FA5A3E2"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Ghosh</w:t>
            </w:r>
          </w:p>
        </w:tc>
        <w:tc>
          <w:tcPr>
            <w:tcW w:w="4004" w:type="dxa"/>
          </w:tcPr>
          <w:p w14:paraId="708D08A3"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Testing Component-Based Distributed Applications</w:t>
            </w:r>
          </w:p>
        </w:tc>
        <w:tc>
          <w:tcPr>
            <w:tcW w:w="883" w:type="dxa"/>
          </w:tcPr>
          <w:p w14:paraId="6D9158DD"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PhD</w:t>
            </w:r>
          </w:p>
        </w:tc>
        <w:tc>
          <w:tcPr>
            <w:tcW w:w="2243" w:type="dxa"/>
          </w:tcPr>
          <w:p w14:paraId="7C0AF5AA"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Purdue University</w:t>
            </w:r>
          </w:p>
        </w:tc>
        <w:tc>
          <w:tcPr>
            <w:tcW w:w="1207" w:type="dxa"/>
          </w:tcPr>
          <w:p w14:paraId="4B7F83CD"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2000</w:t>
            </w:r>
          </w:p>
        </w:tc>
      </w:tr>
      <w:tr w:rsidR="00C411E4" w:rsidRPr="00F734FA" w14:paraId="57A5A2AA" w14:textId="77777777" w:rsidTr="003513D4">
        <w:tc>
          <w:tcPr>
            <w:tcW w:w="1563" w:type="dxa"/>
          </w:tcPr>
          <w:p w14:paraId="1AB564FE"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Ding </w:t>
            </w:r>
          </w:p>
        </w:tc>
        <w:tc>
          <w:tcPr>
            <w:tcW w:w="4004" w:type="dxa"/>
          </w:tcPr>
          <w:p w14:paraId="3BF03439"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Using Mutation to Generate Tests from Specifications</w:t>
            </w:r>
          </w:p>
        </w:tc>
        <w:tc>
          <w:tcPr>
            <w:tcW w:w="883" w:type="dxa"/>
          </w:tcPr>
          <w:p w14:paraId="09104148"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Master</w:t>
            </w:r>
          </w:p>
        </w:tc>
        <w:tc>
          <w:tcPr>
            <w:tcW w:w="2243" w:type="dxa"/>
          </w:tcPr>
          <w:p w14:paraId="4FA52113"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George Mason University</w:t>
            </w:r>
          </w:p>
        </w:tc>
        <w:tc>
          <w:tcPr>
            <w:tcW w:w="1207" w:type="dxa"/>
          </w:tcPr>
          <w:p w14:paraId="0CF2BF68"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2000</w:t>
            </w:r>
          </w:p>
        </w:tc>
      </w:tr>
      <w:tr w:rsidR="00C411E4" w:rsidRPr="00F734FA" w14:paraId="62E066EB" w14:textId="77777777" w:rsidTr="003513D4">
        <w:tc>
          <w:tcPr>
            <w:tcW w:w="1563" w:type="dxa"/>
          </w:tcPr>
          <w:p w14:paraId="085E4235"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Okun</w:t>
            </w:r>
          </w:p>
        </w:tc>
        <w:tc>
          <w:tcPr>
            <w:tcW w:w="4004" w:type="dxa"/>
          </w:tcPr>
          <w:p w14:paraId="231E94B1"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Specification Mutation for Test Generation and Analysis</w:t>
            </w:r>
          </w:p>
        </w:tc>
        <w:tc>
          <w:tcPr>
            <w:tcW w:w="883" w:type="dxa"/>
          </w:tcPr>
          <w:p w14:paraId="673B0EEF"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PhD</w:t>
            </w:r>
          </w:p>
        </w:tc>
        <w:tc>
          <w:tcPr>
            <w:tcW w:w="2243" w:type="dxa"/>
          </w:tcPr>
          <w:p w14:paraId="5FB8CF59"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University of Maryland Baltimore</w:t>
            </w:r>
          </w:p>
        </w:tc>
        <w:tc>
          <w:tcPr>
            <w:tcW w:w="1207" w:type="dxa"/>
          </w:tcPr>
          <w:p w14:paraId="4FF77215"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2004</w:t>
            </w:r>
          </w:p>
        </w:tc>
      </w:tr>
      <w:tr w:rsidR="00C411E4" w:rsidRPr="00F734FA" w14:paraId="3C054FB7" w14:textId="77777777" w:rsidTr="003513D4">
        <w:tc>
          <w:tcPr>
            <w:tcW w:w="1563" w:type="dxa"/>
          </w:tcPr>
          <w:p w14:paraId="55D936A9"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Ma</w:t>
            </w:r>
          </w:p>
        </w:tc>
        <w:tc>
          <w:tcPr>
            <w:tcW w:w="4004" w:type="dxa"/>
          </w:tcPr>
          <w:p w14:paraId="0912E3D0"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Object-Oriented Mutation Testing for Java</w:t>
            </w:r>
          </w:p>
        </w:tc>
        <w:tc>
          <w:tcPr>
            <w:tcW w:w="883" w:type="dxa"/>
          </w:tcPr>
          <w:p w14:paraId="34BA640D"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PhD</w:t>
            </w:r>
          </w:p>
        </w:tc>
        <w:tc>
          <w:tcPr>
            <w:tcW w:w="2243" w:type="dxa"/>
          </w:tcPr>
          <w:p w14:paraId="6D9D171E"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KAIST University in Korea</w:t>
            </w:r>
          </w:p>
        </w:tc>
        <w:tc>
          <w:tcPr>
            <w:tcW w:w="1207" w:type="dxa"/>
          </w:tcPr>
          <w:p w14:paraId="3E8CD648"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2005</w:t>
            </w:r>
          </w:p>
        </w:tc>
      </w:tr>
      <w:tr w:rsidR="00C411E4" w:rsidRPr="00F734FA" w14:paraId="35ACA476" w14:textId="77777777" w:rsidTr="003513D4">
        <w:tc>
          <w:tcPr>
            <w:tcW w:w="1563" w:type="dxa"/>
          </w:tcPr>
          <w:p w14:paraId="32CFE4DD" w14:textId="3C03279F"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May</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"ISBN" : "9780494302187", "author" : [ { "dropping-particle" : "", "family" : "Bradbury", "given" : "Jeremy S", "non-dropping-particle" : "", "parse-names" : false, "suffix" : "" } ], "id" : "ITEM-1", "issue" : "June 2007", "issued" : { "date-parts" : [ [ "2004" ] ] }, "title" : "Using Program Mutation for the Empirical Assessment of Fault Detection Techniques: A Comparison of Concurrency Testing and Model Checking", "type" : "book" }, "uris" : [ "http://www.mendeley.com/documents/?uuid=67b07842-e544-47d9-b1ae-c85ea320eff9" ] } ], "mendeley" : { "formattedCitation" : "[49]", "plainTextFormattedCitation" : "[49]", "previouslyFormattedCitation" : "[49]"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[49]</w:t>
            </w:r>
            <w:r>
              <w:rPr>
                <w:rFonts w:asciiTheme="majorBidi" w:hAnsiTheme="majorBidi" w:cstheme="majorBidi"/>
                <w:sz w:val="24"/>
                <w:szCs w:val="24"/>
              </w:rPr>
              <w:fldChar w:fldCharType="end"/>
            </w:r>
          </w:p>
        </w:tc>
        <w:tc>
          <w:tcPr>
            <w:tcW w:w="4004" w:type="dxa"/>
          </w:tcPr>
          <w:p w14:paraId="6C8BD3C4"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Test Data Generation: Two Evolutionary Approaches to Mutation Testing</w:t>
            </w:r>
          </w:p>
        </w:tc>
        <w:tc>
          <w:tcPr>
            <w:tcW w:w="883" w:type="dxa"/>
          </w:tcPr>
          <w:p w14:paraId="4B47EC1B"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PhD</w:t>
            </w:r>
          </w:p>
        </w:tc>
        <w:tc>
          <w:tcPr>
            <w:tcW w:w="2243" w:type="dxa"/>
          </w:tcPr>
          <w:p w14:paraId="2139A2D9"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University of Kent</w:t>
            </w:r>
          </w:p>
        </w:tc>
        <w:tc>
          <w:tcPr>
            <w:tcW w:w="1207" w:type="dxa"/>
          </w:tcPr>
          <w:p w14:paraId="3B292CE8"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2007</w:t>
            </w:r>
          </w:p>
        </w:tc>
      </w:tr>
      <w:tr w:rsidR="00C411E4" w:rsidRPr="00F734FA" w14:paraId="22C18E3E" w14:textId="77777777" w:rsidTr="003513D4">
        <w:tc>
          <w:tcPr>
            <w:tcW w:w="1563" w:type="dxa"/>
          </w:tcPr>
          <w:p w14:paraId="3B2E1716"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Bardbury</w:t>
            </w:r>
          </w:p>
        </w:tc>
        <w:tc>
          <w:tcPr>
            <w:tcW w:w="4004" w:type="dxa"/>
          </w:tcPr>
          <w:p w14:paraId="7238871F"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Using Program Mutation for the Empirical Assessment of Fault Detection Techniques: A Comparison of Concurrency Testing and Model Checking</w:t>
            </w:r>
          </w:p>
        </w:tc>
        <w:tc>
          <w:tcPr>
            <w:tcW w:w="883" w:type="dxa"/>
          </w:tcPr>
          <w:p w14:paraId="7DA4B22F"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PhD</w:t>
            </w:r>
          </w:p>
        </w:tc>
        <w:tc>
          <w:tcPr>
            <w:tcW w:w="2243" w:type="dxa"/>
          </w:tcPr>
          <w:p w14:paraId="3254B414"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Queen’s University Kingston</w:t>
            </w:r>
          </w:p>
        </w:tc>
        <w:tc>
          <w:tcPr>
            <w:tcW w:w="1207" w:type="dxa"/>
          </w:tcPr>
          <w:p w14:paraId="768D389B"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2007</w:t>
            </w:r>
          </w:p>
        </w:tc>
      </w:tr>
      <w:tr w:rsidR="00C411E4" w:rsidRPr="00F734FA" w14:paraId="099A2475" w14:textId="77777777" w:rsidTr="003513D4">
        <w:tc>
          <w:tcPr>
            <w:tcW w:w="1563" w:type="dxa"/>
          </w:tcPr>
          <w:p w14:paraId="767AA4C8" w14:textId="68CACE2D"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lastRenderedPageBreak/>
              <w:t>Hussain</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"abstract" : "Not Available", "author" : [ { "dropping-particle" : "", "family" : "Hussain", "given" : "Shamila", "non-dropping-particle" : "", "parse-names" : false, "suffix" : "" } ], "id" : "ITEM-1", "issued" : { "date-parts" : [ [ "2008" ] ] }, "title" : "Mutation Clustering", "type" : "article-journal" }, "uris" : [ "http://www.mendeley.com/documents/?uuid=42042f46-8a76-466c-96c4-42b0a7e78179" ] } ], "mendeley" : { "formattedCitation" : "[50]", "plainTextFormattedCitation" : "[50]", "previouslyFormattedCitation" : "[50]"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[50]</w:t>
            </w:r>
            <w:r>
              <w:rPr>
                <w:rFonts w:asciiTheme="majorBidi" w:hAnsiTheme="majorBidi" w:cstheme="majorBidi"/>
                <w:sz w:val="24"/>
                <w:szCs w:val="24"/>
              </w:rPr>
              <w:fldChar w:fldCharType="end"/>
            </w:r>
          </w:p>
        </w:tc>
        <w:tc>
          <w:tcPr>
            <w:tcW w:w="4004" w:type="dxa"/>
          </w:tcPr>
          <w:p w14:paraId="5A1078B4"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Mutation Clustering</w:t>
            </w:r>
          </w:p>
        </w:tc>
        <w:tc>
          <w:tcPr>
            <w:tcW w:w="883" w:type="dxa"/>
          </w:tcPr>
          <w:p w14:paraId="44F36888"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Master</w:t>
            </w:r>
          </w:p>
        </w:tc>
        <w:tc>
          <w:tcPr>
            <w:tcW w:w="2243" w:type="dxa"/>
          </w:tcPr>
          <w:p w14:paraId="48FE0CC3"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King’s College London</w:t>
            </w:r>
          </w:p>
        </w:tc>
        <w:tc>
          <w:tcPr>
            <w:tcW w:w="1207" w:type="dxa"/>
          </w:tcPr>
          <w:p w14:paraId="553C6922"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2008</w:t>
            </w:r>
          </w:p>
        </w:tc>
      </w:tr>
      <w:tr w:rsidR="00C411E4" w:rsidRPr="00F734FA" w14:paraId="071D97C7" w14:textId="77777777" w:rsidTr="003513D4">
        <w:tc>
          <w:tcPr>
            <w:tcW w:w="1563" w:type="dxa"/>
          </w:tcPr>
          <w:p w14:paraId="79754D94" w14:textId="1DE49B92"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Akbar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"ISBN" : "9780494302187", "author" : [ { "dropping-particle" : "", "family" : "Bradbury", "given" : "Jeremy S", "non-dropping-particle" : "", "parse-names" : false, "suffix" : "" } ], "id" : "ITEM-1", "issue" : "June 2007", "issued" : { "date-parts" : [ [ "2004" ] ] }, "title" : "Using Program Mutation for the Empirical Assessment of Fault Detection Techniques: A Comparison of Concurrency Testing and Model Checking", "type" : "book" }, "uris" : [ "http://www.mendeley.com/documents/?uuid=67b07842-e544-47d9-b1ae-c85ea320eff9" ] } ], "mendeley" : { "formattedCitation" : "[49]", "plainTextFormattedCitation" : "[49]", "previouslyFormattedCitation" : "[49]"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[49]</w:t>
            </w:r>
            <w:r>
              <w:rPr>
                <w:rFonts w:asciiTheme="majorBidi" w:hAnsiTheme="majorBidi" w:cstheme="majorBidi"/>
                <w:sz w:val="24"/>
                <w:szCs w:val="24"/>
              </w:rPr>
              <w:fldChar w:fldCharType="end"/>
            </w:r>
          </w:p>
        </w:tc>
        <w:tc>
          <w:tcPr>
            <w:tcW w:w="4004" w:type="dxa"/>
          </w:tcPr>
          <w:p w14:paraId="242E25FF"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Mutation Analysis in Software Testing </w:t>
            </w:r>
          </w:p>
        </w:tc>
        <w:tc>
          <w:tcPr>
            <w:tcW w:w="883" w:type="dxa"/>
          </w:tcPr>
          <w:p w14:paraId="19746B99"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PhD</w:t>
            </w:r>
          </w:p>
        </w:tc>
        <w:tc>
          <w:tcPr>
            <w:tcW w:w="2243" w:type="dxa"/>
          </w:tcPr>
          <w:p w14:paraId="22509CC2"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University of Western Ontario</w:t>
            </w:r>
          </w:p>
        </w:tc>
        <w:tc>
          <w:tcPr>
            <w:tcW w:w="1207" w:type="dxa"/>
          </w:tcPr>
          <w:p w14:paraId="099A7F98"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2008</w:t>
            </w:r>
          </w:p>
        </w:tc>
      </w:tr>
      <w:tr w:rsidR="00C411E4" w:rsidRPr="00F734FA" w14:paraId="37EAC26D" w14:textId="77777777" w:rsidTr="003513D4">
        <w:tc>
          <w:tcPr>
            <w:tcW w:w="1563" w:type="dxa"/>
          </w:tcPr>
          <w:p w14:paraId="1554718E"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Adamopoulos</w:t>
            </w:r>
          </w:p>
        </w:tc>
        <w:tc>
          <w:tcPr>
            <w:tcW w:w="4004" w:type="dxa"/>
          </w:tcPr>
          <w:p w14:paraId="63951A44"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Search Based Test Selection and Tailored Mutation</w:t>
            </w:r>
          </w:p>
        </w:tc>
        <w:tc>
          <w:tcPr>
            <w:tcW w:w="883" w:type="dxa"/>
          </w:tcPr>
          <w:p w14:paraId="6A1DA00E"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Master</w:t>
            </w:r>
          </w:p>
        </w:tc>
        <w:tc>
          <w:tcPr>
            <w:tcW w:w="2243" w:type="dxa"/>
          </w:tcPr>
          <w:p w14:paraId="0D9234DF"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King’s College Lond</w:t>
            </w:r>
            <w:r w:rsidRPr="00F734FA">
              <w:rPr>
                <w:rFonts w:asciiTheme="majorBidi" w:hAnsiTheme="majorBidi" w:cstheme="majorBidi"/>
                <w:sz w:val="24"/>
                <w:szCs w:val="24"/>
              </w:rPr>
              <w:t>on</w:t>
            </w:r>
          </w:p>
        </w:tc>
        <w:tc>
          <w:tcPr>
            <w:tcW w:w="1207" w:type="dxa"/>
          </w:tcPr>
          <w:p w14:paraId="3D03052F"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2009</w:t>
            </w:r>
          </w:p>
        </w:tc>
      </w:tr>
      <w:tr w:rsidR="00C411E4" w:rsidRPr="00F734FA" w14:paraId="1AA845E5" w14:textId="77777777" w:rsidTr="003513D4">
        <w:tc>
          <w:tcPr>
            <w:tcW w:w="1563" w:type="dxa"/>
          </w:tcPr>
          <w:p w14:paraId="4431AE15" w14:textId="29F5B4D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Hook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"abstract" : "Code faults can seriously degrade scientific software accuracy. Therefore, it is imperative that scientific software developers scrutinize their codes in an attempt to find these faults. This thesis explores, particularly, the efficacy of code testing as a method of scientific software code fault detection. Software engineers, as experts in code quality, have developed many code testing techniques, but many of these techniques cannot readily be applied to scientific codes for at least two reasons. First, scientific software testers do not usually have access to an ideal oracle. Second, scientific software outputs, by nature, can only be judged for accuracy and not correctness. Testing techniques developed under the assumption that these two problems can be ignored--as most have been--are of questionable value to computational scientists. To demonstrate the reality of these problems and to provide an example of how software engineers and scientists can begin to address them, this thesis discusses the development and application of a novel technique: Mutation Sensitivity Testing (MST). MST is based on traditional mutation testing, but--in place of a focus on mutant \"killing\"--MST focuses on assessing the mutation sensitivity of a test set. In this thesis, MST experiments are conducted using eight small numerical routines, four classes of mutation operators, and 1155 tests. The results are discussed and some conclusions are drawn. Two observations are of particular interest to computational scientists. First, it is found that oracles that exhibit uncertainties greater than (approximately) 80% of the expected output are of questionable value when they are used in the testing of scientific software. Second, it is found that a small number of carefully selected tests may be sufficient to falsify a code.", "author" : [ { "dropping-particle" : "", "family" : "Hook", "given" : "D", "non-dropping-particle" : "", "parse-names" : false, "suffix" : "" } ], "id" : "ITEM-1", "issue" : "April", "issued" : { "date-parts" : [ [ "2009" ] ] }, "title" : "Using code mutation to study code faults in scientific software", "type" : "article-journal" }, "uris" : [ "http://www.mendeley.com/documents/?uuid=cb617254-1ad4-4639-bff1-be1918d26e47" ] } ], "mendeley" : { "formattedCitation" : "[51]", "plainTextFormattedCitation" : "[51]", "previouslyFormattedCitation" : "[51]"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[51]</w:t>
            </w:r>
            <w:r>
              <w:rPr>
                <w:rFonts w:asciiTheme="majorBidi" w:hAnsiTheme="majorBidi" w:cstheme="majorBidi"/>
                <w:sz w:val="24"/>
                <w:szCs w:val="24"/>
              </w:rPr>
              <w:fldChar w:fldCharType="end"/>
            </w:r>
          </w:p>
        </w:tc>
        <w:tc>
          <w:tcPr>
            <w:tcW w:w="4004" w:type="dxa"/>
          </w:tcPr>
          <w:p w14:paraId="40F03757"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0A2550">
              <w:rPr>
                <w:rFonts w:asciiTheme="majorBidi" w:hAnsiTheme="majorBidi" w:cstheme="majorBidi"/>
                <w:sz w:val="24"/>
                <w:szCs w:val="24"/>
              </w:rPr>
              <w:t>Using Code Mutation to Study Code Faults in Scientific Software</w:t>
            </w:r>
          </w:p>
        </w:tc>
        <w:tc>
          <w:tcPr>
            <w:tcW w:w="883" w:type="dxa"/>
          </w:tcPr>
          <w:p w14:paraId="5A87EB08"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Master</w:t>
            </w:r>
          </w:p>
        </w:tc>
        <w:tc>
          <w:tcPr>
            <w:tcW w:w="2243" w:type="dxa"/>
          </w:tcPr>
          <w:p w14:paraId="2B50775C"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Queen’s University, Ontario</w:t>
            </w:r>
          </w:p>
        </w:tc>
        <w:tc>
          <w:tcPr>
            <w:tcW w:w="1207" w:type="dxa"/>
          </w:tcPr>
          <w:p w14:paraId="48FFDC03"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2009</w:t>
            </w:r>
          </w:p>
        </w:tc>
      </w:tr>
      <w:tr w:rsidR="00C411E4" w:rsidRPr="00F734FA" w14:paraId="5D2DD248" w14:textId="77777777" w:rsidTr="003513D4">
        <w:tc>
          <w:tcPr>
            <w:tcW w:w="1563" w:type="dxa"/>
          </w:tcPr>
          <w:p w14:paraId="448E1DC2"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Kaminski</w:t>
            </w:r>
          </w:p>
        </w:tc>
        <w:tc>
          <w:tcPr>
            <w:tcW w:w="4004" w:type="dxa"/>
          </w:tcPr>
          <w:p w14:paraId="1B1884D4"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imes-Roman" w:hAnsi="Times-Roman" w:cs="Times-Roman"/>
                <w:sz w:val="24"/>
                <w:szCs w:val="24"/>
              </w:rPr>
              <w:t>Applications of Logic Coverage Criteria and Logic Mutation to Software Testing</w:t>
            </w:r>
          </w:p>
        </w:tc>
        <w:tc>
          <w:tcPr>
            <w:tcW w:w="883" w:type="dxa"/>
          </w:tcPr>
          <w:p w14:paraId="16AC7B54"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PhD</w:t>
            </w:r>
          </w:p>
        </w:tc>
        <w:tc>
          <w:tcPr>
            <w:tcW w:w="2243" w:type="dxa"/>
          </w:tcPr>
          <w:p w14:paraId="720415D6"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George Mason University</w:t>
            </w:r>
          </w:p>
        </w:tc>
        <w:tc>
          <w:tcPr>
            <w:tcW w:w="1207" w:type="dxa"/>
          </w:tcPr>
          <w:p w14:paraId="21C6A828"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2010</w:t>
            </w:r>
          </w:p>
        </w:tc>
      </w:tr>
      <w:tr w:rsidR="00C411E4" w:rsidRPr="00F734FA" w14:paraId="6DBBE46E" w14:textId="77777777" w:rsidTr="003513D4">
        <w:tc>
          <w:tcPr>
            <w:tcW w:w="1563" w:type="dxa"/>
          </w:tcPr>
          <w:p w14:paraId="41E9067F"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Debroy</w:t>
            </w:r>
          </w:p>
        </w:tc>
        <w:tc>
          <w:tcPr>
            <w:tcW w:w="4004" w:type="dxa"/>
          </w:tcPr>
          <w:p w14:paraId="23AB1705"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imes-Roman" w:hAnsi="Times-Roman" w:cs="Times-Roman"/>
                <w:sz w:val="24"/>
                <w:szCs w:val="24"/>
              </w:rPr>
            </w:pPr>
            <w:r w:rsidRPr="00507B0E">
              <w:rPr>
                <w:rFonts w:ascii="Times-Roman" w:hAnsi="Times-Roman" w:cs="Times-Roman"/>
                <w:sz w:val="24"/>
                <w:szCs w:val="24"/>
              </w:rPr>
              <w:t>Towards the Automation of Program Debugging</w:t>
            </w:r>
          </w:p>
        </w:tc>
        <w:tc>
          <w:tcPr>
            <w:tcW w:w="883" w:type="dxa"/>
          </w:tcPr>
          <w:p w14:paraId="759EEF55"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PhD</w:t>
            </w:r>
          </w:p>
        </w:tc>
        <w:tc>
          <w:tcPr>
            <w:tcW w:w="2243" w:type="dxa"/>
          </w:tcPr>
          <w:p w14:paraId="6D508BE2"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University of Texas</w:t>
            </w:r>
          </w:p>
        </w:tc>
        <w:tc>
          <w:tcPr>
            <w:tcW w:w="1207" w:type="dxa"/>
          </w:tcPr>
          <w:p w14:paraId="46134E9E"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2011</w:t>
            </w:r>
          </w:p>
        </w:tc>
      </w:tr>
      <w:tr w:rsidR="00C411E4" w:rsidRPr="00F734FA" w14:paraId="48A7F0C5" w14:textId="77777777" w:rsidTr="003513D4">
        <w:tc>
          <w:tcPr>
            <w:tcW w:w="1563" w:type="dxa"/>
          </w:tcPr>
          <w:p w14:paraId="5C37326A"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Zhou</w:t>
            </w:r>
          </w:p>
        </w:tc>
        <w:tc>
          <w:tcPr>
            <w:tcW w:w="4004" w:type="dxa"/>
          </w:tcPr>
          <w:p w14:paraId="4C96006C"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imes-Roman" w:hAnsi="Times-Roman" w:cs="Times-Roman"/>
                <w:sz w:val="24"/>
                <w:szCs w:val="24"/>
              </w:rPr>
            </w:pPr>
            <w:r w:rsidRPr="002032E9">
              <w:rPr>
                <w:rFonts w:ascii="Times-Roman" w:hAnsi="Times-Roman" w:cs="Times-Roman"/>
                <w:sz w:val="24"/>
                <w:szCs w:val="24"/>
              </w:rPr>
              <w:t>Mutation Testing for Java Database Applications</w:t>
            </w:r>
          </w:p>
        </w:tc>
        <w:tc>
          <w:tcPr>
            <w:tcW w:w="883" w:type="dxa"/>
          </w:tcPr>
          <w:p w14:paraId="319B0900"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PhD</w:t>
            </w:r>
          </w:p>
        </w:tc>
        <w:tc>
          <w:tcPr>
            <w:tcW w:w="2243" w:type="dxa"/>
          </w:tcPr>
          <w:p w14:paraId="23B50FB5"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2032E9">
              <w:rPr>
                <w:rFonts w:asciiTheme="majorBidi" w:hAnsiTheme="majorBidi" w:cstheme="majorBidi"/>
                <w:sz w:val="24"/>
                <w:szCs w:val="24"/>
              </w:rPr>
              <w:t>Polytechnic Institute of New York University</w:t>
            </w:r>
          </w:p>
        </w:tc>
        <w:tc>
          <w:tcPr>
            <w:tcW w:w="1207" w:type="dxa"/>
          </w:tcPr>
          <w:p w14:paraId="742849E6"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2012</w:t>
            </w:r>
          </w:p>
        </w:tc>
      </w:tr>
      <w:tr w:rsidR="00C411E4" w:rsidRPr="00F734FA" w14:paraId="0C6921CB" w14:textId="77777777" w:rsidTr="003513D4">
        <w:tc>
          <w:tcPr>
            <w:tcW w:w="1563" w:type="dxa"/>
          </w:tcPr>
          <w:p w14:paraId="6DCC84EA"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Jalbert</w:t>
            </w:r>
          </w:p>
        </w:tc>
        <w:tc>
          <w:tcPr>
            <w:tcW w:w="4004" w:type="dxa"/>
          </w:tcPr>
          <w:p w14:paraId="5A13EC8F" w14:textId="77777777" w:rsidR="00C411E4" w:rsidRPr="002032E9"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imes-Roman" w:hAnsi="Times-Roman" w:cs="Times-Roman"/>
                <w:sz w:val="24"/>
                <w:szCs w:val="24"/>
              </w:rPr>
            </w:pPr>
            <w:r w:rsidRPr="006D3B5A">
              <w:rPr>
                <w:rFonts w:ascii="Times-Roman" w:hAnsi="Times-Roman" w:cs="Times-Roman"/>
                <w:sz w:val="24"/>
                <w:szCs w:val="24"/>
              </w:rPr>
              <w:t>Predicting Mutation Score Using Source</w:t>
            </w:r>
            <w:r>
              <w:rPr>
                <w:rFonts w:ascii="Times-Roman" w:hAnsi="Times-Roman" w:cs="Times-Roman"/>
                <w:sz w:val="24"/>
                <w:szCs w:val="24"/>
              </w:rPr>
              <w:t xml:space="preserve"> </w:t>
            </w:r>
            <w:r w:rsidRPr="006D3B5A">
              <w:rPr>
                <w:rFonts w:ascii="Times-Roman" w:hAnsi="Times-Roman" w:cs="Times-Roman"/>
                <w:sz w:val="24"/>
                <w:szCs w:val="24"/>
              </w:rPr>
              <w:t>Code and Test Suite Metrics</w:t>
            </w:r>
          </w:p>
        </w:tc>
        <w:tc>
          <w:tcPr>
            <w:tcW w:w="883" w:type="dxa"/>
          </w:tcPr>
          <w:p w14:paraId="496704FD"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Master</w:t>
            </w:r>
          </w:p>
        </w:tc>
        <w:tc>
          <w:tcPr>
            <w:tcW w:w="2243" w:type="dxa"/>
          </w:tcPr>
          <w:p w14:paraId="10372BFD" w14:textId="77777777" w:rsidR="00C411E4" w:rsidRPr="002032E9"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B64CF3">
              <w:rPr>
                <w:rFonts w:asciiTheme="majorBidi" w:hAnsiTheme="majorBidi" w:cstheme="majorBidi"/>
                <w:sz w:val="24"/>
                <w:szCs w:val="24"/>
              </w:rPr>
              <w:t>University</w:t>
            </w:r>
            <w:r>
              <w:rPr>
                <w:rFonts w:asciiTheme="majorBidi" w:hAnsiTheme="majorBidi" w:cstheme="majorBidi"/>
                <w:sz w:val="24"/>
                <w:szCs w:val="24"/>
              </w:rPr>
              <w:t xml:space="preserve"> </w:t>
            </w:r>
            <w:r w:rsidRPr="00B64CF3">
              <w:rPr>
                <w:rFonts w:asciiTheme="majorBidi" w:hAnsiTheme="majorBidi" w:cstheme="majorBidi"/>
                <w:sz w:val="24"/>
                <w:szCs w:val="24"/>
              </w:rPr>
              <w:t>of Ontario Institute of Technology</w:t>
            </w:r>
          </w:p>
        </w:tc>
        <w:tc>
          <w:tcPr>
            <w:tcW w:w="1207" w:type="dxa"/>
          </w:tcPr>
          <w:p w14:paraId="2F9F46BA"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2012</w:t>
            </w:r>
          </w:p>
        </w:tc>
      </w:tr>
      <w:tr w:rsidR="00C411E4" w:rsidRPr="00F734FA" w14:paraId="6895E5EA" w14:textId="77777777" w:rsidTr="003513D4">
        <w:tc>
          <w:tcPr>
            <w:tcW w:w="1563" w:type="dxa"/>
          </w:tcPr>
          <w:p w14:paraId="38422284"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Sarkar</w:t>
            </w:r>
          </w:p>
        </w:tc>
        <w:tc>
          <w:tcPr>
            <w:tcW w:w="4004" w:type="dxa"/>
          </w:tcPr>
          <w:p w14:paraId="5C32FD84"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EE2A03">
              <w:rPr>
                <w:rFonts w:ascii="Times-Roman" w:hAnsi="Times-Roman" w:cs="Times-Roman"/>
                <w:sz w:val="24"/>
                <w:szCs w:val="24"/>
              </w:rPr>
              <w:t>Testing database applications using coverage analysis and mutation analysis</w:t>
            </w:r>
          </w:p>
        </w:tc>
        <w:tc>
          <w:tcPr>
            <w:tcW w:w="883" w:type="dxa"/>
          </w:tcPr>
          <w:p w14:paraId="2B348972"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PhD</w:t>
            </w:r>
          </w:p>
        </w:tc>
        <w:tc>
          <w:tcPr>
            <w:tcW w:w="2243" w:type="dxa"/>
          </w:tcPr>
          <w:p w14:paraId="1989A1C0"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IOWA State University</w:t>
            </w:r>
          </w:p>
        </w:tc>
        <w:tc>
          <w:tcPr>
            <w:tcW w:w="1207" w:type="dxa"/>
          </w:tcPr>
          <w:p w14:paraId="500EF33A"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2013</w:t>
            </w:r>
          </w:p>
        </w:tc>
      </w:tr>
      <w:tr w:rsidR="00C411E4" w:rsidRPr="00F734FA" w14:paraId="35B3413E" w14:textId="77777777" w:rsidTr="003513D4">
        <w:tc>
          <w:tcPr>
            <w:tcW w:w="1563" w:type="dxa"/>
          </w:tcPr>
          <w:p w14:paraId="59A226C9"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Hays</w:t>
            </w:r>
          </w:p>
        </w:tc>
        <w:tc>
          <w:tcPr>
            <w:tcW w:w="4004" w:type="dxa"/>
          </w:tcPr>
          <w:p w14:paraId="3CB6D29F" w14:textId="77777777" w:rsidR="00C411E4" w:rsidRPr="009815AF"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2C65A2">
              <w:rPr>
                <w:rFonts w:asciiTheme="majorBidi" w:hAnsiTheme="majorBidi" w:cstheme="majorBidi"/>
                <w:sz w:val="24"/>
                <w:szCs w:val="24"/>
              </w:rPr>
              <w:t>A fault-based model of</w:t>
            </w:r>
            <w:r>
              <w:rPr>
                <w:rFonts w:asciiTheme="majorBidi" w:hAnsiTheme="majorBidi" w:cstheme="majorBidi"/>
                <w:sz w:val="24"/>
                <w:szCs w:val="24"/>
              </w:rPr>
              <w:t xml:space="preserve"> </w:t>
            </w:r>
            <w:r w:rsidRPr="002C65A2">
              <w:rPr>
                <w:rFonts w:asciiTheme="majorBidi" w:hAnsiTheme="majorBidi" w:cstheme="majorBidi"/>
                <w:sz w:val="24"/>
                <w:szCs w:val="24"/>
              </w:rPr>
              <w:t xml:space="preserve">Fault </w:t>
            </w:r>
            <w:r>
              <w:rPr>
                <w:rFonts w:asciiTheme="majorBidi" w:hAnsiTheme="majorBidi" w:cstheme="majorBidi"/>
                <w:sz w:val="24"/>
                <w:szCs w:val="24"/>
              </w:rPr>
              <w:t>L</w:t>
            </w:r>
            <w:r w:rsidRPr="002C65A2">
              <w:rPr>
                <w:rFonts w:asciiTheme="majorBidi" w:hAnsiTheme="majorBidi" w:cstheme="majorBidi"/>
                <w:sz w:val="24"/>
                <w:szCs w:val="24"/>
              </w:rPr>
              <w:t xml:space="preserve">ocalization </w:t>
            </w:r>
            <w:r>
              <w:rPr>
                <w:rFonts w:asciiTheme="majorBidi" w:hAnsiTheme="majorBidi" w:cstheme="majorBidi"/>
                <w:sz w:val="24"/>
                <w:szCs w:val="24"/>
              </w:rPr>
              <w:t>T</w:t>
            </w:r>
            <w:r w:rsidRPr="002C65A2">
              <w:rPr>
                <w:rFonts w:asciiTheme="majorBidi" w:hAnsiTheme="majorBidi" w:cstheme="majorBidi"/>
                <w:sz w:val="24"/>
                <w:szCs w:val="24"/>
              </w:rPr>
              <w:t>echniques</w:t>
            </w:r>
          </w:p>
        </w:tc>
        <w:tc>
          <w:tcPr>
            <w:tcW w:w="883" w:type="dxa"/>
          </w:tcPr>
          <w:p w14:paraId="4CBB034A"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PhD</w:t>
            </w:r>
          </w:p>
        </w:tc>
        <w:tc>
          <w:tcPr>
            <w:tcW w:w="2243" w:type="dxa"/>
          </w:tcPr>
          <w:p w14:paraId="3D7A0C71"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University of Kentucky</w:t>
            </w:r>
          </w:p>
        </w:tc>
        <w:tc>
          <w:tcPr>
            <w:tcW w:w="1207" w:type="dxa"/>
          </w:tcPr>
          <w:p w14:paraId="0E3C2DBC"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2014</w:t>
            </w:r>
          </w:p>
        </w:tc>
      </w:tr>
      <w:tr w:rsidR="00C411E4" w:rsidRPr="00F734FA" w14:paraId="4B1443F5" w14:textId="77777777" w:rsidTr="003513D4">
        <w:tc>
          <w:tcPr>
            <w:tcW w:w="1563" w:type="dxa"/>
          </w:tcPr>
          <w:p w14:paraId="38DAA6FD" w14:textId="595B584C"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Movva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"author" : [ { "dropping-particle" : "", "family" : "Movva", "given" : "Venkata Subhash", "non-dropping-particle" : "", "parse-names" : false, "suffix" : "" } ], "id" : "ITEM-1", "issued" : { "date-parts" : [ [ "2015" ] ] }, "title" : "Automatic Test Suite Generation for Scientific MATLAB Code", "type" : "article-journal" }, "uris" : [ "http://www.mendeley.com/documents/?uuid=c090d0d9-cb7d-4147-8bbc-b0065167b836" ] } ], "mendeley" : { "formattedCitation" : "[52]", "plainTextFormattedCitation" : "[52]", "previouslyFormattedCitation" : "[52]"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[52]</w:t>
            </w:r>
            <w:r>
              <w:rPr>
                <w:rFonts w:asciiTheme="majorBidi" w:hAnsiTheme="majorBidi" w:cstheme="majorBidi"/>
                <w:sz w:val="24"/>
                <w:szCs w:val="24"/>
              </w:rPr>
              <w:fldChar w:fldCharType="end"/>
            </w:r>
          </w:p>
        </w:tc>
        <w:tc>
          <w:tcPr>
            <w:tcW w:w="4004" w:type="dxa"/>
          </w:tcPr>
          <w:p w14:paraId="37450BFB" w14:textId="77777777" w:rsidR="00C411E4" w:rsidRPr="009815AF"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9815AF">
              <w:rPr>
                <w:rFonts w:asciiTheme="majorBidi" w:hAnsiTheme="majorBidi" w:cstheme="majorBidi"/>
                <w:sz w:val="24"/>
                <w:szCs w:val="24"/>
              </w:rPr>
              <w:t>Automatic Test Suite Generation</w:t>
            </w:r>
          </w:p>
          <w:p w14:paraId="6EE96E61"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9815AF">
              <w:rPr>
                <w:rFonts w:asciiTheme="majorBidi" w:hAnsiTheme="majorBidi" w:cstheme="majorBidi"/>
                <w:sz w:val="24"/>
                <w:szCs w:val="24"/>
              </w:rPr>
              <w:t>for Scientific MATLAB Code</w:t>
            </w:r>
          </w:p>
        </w:tc>
        <w:tc>
          <w:tcPr>
            <w:tcW w:w="883" w:type="dxa"/>
          </w:tcPr>
          <w:p w14:paraId="0C3C630C"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Master</w:t>
            </w:r>
          </w:p>
        </w:tc>
        <w:tc>
          <w:tcPr>
            <w:tcW w:w="2243" w:type="dxa"/>
          </w:tcPr>
          <w:p w14:paraId="03B074BE"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University of Minnesota</w:t>
            </w:r>
          </w:p>
        </w:tc>
        <w:tc>
          <w:tcPr>
            <w:tcW w:w="1207" w:type="dxa"/>
          </w:tcPr>
          <w:p w14:paraId="237B450A"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2015</w:t>
            </w:r>
          </w:p>
        </w:tc>
      </w:tr>
      <w:tr w:rsidR="00C411E4" w:rsidRPr="00F734FA" w14:paraId="3486EEAC" w14:textId="77777777" w:rsidTr="003513D4">
        <w:tc>
          <w:tcPr>
            <w:tcW w:w="1563" w:type="dxa"/>
          </w:tcPr>
          <w:p w14:paraId="637FF81A"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Li</w:t>
            </w:r>
          </w:p>
        </w:tc>
        <w:tc>
          <w:tcPr>
            <w:tcW w:w="4004" w:type="dxa"/>
          </w:tcPr>
          <w:p w14:paraId="3F5DDF14"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6D36CF">
              <w:rPr>
                <w:rFonts w:asciiTheme="majorBidi" w:hAnsiTheme="majorBidi" w:cstheme="majorBidi"/>
                <w:sz w:val="24"/>
                <w:szCs w:val="24"/>
              </w:rPr>
              <w:t>The Use of Software Faults in Software Reliability Assessment and</w:t>
            </w:r>
            <w:r>
              <w:rPr>
                <w:rFonts w:asciiTheme="majorBidi" w:hAnsiTheme="majorBidi" w:cstheme="majorBidi"/>
                <w:sz w:val="24"/>
                <w:szCs w:val="24"/>
              </w:rPr>
              <w:t xml:space="preserve"> </w:t>
            </w:r>
            <w:r w:rsidRPr="006D36CF">
              <w:rPr>
                <w:rFonts w:asciiTheme="majorBidi" w:hAnsiTheme="majorBidi" w:cstheme="majorBidi"/>
                <w:sz w:val="24"/>
                <w:szCs w:val="24"/>
              </w:rPr>
              <w:t>Software Mutation Testing</w:t>
            </w:r>
          </w:p>
        </w:tc>
        <w:tc>
          <w:tcPr>
            <w:tcW w:w="883" w:type="dxa"/>
          </w:tcPr>
          <w:p w14:paraId="0F43CFBF"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PhD</w:t>
            </w:r>
          </w:p>
        </w:tc>
        <w:tc>
          <w:tcPr>
            <w:tcW w:w="2243" w:type="dxa"/>
          </w:tcPr>
          <w:p w14:paraId="37857ED2"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Ohio State University</w:t>
            </w:r>
          </w:p>
        </w:tc>
        <w:tc>
          <w:tcPr>
            <w:tcW w:w="1207" w:type="dxa"/>
          </w:tcPr>
          <w:p w14:paraId="175F0D1E"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2015</w:t>
            </w:r>
          </w:p>
        </w:tc>
      </w:tr>
      <w:tr w:rsidR="00C411E4" w:rsidRPr="00F734FA" w14:paraId="5CAF0B6A" w14:textId="77777777" w:rsidTr="003513D4">
        <w:tc>
          <w:tcPr>
            <w:tcW w:w="1563" w:type="dxa"/>
          </w:tcPr>
          <w:p w14:paraId="377F0DDB" w14:textId="61E79D76" w:rsidR="00C411E4" w:rsidRPr="00844D0C"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commentRangeStart w:id="332"/>
            <w:r w:rsidRPr="008D1EAA">
              <w:rPr>
                <w:rFonts w:asciiTheme="majorBidi" w:hAnsiTheme="majorBidi" w:cstheme="majorBidi"/>
                <w:sz w:val="24"/>
                <w:szCs w:val="24"/>
              </w:rPr>
              <w:t xml:space="preserve">Prapha-montripong </w:t>
            </w:r>
            <w:r w:rsidRPr="008D1EAA">
              <w:rPr>
                <w:rFonts w:asciiTheme="majorBidi" w:hAnsiTheme="majorBidi" w:cstheme="majorBidi"/>
                <w:sz w:val="24"/>
                <w:szCs w:val="24"/>
              </w:rPr>
              <w:fldChar w:fldCharType="begin" w:fldLock="1"/>
            </w:r>
            <w:r w:rsidR="00984236" w:rsidRPr="008D1EAA">
              <w:rPr>
                <w:rFonts w:asciiTheme="majorBidi" w:hAnsiTheme="majorBidi" w:cstheme="majorBidi"/>
                <w:sz w:val="24"/>
                <w:szCs w:val="24"/>
              </w:rPr>
              <w:instrText>ADDIN CSL_CITATION { "citationItems" : [ { "id" : "ITEM-1", "itemData" : { "author" : [ { "dropping-particle" : "", "family" : "Praphamontripong", "given" : "Upsorn", "non-dropping-particle" : "", "parse-names" : false, "suffix" : "" } ], "id" : "ITEM-1", "issued" : { "date-parts" : [ [ "0" ] ] }, "title" : "TESTING WEB APPLICATIONS WITH MUTATION ANALYSIS", "type" : "article-journal" }, "uris" : [ "http://www.mendeley.com/documents/?uuid=b33b2221-4949-4718-a6d4-e114a232b4f1" ] } ], "mendeley" : { "formattedCitation" : "[53]", "plainTextFormattedCitation" : "[53]", "previouslyFormattedCitation" : "[53]" }, "properties" : { "noteIndex" : 0 }, "schema" : "https://github.com/citation-style-language/schema/raw/master/csl-citation.json" }</w:instrText>
            </w:r>
            <w:r w:rsidRPr="008D1EAA">
              <w:rPr>
                <w:rFonts w:asciiTheme="majorBidi" w:hAnsiTheme="majorBidi" w:cstheme="majorBidi"/>
                <w:sz w:val="24"/>
                <w:szCs w:val="24"/>
              </w:rPr>
              <w:fldChar w:fldCharType="separate"/>
            </w:r>
            <w:r w:rsidR="00984236" w:rsidRPr="008D1EAA">
              <w:rPr>
                <w:rFonts w:asciiTheme="majorBidi" w:hAnsiTheme="majorBidi" w:cstheme="majorBidi"/>
                <w:noProof/>
                <w:sz w:val="24"/>
                <w:szCs w:val="24"/>
              </w:rPr>
              <w:t>[53]</w:t>
            </w:r>
            <w:r w:rsidRPr="008D1EAA">
              <w:rPr>
                <w:rFonts w:asciiTheme="majorBidi" w:hAnsiTheme="majorBidi" w:cstheme="majorBidi"/>
                <w:sz w:val="24"/>
                <w:szCs w:val="24"/>
              </w:rPr>
              <w:fldChar w:fldCharType="end"/>
            </w:r>
            <w:commentRangeEnd w:id="332"/>
            <w:r w:rsidR="00B25EB6" w:rsidRPr="008D1EAA">
              <w:rPr>
                <w:rStyle w:val="CommentReference"/>
                <w:rFonts w:asciiTheme="majorBidi" w:hAnsiTheme="majorBidi" w:cstheme="majorBidi"/>
                <w:sz w:val="24"/>
                <w:szCs w:val="24"/>
              </w:rPr>
              <w:commentReference w:id="332"/>
            </w:r>
          </w:p>
        </w:tc>
        <w:tc>
          <w:tcPr>
            <w:tcW w:w="4004" w:type="dxa"/>
          </w:tcPr>
          <w:p w14:paraId="20436E71"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Testing Web Applications with Mutation Analysis</w:t>
            </w:r>
          </w:p>
        </w:tc>
        <w:tc>
          <w:tcPr>
            <w:tcW w:w="883" w:type="dxa"/>
          </w:tcPr>
          <w:p w14:paraId="55F09D65"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PhD</w:t>
            </w:r>
          </w:p>
        </w:tc>
        <w:tc>
          <w:tcPr>
            <w:tcW w:w="2243" w:type="dxa"/>
          </w:tcPr>
          <w:p w14:paraId="0AD31C50"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George Mason University</w:t>
            </w:r>
          </w:p>
        </w:tc>
        <w:tc>
          <w:tcPr>
            <w:tcW w:w="1207" w:type="dxa"/>
          </w:tcPr>
          <w:p w14:paraId="5FF1DCC3"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2017</w:t>
            </w:r>
          </w:p>
        </w:tc>
      </w:tr>
    </w:tbl>
    <w:p w14:paraId="71D54AE7" w14:textId="77777777" w:rsidR="00C411E4" w:rsidRPr="00F734FA"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p>
    <w:p w14:paraId="185C47B3" w14:textId="15788D11" w:rsidR="00457CA2" w:rsidRPr="00F734FA" w:rsidRDefault="00457CA2" w:rsidP="00457C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As shown previously that some researches are mutation-based some are GA-based, another trend of research is the application of mutation and </w:t>
      </w:r>
      <w:r w:rsidR="00B25EB6">
        <w:rPr>
          <w:rFonts w:asciiTheme="majorBidi" w:hAnsiTheme="majorBidi" w:cstheme="majorBidi"/>
          <w:sz w:val="24"/>
          <w:szCs w:val="24"/>
        </w:rPr>
        <w:t>GA</w:t>
      </w:r>
      <w:r w:rsidRPr="00F734FA">
        <w:rPr>
          <w:rFonts w:asciiTheme="majorBidi" w:hAnsiTheme="majorBidi" w:cstheme="majorBidi"/>
          <w:sz w:val="24"/>
          <w:szCs w:val="24"/>
        </w:rPr>
        <w:t xml:space="preserve"> in synergy to solve some problems encountered in test data generation. Below are few works that concentrate on the combination.</w:t>
      </w:r>
    </w:p>
    <w:p w14:paraId="27376596" w14:textId="12A9B77A" w:rsidR="00457CA2" w:rsidRDefault="00457CA2" w:rsidP="00457C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Bottaci was considered the first </w:t>
      </w:r>
      <w:r w:rsidR="00B25EB6">
        <w:rPr>
          <w:rFonts w:asciiTheme="majorBidi" w:hAnsiTheme="majorBidi" w:cstheme="majorBidi"/>
          <w:sz w:val="24"/>
          <w:szCs w:val="24"/>
        </w:rPr>
        <w:t xml:space="preserve">researcher </w:t>
      </w:r>
      <w:r>
        <w:rPr>
          <w:rFonts w:asciiTheme="majorBidi" w:hAnsiTheme="majorBidi" w:cstheme="majorBidi"/>
          <w:sz w:val="24"/>
          <w:szCs w:val="24"/>
        </w:rPr>
        <w:t xml:space="preserve">to apply genetic algorithm to mutation testing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"author" : [ { "dropping-particle" : "", "family" : "Bottaci", "given" : "Leonardo", "non-dropping-particle" : "", "parse-names" : false, "suffix" : "" } ], "id" : "ITEM-1", "issued" : { "date-parts" : [ [ "0" ] ] }, "page" : "2-7", "title" : "Instrumenting programs with flag variables for test data search by genetic algorithms", "type" : "article-journal" }, "uris" : [ "http://www.mendeley.com/documents/?uuid=372e1409-f7aa-418a-924c-732c72e8eedb" ] }, { "id" : "ITEM-2", "itemData" : { "DOI" : "http://dx.doi.org/10.1007/3-540-45110-2_149", "ISBN" : "3-540-40603-4", "ISSN" : "03029743", "author" : [ { "dropping-particle" : "", "family" : "Bottaci", "given" : "Leonardo", "non-dropping-particle" : "", "parse-names" : false, "suffix" : "" } ], "container-title" : "Proceedings of the 2003 Conference on Genetic and Evolutionary Computation (GECCO '03)", "id" : "ITEM-2", "issued" : { "date-parts" : [ [ "2003" ] ] }, "page" : "2455-2464", "title" : "Predicate Expression Cost Functions to Guide Evolutionary Search for Test Data", "type" : "article-journal", "volume" : "2724" }, "uris" : [ "http://www.mendeley.com/documents/?uuid=fedc45fb-9a78-46d8-b474-29b2e04971b8" ] } ], "mendeley" : { "formattedCitation" : "[54], [55]", "plainTextFormattedCitation" : "[54], [55]", "previouslyFormattedCitation" : "[54], [55]"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[54], [55]</w:t>
      </w:r>
      <w:r>
        <w:rPr>
          <w:rFonts w:asciiTheme="majorBidi" w:hAnsiTheme="majorBidi" w:cstheme="majorBidi"/>
          <w:sz w:val="24"/>
          <w:szCs w:val="24"/>
        </w:rPr>
        <w:fldChar w:fldCharType="end"/>
      </w:r>
      <w:r>
        <w:rPr>
          <w:rFonts w:asciiTheme="majorBidi" w:hAnsiTheme="majorBidi" w:cstheme="majorBidi"/>
          <w:sz w:val="24"/>
          <w:szCs w:val="24"/>
        </w:rPr>
        <w:t xml:space="preserve">. </w:t>
      </w:r>
    </w:p>
    <w:p w14:paraId="1340F0E1" w14:textId="638B3A70" w:rsidR="00457CA2" w:rsidRPr="00F734FA" w:rsidRDefault="00457CA2" w:rsidP="00457C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lastRenderedPageBreak/>
        <w:t xml:space="preserve">S. Selevakuma and N. Ramaraj </w:t>
      </w:r>
      <w:r w:rsidRPr="00F734FA">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"10.3844/jcssp.2011.1581.1589", "ISSN" : "15493636", "abstract" : "Abstract: Problem statement: This study proposes a new idea for generation of minimized test suite in the test case generation using the mutant gene algorithm, which not only identifies the best test cases but also reduces the number of test cases generated, selects test cases optimally there improving the performance in testing of software. Test cases are generated by using branch coverage algorithm and a coverage table is created for verifying branch coverage. Approach: The process of minimization was done through Mutant gene algorithm. Mutant gene algorithm combined both the mutation testing process and genetic algorithm. Initially a number of chromosomes were generated in random order. Mutation score was used for finding fitness function. The fitness function was found for all the randomly generated chromosomes by applying the mutant score to the function. Rank based selection was used for selecting the chromosomes. After the selection of the chromosomes one-point crossover was performed. A population of chromosomes obtained, which was given as the input for the next iteration. Large iterations were performed to obtain the best test case with higher fitness value, it was the end condition. Results: Between the measured iterations the value of the mutant score remained constant. The results of the experiments showed that the minimization process was competitive with other methods and even outperforms them for complex cases. Conclusion: The whole generation and minimization process was fully automated; redundant explorations of test case were avoided, resulting in efficient generation of test cases.", "author" : [ { "dropping-particle" : "", "family" : "Selvakumar", "given" : "Subramanian", "non-dropping-particle" : "", "parse-names" : false, "suffix" : "" }, { "dropping-particle" : "", "family" : "Ramaraj", "given" : "Natarajan", "non-dropping-particle" : "", "parse-names" : false, "suffix" : "" } ], "container-title" : "Journal of Computer Science", "id" : "ITEM-1", "issue" : "10", "issued" : { "date-parts" : [ [ "2011" ] ] }, "page" : "1581-1589", "title" : "A tool for generation and minimization of test suite by mutant gene algorithm", "type" : "article-journal", "volume" : "7" }, "uris" : [ "http://www.mendeley.com/documents/?uuid=04e42910-8542-4305-acb9-3f04fea8c554" ] } ], "mendeley" : { "formattedCitation" : "[56]", "plainTextFormattedCitation" : "[56]", "previouslyFormattedCitation" : "[56]" }, "properties" : { "noteIndex" : 0 }, "schema" : "https://github.com/citation-style-language/schema/raw/master/csl-citation.json" }</w:instrText>
      </w:r>
      <w:r w:rsidRPr="00F734FA">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[56]</w:t>
      </w:r>
      <w:r w:rsidRPr="00F734FA">
        <w:rPr>
          <w:rFonts w:asciiTheme="majorBidi" w:hAnsiTheme="majorBidi" w:cstheme="majorBidi"/>
          <w:sz w:val="24"/>
          <w:szCs w:val="24"/>
        </w:rPr>
        <w:fldChar w:fldCharType="end"/>
      </w:r>
      <w:r w:rsidRPr="00F734FA">
        <w:rPr>
          <w:rFonts w:asciiTheme="majorBidi" w:hAnsiTheme="majorBidi" w:cstheme="majorBidi"/>
          <w:sz w:val="24"/>
          <w:szCs w:val="24"/>
        </w:rPr>
        <w:t xml:space="preserve"> proposed an idea for generating a minimized test suite in test case generation using the combination of mutation and Genetic Algorithm. The idea was to resolve the problem of too many test cases to kill huge number of mutants generated by Mutation Testing. The approach models a test case as a predator while a mutant program is considered as a prey. The idea is to generate test cases to kill as many mutants as possible. The approach, mutant gene algorithm, was modeled into a tool for generating and minimizing test suites.</w:t>
      </w:r>
    </w:p>
    <w:p w14:paraId="3D65A2DB" w14:textId="2AF69368" w:rsidR="00457CA2" w:rsidRDefault="00457CA2" w:rsidP="00457C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Sharma et al.</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"abstract" : "The overall aim of the software industry is to ensure delivery of high quality software to the end user. To ensure high quality software, it is required to test software. Testing ensures that software meets user specifications and requirements. However, the field of software testing has a number of underlying issues like effective generation of test cases, prioritisation of test cases etc which need to be tackled. These issues demand on effort, time and cost of the testing. Different techniques and methodologies have been proposed for taking care of these issues. Use of evolutionary algorithms for automatic test generation has been an area of interest for many researchers. Genetic Algorithm (GA) is one such form of evolutionary algorithms. In this research paper, we present a survey of GA approach for addressing the various issues encountered during software testing.", "author" : [ { "dropping-particle" : "", "family" : "Sharma", "given" : "Chayanika", "non-dropping-particle" : "", "parse-names" : false, "suffix" : "" }, { "dropping-particle" : "", "family" : "Sabharwal", "given" : "Sangeeta", "non-dropping-particle" : "", "parse-names" : false, "suffix" : "" }, { "dropping-particle" : "", "family" : "Sibal", "given" : "Ritu", "non-dropping-particle" : "", "parse-names" : false, "suffix" : "" } ], "container-title" : "International Journal of Computer Science Issues", "id" : "ITEM-1", "issue" : "1", "issued" : { "date-parts" : [ [ "2013" ] ] }, "page" : "381-393", "title" : "A Survey on Software Testing Techniques using Genetic Algorithm", "type" : "article-journal", "volume" : "10" }, "uris" : [ "http://www.mendeley.com/documents/?uuid=5420b0fc-5f10-4091-961b-7eeaad46d0a3" ] } ], "mendeley" : { "formattedCitation" : "[57]", "plainTextFormattedCitation" : "[57]", "previouslyFormattedCitation" : "[57]"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[57]</w:t>
      </w:r>
      <w:r>
        <w:rPr>
          <w:rFonts w:asciiTheme="majorBidi" w:hAnsiTheme="majorBidi" w:cstheme="majorBidi"/>
          <w:sz w:val="24"/>
          <w:szCs w:val="24"/>
        </w:rPr>
        <w:fldChar w:fldCharType="end"/>
      </w:r>
      <w:r w:rsidRPr="00F734FA">
        <w:rPr>
          <w:rFonts w:asciiTheme="majorBidi" w:hAnsiTheme="majorBidi" w:cstheme="majorBidi"/>
          <w:sz w:val="24"/>
          <w:szCs w:val="24"/>
        </w:rPr>
        <w:t xml:space="preserve"> used adequacy-based testing criteria to generate test data. Mutation analysis was applied to check the adequacy of the test cases. The approach used did not follow the traditional way of applying mutation which is after the test data generation, but rather applied mutation analysis only at the period of generating test data. The approach ensures that the best data generated are adequate and the time taken is minimized because only the time taken to generate test data is included but the time to examine the adequacy is excluded. The authors applied GA to generate the test cases while validating the technique using ten real time C programs </w:t>
      </w:r>
      <w:r w:rsidRPr="00F734FA">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"10.3745/JIPS.2011.7.2.363", "ISSN" : "1976-913X", "author" : [ { "dropping-particle" : "", "family" : "Malhotra", "given" : "Ruchika", "non-dropping-particle" : "", "parse-names" : false, "suffix" : "" }, { "dropping-particle" : "", "family" : "Garg", "given" : "Mohit", "non-dropping-particle" : "", "parse-names" : false, "suffix" : "" } ], "container-title" : "Journal of Information Processing Systems", "id" : "ITEM-1", "issue" : "2", "issued" : { "date-parts" : [ [ "2011" ] ] }, "page" : "363-384", "title" : "An Adequacy Based Test Data Generation Technique Using Genetic Algorithms", "type" : "article-journal", "volume" : "7" }, "uris" : [ "http://www.mendeley.com/documents/?uuid=946cb987-cd07-40a7-91bf-e1443a42804a" ] } ], "mendeley" : { "formattedCitation" : "[58]", "plainTextFormattedCitation" : "[58]", "previouslyFormattedCitation" : "[58]" }, "properties" : { "noteIndex" : 0 }, "schema" : "https://github.com/citation-style-language/schema/raw/master/csl-citation.json" }</w:instrText>
      </w:r>
      <w:r w:rsidRPr="00F734FA">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[58]</w:t>
      </w:r>
      <w:r w:rsidRPr="00F734FA">
        <w:rPr>
          <w:rFonts w:asciiTheme="majorBidi" w:hAnsiTheme="majorBidi" w:cstheme="majorBidi"/>
          <w:sz w:val="24"/>
          <w:szCs w:val="24"/>
        </w:rPr>
        <w:fldChar w:fldCharType="end"/>
      </w:r>
      <w:r w:rsidRPr="00F734FA">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"author" : [ { "dropping-particle" : "", "family" : "B. P. Sharma, Malhotra", "given" : "Ruchika", "non-dropping-particle" : "", "parse-names" : false, "suffix" : "" }, { "dropping-particle" : "", "family" : "Garg", "given" : "Mohit", "non-dropping-particle" : "", "parse-names" : false, "suffix" : "" } ], "id" : "ITEM-1", "issued" : { "date-parts" : [ [ "0" ] ] }, "page" : "20-39", "title" : "Empirical Validation of an Efficient Test Data Generation Algorithm Based on Adequacy based Testing Criteria", "type" : "article-journal" }, "uris" : [ "http://www.mendeley.com/documents/?uuid=62ce00b3-0d2c-43a9-b708-b63eec01df78" ] } ], "mendeley" : { "formattedCitation" : "[59]", "plainTextFormattedCitation" : "[59]", "previouslyFormattedCitation" : "[59]" }, "properties" : { "noteIndex" : 0 }, "schema" : "https://github.com/citation-style-language/schema/raw/master/csl-citation.json" }</w:instrText>
      </w:r>
      <w:r w:rsidRPr="00F734FA">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[59]</w:t>
      </w:r>
      <w:r w:rsidRPr="00F734FA">
        <w:rPr>
          <w:rFonts w:asciiTheme="majorBidi" w:hAnsiTheme="majorBidi" w:cstheme="majorBidi"/>
          <w:sz w:val="24"/>
          <w:szCs w:val="24"/>
        </w:rPr>
        <w:fldChar w:fldCharType="end"/>
      </w:r>
      <w:r w:rsidRPr="00F734FA">
        <w:rPr>
          <w:rFonts w:asciiTheme="majorBidi" w:hAnsiTheme="majorBidi" w:cstheme="majorBidi"/>
          <w:sz w:val="24"/>
          <w:szCs w:val="24"/>
        </w:rPr>
        <w:t>.</w:t>
      </w:r>
      <w:r>
        <w:rPr>
          <w:rFonts w:asciiTheme="majorBidi" w:hAnsiTheme="majorBidi" w:cstheme="majorBidi"/>
          <w:sz w:val="24"/>
          <w:szCs w:val="24"/>
        </w:rPr>
        <w:t xml:space="preserve"> R.A. Silver et al.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"10.1016/j.infsof.2016.01.017", "ISBN" : "00224456 (ISSN)", "ISSN" : "00224456", "abstract" : "Mutation testing is a fault based testing strategy to measure quality of testing. It measures how good the tests are by inserting faults into the program under test. This review presents a survey on various mutation testing tools available. Basic concepts and notations of mutation testing are described along with working mechanisms.", "author" : [ { "dropping-particle" : "", "family" : "Rodolfo Adamshuk Silva,Simone do Rocio Senger de Souza", "given" : "Paulo Sergio Lopes de Souza", "non-dropping-particle" : "", "parse-names" : false, "suffix" : "" } ], "container-title" : "Journal of Information and Software Technology", "id" : "ITEM-1", "issue" : "2", "issued" : { "date-parts" : [ [ "2011" ] ] }, "page" : "113-117", "publisher" : "Elsevier B.V.", "title" : "A systematic review on Search based Mutation Testing", "type" : "article-journal", "volume" : "70" }, "uris" : [ "http://www.mendeley.com/documents/?uuid=38164db7-c123-4f35-ac57-331725875884" ] } ], "mendeley" : { "formattedCitation" : "[60]", "plainTextFormattedCitation" : "[60]", "previouslyFormattedCitation" : "[60]"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[60]</w:t>
      </w:r>
      <w:r>
        <w:rPr>
          <w:rFonts w:asciiTheme="majorBidi" w:hAnsiTheme="majorBidi" w:cstheme="majorBidi"/>
          <w:sz w:val="24"/>
          <w:szCs w:val="24"/>
        </w:rPr>
        <w:fldChar w:fldCharType="end"/>
      </w:r>
      <w:r>
        <w:rPr>
          <w:rFonts w:asciiTheme="majorBidi" w:hAnsiTheme="majorBidi" w:cstheme="majorBidi"/>
          <w:sz w:val="24"/>
          <w:szCs w:val="24"/>
        </w:rPr>
        <w:t xml:space="preserve"> presented a comprehensive s</w:t>
      </w:r>
      <w:r w:rsidRPr="00F734FA">
        <w:rPr>
          <w:rFonts w:asciiTheme="majorBidi" w:hAnsiTheme="majorBidi" w:cstheme="majorBidi"/>
          <w:sz w:val="24"/>
          <w:szCs w:val="24"/>
        </w:rPr>
        <w:t>ystematic review on searc</w:t>
      </w:r>
      <w:r>
        <w:rPr>
          <w:rFonts w:asciiTheme="majorBidi" w:hAnsiTheme="majorBidi" w:cstheme="majorBidi"/>
          <w:sz w:val="24"/>
          <w:szCs w:val="24"/>
        </w:rPr>
        <w:t>h based mutation testing</w:t>
      </w:r>
      <w:r w:rsidRPr="00F734FA">
        <w:rPr>
          <w:rFonts w:asciiTheme="majorBidi" w:hAnsiTheme="majorBidi" w:cstheme="majorBidi"/>
          <w:sz w:val="24"/>
          <w:szCs w:val="24"/>
        </w:rPr>
        <w:t>.</w:t>
      </w:r>
      <w:r>
        <w:rPr>
          <w:rFonts w:asciiTheme="majorBidi" w:hAnsiTheme="majorBidi" w:cstheme="majorBidi"/>
          <w:sz w:val="24"/>
          <w:szCs w:val="24"/>
        </w:rPr>
        <w:t xml:space="preserve"> They identified five meta-heuristic techniques used to optimize test data generation, mutant generation and selection of effective mutation operators. For more details on the techniques, reader can consult their work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"10.1016/j.infsof.2016.01.017", "ISBN" : "00224456 (ISSN)", "ISSN" : "00224456", "abstract" : "Mutation testing is a fault based testing strategy to measure quality of testing. It measures how good the tests are by inserting faults into the program under test. This review presents a survey on various mutation testing tools available. Basic concepts and notations of mutation testing are described along with working mechanisms.", "author" : [ { "dropping-particle" : "", "family" : "Rodolfo Adamshuk Silva,Simone do Rocio Senger de Souza", "given" : "Paulo Sergio Lopes de Souza", "non-dropping-particle" : "", "parse-names" : false, "suffix" : "" } ], "container-title" : "Journal of Information and Software Technology", "id" : "ITEM-1", "issue" : "2", "issued" : { "date-parts" : [ [ "2011" ] ] }, "page" : "113-117", "publisher" : "Elsevier B.V.", "title" : "A systematic review on Search based Mutation Testing", "type" : "article-journal", "volume" : "70" }, "uris" : [ "http://www.mendeley.com/documents/?uuid=38164db7-c123-4f35-ac57-331725875884" ] } ], "mendeley" : { "formattedCitation" : "[60]", "plainTextFormattedCitation" : "[60]", "previouslyFormattedCitation" : "[60]"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[60]</w:t>
      </w:r>
      <w:r>
        <w:rPr>
          <w:rFonts w:asciiTheme="majorBidi" w:hAnsiTheme="majorBidi" w:cstheme="majorBidi"/>
          <w:sz w:val="24"/>
          <w:szCs w:val="24"/>
        </w:rPr>
        <w:fldChar w:fldCharType="end"/>
      </w:r>
      <w:r>
        <w:rPr>
          <w:rFonts w:asciiTheme="majorBidi" w:hAnsiTheme="majorBidi" w:cstheme="majorBidi"/>
          <w:sz w:val="24"/>
          <w:szCs w:val="24"/>
        </w:rPr>
        <w:t xml:space="preserve">. </w:t>
      </w:r>
    </w:p>
    <w:p w14:paraId="7F259175" w14:textId="6DF4B00B" w:rsidR="00457CA2" w:rsidRDefault="00457CA2" w:rsidP="00457C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Jatana et al.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"10.5277/e-Inf170103", "ISSN" : "20844840", "author" : [ { "dropping-particle" : "", "family" : "Jatana", "given" : "Nishtha", "non-dropping-particle" : "", "parse-names" : false, "suffix" : "" }, { "dropping-particle" : "", "family" : "Suri", "given" : "Bharti", "non-dropping-particle" : "", "parse-names" : false, "suffix" : "" }, { "dropping-particle" : "", "family" : "Rani", "given" : "Shweta", "non-dropping-particle" : "", "parse-names" : false, "suffix" : "" } ], "id" : "ITEM-1", "issue" : "1", "issued" : { "date-parts" : [ [ "2017" ] ] }, "page" : "59-76", "title" : "Systematic Literature Review on Search Based Mutation Testing", "type" : "article-journal", "volume" : "11" }, "uris" : [ "http://www.mendeley.com/documents/?uuid=0a50dc11-33bc-4a06-946e-91d20f5c29ce" ] } ], "mendeley" : { "formattedCitation" : "[46]", "plainTextFormattedCitation" : "[46]", "previouslyFormattedCitation" : "[46]"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[46]</w:t>
      </w:r>
      <w:r>
        <w:rPr>
          <w:rFonts w:asciiTheme="majorBidi" w:hAnsiTheme="majorBidi" w:cstheme="majorBidi"/>
          <w:sz w:val="24"/>
          <w:szCs w:val="24"/>
        </w:rPr>
        <w:fldChar w:fldCharType="end"/>
      </w:r>
      <w:r>
        <w:rPr>
          <w:rFonts w:asciiTheme="majorBidi" w:hAnsiTheme="majorBidi" w:cstheme="majorBidi"/>
          <w:sz w:val="24"/>
          <w:szCs w:val="24"/>
        </w:rPr>
        <w:t xml:space="preserve"> </w:t>
      </w:r>
      <w:r w:rsidRPr="00E82082">
        <w:rPr>
          <w:rFonts w:asciiTheme="majorBidi" w:hAnsiTheme="majorBidi" w:cstheme="majorBidi"/>
          <w:sz w:val="24"/>
          <w:szCs w:val="24"/>
        </w:rPr>
        <w:t xml:space="preserve">presented a systematic literature review on search-based mutation testing, where they identified Ant Colony Optimization, Genetic Algorithm, to be the popularly adopted search-based techniques in optimizing mutation testing. They concluded that the </w:t>
      </w:r>
      <w:r w:rsidRPr="00E82082">
        <w:rPr>
          <w:rFonts w:asciiTheme="majorBidi" w:hAnsiTheme="majorBidi" w:cstheme="majorBidi"/>
          <w:sz w:val="24"/>
          <w:szCs w:val="24"/>
        </w:rPr>
        <w:lastRenderedPageBreak/>
        <w:t>techniques are used to generate test data, selec</w:t>
      </w:r>
      <w:r>
        <w:rPr>
          <w:rFonts w:asciiTheme="majorBidi" w:hAnsiTheme="majorBidi" w:cstheme="majorBidi"/>
          <w:sz w:val="24"/>
          <w:szCs w:val="24"/>
        </w:rPr>
        <w:t>t, minimize and optimize generation of mutants</w:t>
      </w:r>
    </w:p>
    <w:p w14:paraId="1EA76779" w14:textId="5F4A36E7" w:rsidR="00C411E4" w:rsidRDefault="00457CA2" w:rsidP="00457C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Analyzing the above-mentioned related literatures, a framework is identified for the classification of the research carried out in the area and the test criteria. It can be deduced that a substantial amount of work has been done on white box testing while only few work has been done on </w:t>
      </w:r>
      <w:r>
        <w:rPr>
          <w:rFonts w:asciiTheme="majorBidi" w:hAnsiTheme="majorBidi" w:cstheme="majorBidi"/>
          <w:sz w:val="24"/>
          <w:szCs w:val="24"/>
        </w:rPr>
        <w:t>black box testing.</w:t>
      </w:r>
    </w:p>
    <w:p w14:paraId="173941A2" w14:textId="62A2FEE2" w:rsidR="00C411E4" w:rsidRPr="00AF151B" w:rsidRDefault="00C411E4" w:rsidP="00AF151B">
      <w:pPr>
        <w:pStyle w:val="Caption"/>
        <w:keepNext/>
        <w:jc w:val="center"/>
        <w:rPr>
          <w:rFonts w:asciiTheme="majorBidi" w:hAnsiTheme="majorBidi" w:cstheme="majorBidi"/>
          <w:b/>
          <w:bCs/>
          <w:i w:val="0"/>
          <w:iCs w:val="0"/>
          <w:color w:val="auto"/>
        </w:rPr>
      </w:pPr>
      <w:bookmarkStart w:id="333" w:name="_Toc506449826"/>
      <w:r w:rsidRPr="00AF151B">
        <w:rPr>
          <w:rFonts w:asciiTheme="majorBidi" w:hAnsiTheme="majorBidi" w:cstheme="majorBidi"/>
          <w:b/>
          <w:bCs/>
          <w:i w:val="0"/>
          <w:iCs w:val="0"/>
          <w:color w:val="auto"/>
        </w:rPr>
        <w:t xml:space="preserve">Table </w:t>
      </w:r>
      <w:r w:rsidRPr="00AF151B">
        <w:rPr>
          <w:rFonts w:asciiTheme="majorBidi" w:hAnsiTheme="majorBidi" w:cstheme="majorBidi"/>
          <w:b/>
          <w:bCs/>
          <w:i w:val="0"/>
          <w:iCs w:val="0"/>
          <w:color w:val="auto"/>
        </w:rPr>
        <w:fldChar w:fldCharType="begin"/>
      </w:r>
      <w:r w:rsidRPr="00AF151B">
        <w:rPr>
          <w:rFonts w:asciiTheme="majorBidi" w:hAnsiTheme="majorBidi" w:cstheme="majorBidi"/>
          <w:b/>
          <w:bCs/>
          <w:i w:val="0"/>
          <w:iCs w:val="0"/>
          <w:color w:val="auto"/>
        </w:rPr>
        <w:instrText xml:space="preserve"> SEQ Table \* ARABIC </w:instrText>
      </w:r>
      <w:r w:rsidRPr="00AF151B">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5</w:t>
      </w:r>
      <w:r w:rsidRPr="00AF151B">
        <w:rPr>
          <w:rFonts w:asciiTheme="majorBidi" w:hAnsiTheme="majorBidi" w:cstheme="majorBidi"/>
          <w:b/>
          <w:bCs/>
          <w:i w:val="0"/>
          <w:iCs w:val="0"/>
          <w:noProof/>
          <w:color w:val="auto"/>
        </w:rPr>
        <w:fldChar w:fldCharType="end"/>
      </w:r>
      <w:r w:rsidRPr="00AF151B">
        <w:rPr>
          <w:rFonts w:asciiTheme="majorBidi" w:hAnsiTheme="majorBidi" w:cstheme="majorBidi"/>
          <w:b/>
          <w:bCs/>
          <w:i w:val="0"/>
          <w:iCs w:val="0"/>
          <w:color w:val="auto"/>
        </w:rPr>
        <w:t>: Summary of Mutation-based Test Case Generation</w:t>
      </w:r>
      <w:bookmarkEnd w:id="333"/>
    </w:p>
    <w:tbl>
      <w:tblPr>
        <w:tblStyle w:val="TableGrid"/>
        <w:tblW w:w="0" w:type="auto"/>
        <w:tblLook w:val="04A0" w:firstRow="1" w:lastRow="0" w:firstColumn="1" w:lastColumn="0" w:noHBand="0" w:noVBand="1"/>
      </w:tblPr>
      <w:tblGrid>
        <w:gridCol w:w="1148"/>
        <w:gridCol w:w="2376"/>
        <w:gridCol w:w="1540"/>
        <w:gridCol w:w="765"/>
        <w:gridCol w:w="1061"/>
        <w:gridCol w:w="927"/>
        <w:gridCol w:w="813"/>
      </w:tblGrid>
      <w:tr w:rsidR="00A40C65" w:rsidRPr="00F94B99" w14:paraId="1BFF8649" w14:textId="77777777" w:rsidTr="00A40C65">
        <w:tc>
          <w:tcPr>
            <w:tcW w:w="1148" w:type="dxa"/>
          </w:tcPr>
          <w:p w14:paraId="0A97B1EE" w14:textId="77777777" w:rsidR="00A40C65" w:rsidRPr="00F94B99"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0"/>
                <w:szCs w:val="20"/>
              </w:rPr>
            </w:pPr>
            <w:r w:rsidRPr="00F94B99">
              <w:rPr>
                <w:rFonts w:asciiTheme="majorBidi" w:hAnsiTheme="majorBidi" w:cstheme="majorBidi"/>
                <w:b/>
                <w:bCs/>
                <w:sz w:val="20"/>
                <w:szCs w:val="20"/>
              </w:rPr>
              <w:t>Author</w:t>
            </w:r>
          </w:p>
        </w:tc>
        <w:tc>
          <w:tcPr>
            <w:tcW w:w="2376" w:type="dxa"/>
          </w:tcPr>
          <w:p w14:paraId="7891B546" w14:textId="77777777" w:rsidR="00A40C65" w:rsidRPr="00F94B99"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0"/>
                <w:szCs w:val="20"/>
              </w:rPr>
            </w:pPr>
            <w:r w:rsidRPr="00F94B99">
              <w:rPr>
                <w:rFonts w:asciiTheme="majorBidi" w:hAnsiTheme="majorBidi" w:cstheme="majorBidi"/>
                <w:b/>
                <w:bCs/>
                <w:sz w:val="20"/>
                <w:szCs w:val="20"/>
              </w:rPr>
              <w:t>Technique</w:t>
            </w:r>
          </w:p>
        </w:tc>
        <w:tc>
          <w:tcPr>
            <w:tcW w:w="1540" w:type="dxa"/>
          </w:tcPr>
          <w:p w14:paraId="08E43904" w14:textId="77777777" w:rsidR="00A40C65" w:rsidRPr="00F94B99"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0"/>
                <w:szCs w:val="20"/>
              </w:rPr>
            </w:pPr>
            <w:r w:rsidRPr="00F94B99">
              <w:rPr>
                <w:rFonts w:asciiTheme="majorBidi" w:hAnsiTheme="majorBidi" w:cstheme="majorBidi"/>
                <w:b/>
                <w:bCs/>
                <w:sz w:val="20"/>
                <w:szCs w:val="20"/>
              </w:rPr>
              <w:t>Subject program</w:t>
            </w:r>
          </w:p>
        </w:tc>
        <w:tc>
          <w:tcPr>
            <w:tcW w:w="765" w:type="dxa"/>
          </w:tcPr>
          <w:p w14:paraId="655BA3A9" w14:textId="697F4550" w:rsidR="00A40C65" w:rsidRPr="00F94B99"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0"/>
                <w:szCs w:val="20"/>
              </w:rPr>
            </w:pPr>
            <w:r>
              <w:rPr>
                <w:rFonts w:asciiTheme="majorBidi" w:hAnsiTheme="majorBidi" w:cstheme="majorBidi"/>
                <w:b/>
                <w:bCs/>
                <w:sz w:val="20"/>
                <w:szCs w:val="20"/>
              </w:rPr>
              <w:t>W/B Box</w:t>
            </w:r>
          </w:p>
        </w:tc>
        <w:tc>
          <w:tcPr>
            <w:tcW w:w="1061" w:type="dxa"/>
          </w:tcPr>
          <w:p w14:paraId="366C0839" w14:textId="784AB701" w:rsidR="00A40C65" w:rsidRPr="00F94B99"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0"/>
                <w:szCs w:val="20"/>
              </w:rPr>
            </w:pPr>
            <w:r w:rsidRPr="00F94B99">
              <w:rPr>
                <w:rFonts w:asciiTheme="majorBidi" w:hAnsiTheme="majorBidi" w:cstheme="majorBidi"/>
                <w:b/>
                <w:bCs/>
                <w:sz w:val="20"/>
                <w:szCs w:val="20"/>
              </w:rPr>
              <w:t>Language</w:t>
            </w:r>
          </w:p>
        </w:tc>
        <w:tc>
          <w:tcPr>
            <w:tcW w:w="927" w:type="dxa"/>
          </w:tcPr>
          <w:p w14:paraId="69844E44" w14:textId="6B0279F8" w:rsidR="00A40C65" w:rsidRPr="00F94B99"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0"/>
                <w:szCs w:val="20"/>
              </w:rPr>
            </w:pPr>
            <w:r>
              <w:rPr>
                <w:rFonts w:asciiTheme="majorBidi" w:hAnsiTheme="majorBidi" w:cstheme="majorBidi"/>
                <w:b/>
                <w:bCs/>
                <w:sz w:val="20"/>
                <w:szCs w:val="20"/>
              </w:rPr>
              <w:t>Average MS</w:t>
            </w:r>
          </w:p>
        </w:tc>
        <w:tc>
          <w:tcPr>
            <w:tcW w:w="813" w:type="dxa"/>
          </w:tcPr>
          <w:p w14:paraId="13BB858F" w14:textId="0510A0F7" w:rsidR="00A40C65" w:rsidRPr="00F94B99"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0"/>
                <w:szCs w:val="20"/>
              </w:rPr>
            </w:pPr>
            <w:r>
              <w:rPr>
                <w:rFonts w:asciiTheme="majorBidi" w:hAnsiTheme="majorBidi" w:cstheme="majorBidi"/>
                <w:b/>
                <w:bCs/>
                <w:sz w:val="20"/>
                <w:szCs w:val="20"/>
              </w:rPr>
              <w:t>Year</w:t>
            </w:r>
          </w:p>
        </w:tc>
      </w:tr>
      <w:tr w:rsidR="00A40C65" w:rsidRPr="00F94B99" w14:paraId="58EE33F8" w14:textId="77777777" w:rsidTr="00A40C65">
        <w:tc>
          <w:tcPr>
            <w:tcW w:w="1148" w:type="dxa"/>
          </w:tcPr>
          <w:p w14:paraId="34CF4F00" w14:textId="35A3EF9E" w:rsidR="00A40C65" w:rsidRPr="00F94B99"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 xml:space="preserve">DeMillo and Offut </w:t>
            </w:r>
            <w:r>
              <w:rPr>
                <w:rFonts w:asciiTheme="majorBidi" w:hAnsiTheme="majorBidi" w:cstheme="majorBidi"/>
                <w:sz w:val="20"/>
                <w:szCs w:val="20"/>
              </w:rPr>
              <w:fldChar w:fldCharType="begin" w:fldLock="1"/>
            </w:r>
            <w:r w:rsidR="00984236">
              <w:rPr>
                <w:rFonts w:asciiTheme="majorBidi" w:hAnsiTheme="majorBidi" w:cstheme="majorBidi"/>
                <w:sz w:val="20"/>
                <w:szCs w:val="20"/>
              </w:rPr>
              <w:instrText>ADDIN CSL_CITATION { "citationItems" : [ { "id" : "ITEM-1", "itemData" : { "DOI" : "10.1109/32.92910", "ISSN" : "0098-5589", "abstract" : "A novel technique for automatically generating test data is presented. The technique is based on mutation analysis and creates test data that approximate relative adequacy. It is a fault-based technique that uses algebraic constraints to describe test cases designed to find particular types of faults. A set of tools (collectively called Godzilla) that automatically generates constraints and solves them to create test cases for unit and module testing has been implemented. Godzilla has been integrated with the Mothra testing system and has been used as an effective way to generate test data that kill program mutants. The authors present an initial list of constraints and discuss some of the problems that have been solved to develop the complete implementation of the technique", "author" : [ { "dropping-particle" : "", "family" : "Demillo", "given" : "Richard A", "non-dropping-particle" : "", "parse-names" : false, "suffix" : "" }, { "dropping-particle" : "", "family" : "Offutt", "given" : "A.J. Jefferson", "non-dropping-particle" : "", "parse-names" : false, "suffix" : "" }, { "dropping-particle" : "", "family" : "DeMilli", "given" : "R.A.", "non-dropping-particle" : "", "parse-names" : false, "suffix" : "" }, { "dropping-particle" : "", "family" : "Offutt", "given" : "A.J. Jefferson", "non-dropping-particle" : "", "parse-names" : false, "suffix" : "" } ], "container-title" : "IEEE Transactions on Software Engineering", "id" : "ITEM-1", "issue" : "9", "issued" : { "date-parts" : [ [ "1991" ] ] }, "page" : "900-910", "title" : "Constraint-based automatic test data generation", "type" : "article-journal", "volume" : "17" }, "uris" : [ "http://www.mendeley.com/documents/?uuid=56748096-b2ac-4539-9a4b-723742d8c1b2" ] } ], "mendeley" : { "formattedCitation" : "[30]", "plainTextFormattedCitation" : "[30]", "previouslyFormattedCitation" : "[30]" }, "properties" : { "noteIndex" : 0 }, "schema" : "https://github.com/citation-style-language/schema/raw/master/csl-citation.json" }</w:instrText>
            </w:r>
            <w:r>
              <w:rPr>
                <w:rFonts w:asciiTheme="majorBidi" w:hAnsiTheme="majorBidi" w:cstheme="majorBidi"/>
                <w:sz w:val="20"/>
                <w:szCs w:val="20"/>
              </w:rPr>
              <w:fldChar w:fldCharType="separate"/>
            </w:r>
            <w:r w:rsidR="00984236" w:rsidRPr="00984236">
              <w:rPr>
                <w:rFonts w:asciiTheme="majorBidi" w:hAnsiTheme="majorBidi" w:cstheme="majorBidi"/>
                <w:noProof/>
                <w:sz w:val="20"/>
                <w:szCs w:val="20"/>
              </w:rPr>
              <w:t>[30]</w:t>
            </w:r>
            <w:r>
              <w:rPr>
                <w:rFonts w:asciiTheme="majorBidi" w:hAnsiTheme="majorBidi" w:cstheme="majorBidi"/>
                <w:sz w:val="20"/>
                <w:szCs w:val="20"/>
              </w:rPr>
              <w:fldChar w:fldCharType="end"/>
            </w:r>
          </w:p>
        </w:tc>
        <w:tc>
          <w:tcPr>
            <w:tcW w:w="2376" w:type="dxa"/>
          </w:tcPr>
          <w:p w14:paraId="10167A7C" w14:textId="77777777" w:rsidR="00A40C65" w:rsidRPr="00F94B99"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Test data generation based on constraint</w:t>
            </w:r>
          </w:p>
        </w:tc>
        <w:tc>
          <w:tcPr>
            <w:tcW w:w="1540" w:type="dxa"/>
          </w:tcPr>
          <w:p w14:paraId="4965A576" w14:textId="77777777" w:rsidR="00A40C65" w:rsidRPr="00F94B99"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5 Small programs</w:t>
            </w:r>
          </w:p>
        </w:tc>
        <w:tc>
          <w:tcPr>
            <w:tcW w:w="765" w:type="dxa"/>
          </w:tcPr>
          <w:p w14:paraId="00F3E989" w14:textId="6C833F1F"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White</w:t>
            </w:r>
          </w:p>
        </w:tc>
        <w:tc>
          <w:tcPr>
            <w:tcW w:w="1061" w:type="dxa"/>
          </w:tcPr>
          <w:p w14:paraId="5B898578" w14:textId="07A285CE" w:rsidR="00A40C65" w:rsidRPr="00F94B99"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Fortran</w:t>
            </w:r>
          </w:p>
        </w:tc>
        <w:tc>
          <w:tcPr>
            <w:tcW w:w="927" w:type="dxa"/>
          </w:tcPr>
          <w:p w14:paraId="45D2321F" w14:textId="0DD82F9D" w:rsidR="00A40C65" w:rsidRPr="00F94B99"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98%</w:t>
            </w:r>
          </w:p>
        </w:tc>
        <w:tc>
          <w:tcPr>
            <w:tcW w:w="813" w:type="dxa"/>
          </w:tcPr>
          <w:p w14:paraId="2BD9ADD3" w14:textId="145C261C" w:rsidR="00A40C65" w:rsidRPr="00F94B99"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1991</w:t>
            </w:r>
          </w:p>
        </w:tc>
      </w:tr>
      <w:tr w:rsidR="00A40C65" w:rsidRPr="00F94B99" w14:paraId="17829B0B" w14:textId="77777777" w:rsidTr="00A40C65">
        <w:tc>
          <w:tcPr>
            <w:tcW w:w="1148" w:type="dxa"/>
          </w:tcPr>
          <w:p w14:paraId="454C9366" w14:textId="10296476" w:rsidR="00A40C65" w:rsidRPr="00F94B99"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 xml:space="preserve">Offut et al. </w:t>
            </w:r>
            <w:r>
              <w:rPr>
                <w:rFonts w:asciiTheme="majorBidi" w:hAnsiTheme="majorBidi" w:cstheme="majorBidi"/>
                <w:sz w:val="20"/>
                <w:szCs w:val="20"/>
              </w:rPr>
              <w:fldChar w:fldCharType="begin" w:fldLock="1"/>
            </w:r>
            <w:r w:rsidR="00984236">
              <w:rPr>
                <w:rFonts w:asciiTheme="majorBidi" w:hAnsiTheme="majorBidi" w:cstheme="majorBidi"/>
                <w:sz w:val="20"/>
                <w:szCs w:val="20"/>
              </w:rPr>
              <w:instrText>ADDIN CSL_CITATION { "citationItems" : [ { "id" : "ITEM-1", "itemData" : { "author" : [ { "dropping-particle" : "", "family" : "Jefferson Offut, Zhenyi Jin", "given" : "Jie Pan", "non-dropping-particle" : "", "parse-names" : false, "suffix" : "" } ], "id" : "ITEM-1", "issued" : { "date-parts" : [ [ "1964" ] ] }, "page" : "1-41", "title" : "The Dynamic Domain Reduction Procedure for Test Data Generation: Design and Algorithms", "type" : "article-journal" }, "uris" : [ "http://www.mendeley.com/documents/?uuid=90c9abe2-d435-4019-b036-037d165b6ebe" ] } ], "mendeley" : { "formattedCitation" : "[61]", "plainTextFormattedCitation" : "[61]", "previouslyFormattedCitation" : "[61]" }, "properties" : { "noteIndex" : 0 }, "schema" : "https://github.com/citation-style-language/schema/raw/master/csl-citation.json" }</w:instrText>
            </w:r>
            <w:r>
              <w:rPr>
                <w:rFonts w:asciiTheme="majorBidi" w:hAnsiTheme="majorBidi" w:cstheme="majorBidi"/>
                <w:sz w:val="20"/>
                <w:szCs w:val="20"/>
              </w:rPr>
              <w:fldChar w:fldCharType="separate"/>
            </w:r>
            <w:r w:rsidR="00984236" w:rsidRPr="00984236">
              <w:rPr>
                <w:rFonts w:asciiTheme="majorBidi" w:hAnsiTheme="majorBidi" w:cstheme="majorBidi"/>
                <w:noProof/>
                <w:sz w:val="20"/>
                <w:szCs w:val="20"/>
              </w:rPr>
              <w:t>[61]</w:t>
            </w:r>
            <w:r>
              <w:rPr>
                <w:rFonts w:asciiTheme="majorBidi" w:hAnsiTheme="majorBidi" w:cstheme="majorBidi"/>
                <w:sz w:val="20"/>
                <w:szCs w:val="20"/>
              </w:rPr>
              <w:fldChar w:fldCharType="end"/>
            </w:r>
          </w:p>
        </w:tc>
        <w:tc>
          <w:tcPr>
            <w:tcW w:w="2376" w:type="dxa"/>
          </w:tcPr>
          <w:p w14:paraId="25BF95E2" w14:textId="77777777" w:rsidR="00A40C65" w:rsidRPr="00F94B99"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Dynamic Domain Reduction</w:t>
            </w:r>
          </w:p>
        </w:tc>
        <w:tc>
          <w:tcPr>
            <w:tcW w:w="1540" w:type="dxa"/>
          </w:tcPr>
          <w:p w14:paraId="41E5D32C" w14:textId="77777777" w:rsidR="00A40C65" w:rsidRPr="00F94B99"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12 Small program</w:t>
            </w:r>
          </w:p>
        </w:tc>
        <w:tc>
          <w:tcPr>
            <w:tcW w:w="765" w:type="dxa"/>
          </w:tcPr>
          <w:p w14:paraId="0DA86B9E" w14:textId="43DF432B"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White</w:t>
            </w:r>
          </w:p>
        </w:tc>
        <w:tc>
          <w:tcPr>
            <w:tcW w:w="1061" w:type="dxa"/>
          </w:tcPr>
          <w:p w14:paraId="28E3112F" w14:textId="2852DB01" w:rsidR="00A40C65" w:rsidRPr="00F94B99"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Fortran</w:t>
            </w:r>
          </w:p>
        </w:tc>
        <w:tc>
          <w:tcPr>
            <w:tcW w:w="927" w:type="dxa"/>
          </w:tcPr>
          <w:p w14:paraId="2A16F584" w14:textId="78E948BD" w:rsidR="00A40C65" w:rsidRPr="00F94B99"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NA</w:t>
            </w:r>
          </w:p>
        </w:tc>
        <w:tc>
          <w:tcPr>
            <w:tcW w:w="813" w:type="dxa"/>
          </w:tcPr>
          <w:p w14:paraId="4DD5A0B2" w14:textId="47524386" w:rsidR="00A40C65" w:rsidRPr="00F94B99"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1999</w:t>
            </w:r>
          </w:p>
        </w:tc>
      </w:tr>
      <w:tr w:rsidR="00A40C65" w:rsidRPr="00F94B99" w14:paraId="262B4BC1" w14:textId="77777777" w:rsidTr="00A40C65">
        <w:tc>
          <w:tcPr>
            <w:tcW w:w="1148" w:type="dxa"/>
          </w:tcPr>
          <w:p w14:paraId="0882A853" w14:textId="43C51A41"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 xml:space="preserve">Chen et al. </w:t>
            </w:r>
            <w:r>
              <w:rPr>
                <w:rFonts w:asciiTheme="majorBidi" w:hAnsiTheme="majorBidi" w:cstheme="majorBidi"/>
                <w:sz w:val="20"/>
                <w:szCs w:val="20"/>
              </w:rPr>
              <w:fldChar w:fldCharType="begin" w:fldLock="1"/>
            </w:r>
            <w:r w:rsidR="00984236">
              <w:rPr>
                <w:rFonts w:asciiTheme="majorBidi" w:hAnsiTheme="majorBidi" w:cstheme="majorBidi"/>
                <w:sz w:val="20"/>
                <w:szCs w:val="20"/>
              </w:rPr>
              <w:instrText>ADDIN CSL_CITATION { "citationItems" : [ { "id" : "ITEM-1", "itemData" : { "author" : [ { "dropping-particle" : "", "family" : "Chen", "given" : "T Y", "non-dropping-particle" : "", "parse-names" : false, "suffix" : "" }, { "dropping-particle" : "", "family" : "Leung", "given" : "H", "non-dropping-particle" : "", "parse-names" : false, "suffix" : "" }, { "dropping-particle" : "", "family" : "Mak", "given" : "I K", "non-dropping-particle" : "", "parse-names" : false, "suffix" : "" } ], "id" : "ITEM-1", "issued" : { "date-parts" : [ [ "2004" ] ] }, "page" : "320-329", "title" : "Adaptive Random Testing", "type" : "article-journal" }, "uris" : [ "http://www.mendeley.com/documents/?uuid=53b4ab88-e98d-4cfa-bf55-066331ea8b94" ] } ], "mendeley" : { "formattedCitation" : "[62]", "plainTextFormattedCitation" : "[62]", "previouslyFormattedCitation" : "[62]" }, "properties" : { "noteIndex" : 0 }, "schema" : "https://github.com/citation-style-language/schema/raw/master/csl-citation.json" }</w:instrText>
            </w:r>
            <w:r>
              <w:rPr>
                <w:rFonts w:asciiTheme="majorBidi" w:hAnsiTheme="majorBidi" w:cstheme="majorBidi"/>
                <w:sz w:val="20"/>
                <w:szCs w:val="20"/>
              </w:rPr>
              <w:fldChar w:fldCharType="separate"/>
            </w:r>
            <w:r w:rsidR="00984236" w:rsidRPr="00984236">
              <w:rPr>
                <w:rFonts w:asciiTheme="majorBidi" w:hAnsiTheme="majorBidi" w:cstheme="majorBidi"/>
                <w:noProof/>
                <w:sz w:val="20"/>
                <w:szCs w:val="20"/>
              </w:rPr>
              <w:t>[62]</w:t>
            </w:r>
            <w:r>
              <w:rPr>
                <w:rFonts w:asciiTheme="majorBidi" w:hAnsiTheme="majorBidi" w:cstheme="majorBidi"/>
                <w:sz w:val="20"/>
                <w:szCs w:val="20"/>
              </w:rPr>
              <w:fldChar w:fldCharType="end"/>
            </w:r>
          </w:p>
        </w:tc>
        <w:tc>
          <w:tcPr>
            <w:tcW w:w="2376" w:type="dxa"/>
          </w:tcPr>
          <w:p w14:paraId="17803BE4"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Adaptive Random Testing</w:t>
            </w:r>
          </w:p>
        </w:tc>
        <w:tc>
          <w:tcPr>
            <w:tcW w:w="1540" w:type="dxa"/>
          </w:tcPr>
          <w:p w14:paraId="2D865519"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12 small programs</w:t>
            </w:r>
          </w:p>
        </w:tc>
        <w:tc>
          <w:tcPr>
            <w:tcW w:w="765" w:type="dxa"/>
          </w:tcPr>
          <w:p w14:paraId="41C522C9" w14:textId="2C308979"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White</w:t>
            </w:r>
          </w:p>
        </w:tc>
        <w:tc>
          <w:tcPr>
            <w:tcW w:w="1061" w:type="dxa"/>
          </w:tcPr>
          <w:p w14:paraId="157B6D90" w14:textId="1135387F"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C++</w:t>
            </w:r>
          </w:p>
        </w:tc>
        <w:tc>
          <w:tcPr>
            <w:tcW w:w="927" w:type="dxa"/>
          </w:tcPr>
          <w:p w14:paraId="3B26D9BF" w14:textId="5AEA12CB"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NA</w:t>
            </w:r>
          </w:p>
        </w:tc>
        <w:tc>
          <w:tcPr>
            <w:tcW w:w="813" w:type="dxa"/>
          </w:tcPr>
          <w:p w14:paraId="5C7C4336" w14:textId="5B837A22"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2004</w:t>
            </w:r>
          </w:p>
        </w:tc>
      </w:tr>
      <w:tr w:rsidR="00A40C65" w:rsidRPr="00F94B99" w14:paraId="350AF29F" w14:textId="77777777" w:rsidTr="00A40C65">
        <w:tc>
          <w:tcPr>
            <w:tcW w:w="1148" w:type="dxa"/>
          </w:tcPr>
          <w:p w14:paraId="6605FC7C" w14:textId="32428EEF"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 xml:space="preserve">Baudry et al. </w:t>
            </w:r>
            <w:r>
              <w:rPr>
                <w:rFonts w:asciiTheme="majorBidi" w:hAnsiTheme="majorBidi" w:cstheme="majorBidi"/>
                <w:sz w:val="20"/>
                <w:szCs w:val="20"/>
              </w:rPr>
              <w:fldChar w:fldCharType="begin" w:fldLock="1"/>
            </w:r>
            <w:r w:rsidR="00984236">
              <w:rPr>
                <w:rFonts w:asciiTheme="majorBidi" w:hAnsiTheme="majorBidi" w:cstheme="majorBidi"/>
                <w:sz w:val="20"/>
                <w:szCs w:val="20"/>
              </w:rPr>
              <w:instrText>ADDIN CSL_CITATION { "citationItems" : [ { "id" : "ITEM-1", "itemData" : { "DOI" : "http://dx.doi.org/10.1109/ISSRE.2002.1173246", "ISBN" : "0-8186-1763-3", "ISSN" : "10719458", "abstract" : "The level of confidence in a software component is often linked to the quality of its test cases. This quality can in turn be evaluated with mutation analysis: faulty components (mutants) are systematically generated to check the proportion of mutants detected (\"killed\") by the test cases. But while the generation of basic test cases set is easy, improving its quality may require prohibitive effort. This paper focuses on the issue of automating the test optimization. We looked at genetic algorithms to solve this problem and modeled it as follows: a test case can be considered as a predator while a mutant program is analogous to a prey. The aim of the selection process is to generate test cases able to kill as many mutants as possible. To overcome disappointing experimentation results on the studied .Net system, we propose a slight variation on this idea, no longer at the \"animal\" level (lions killing zebras) but at the bacteriological level. The bacteriological level indeed better reflects the test case optimization issue: it introduces of a memorization function and the suppresses the crossover operator. We describe this model and show how it behaves on the case study.", "author" : [ { "dropping-particle" : "", "family" : "Baudry", "given" : "Benoit", "non-dropping-particle" : "", "parse-names" : false, "suffix" : "" }, { "dropping-particle" : "", "family" : "Fleurey", "given" : "Franck", "non-dropping-particle" : "", "parse-names" : false, "suffix" : "" }, { "dropping-particle" : "", "family" : "Jezequel", "given" : "Jean-Marc", "non-dropping-particle" : "", "parse-names" : false, "suffix" : "" }, { "dropping-particle" : "", "family" : "Traon", "given" : "Yves", "non-dropping-particle" : "Le", "parse-names" : false, "suffix" : "" } ], "container-title" : "Proceedings of the 13th International Symposium on Software Reliability Engineering (ISSRE'02)", "id" : "ITEM-1", "issued" : { "date-parts" : [ [ "2002" ] ] }, "page" : "195-206", "title" : "Genes and Bacteria for Automatic Test Cases Optimization in the .NET Environment", "type" : "article-journal" }, "uris" : [ "http://www.mendeley.com/documents/?uuid=058151a7-961f-4d06-b421-b293cdb957be" ] } ], "mendeley" : { "formattedCitation" : "[63]", "plainTextFormattedCitation" : "[63]", "previouslyFormattedCitation" : "[63]" }, "properties" : { "noteIndex" : 0 }, "schema" : "https://github.com/citation-style-language/schema/raw/master/csl-citation.json" }</w:instrText>
            </w:r>
            <w:r>
              <w:rPr>
                <w:rFonts w:asciiTheme="majorBidi" w:hAnsiTheme="majorBidi" w:cstheme="majorBidi"/>
                <w:sz w:val="20"/>
                <w:szCs w:val="20"/>
              </w:rPr>
              <w:fldChar w:fldCharType="separate"/>
            </w:r>
            <w:r w:rsidR="00984236" w:rsidRPr="00984236">
              <w:rPr>
                <w:rFonts w:asciiTheme="majorBidi" w:hAnsiTheme="majorBidi" w:cstheme="majorBidi"/>
                <w:noProof/>
                <w:sz w:val="20"/>
                <w:szCs w:val="20"/>
              </w:rPr>
              <w:t>[63]</w:t>
            </w:r>
            <w:r>
              <w:rPr>
                <w:rFonts w:asciiTheme="majorBidi" w:hAnsiTheme="majorBidi" w:cstheme="majorBidi"/>
                <w:sz w:val="20"/>
                <w:szCs w:val="20"/>
              </w:rPr>
              <w:fldChar w:fldCharType="end"/>
            </w:r>
          </w:p>
        </w:tc>
        <w:tc>
          <w:tcPr>
            <w:tcW w:w="2376" w:type="dxa"/>
          </w:tcPr>
          <w:p w14:paraId="0EB404EE"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Genetic Algorithms</w:t>
            </w:r>
          </w:p>
        </w:tc>
        <w:tc>
          <w:tcPr>
            <w:tcW w:w="1540" w:type="dxa"/>
          </w:tcPr>
          <w:p w14:paraId="2B2DD6CF"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Program from Eiffel Library</w:t>
            </w:r>
          </w:p>
        </w:tc>
        <w:tc>
          <w:tcPr>
            <w:tcW w:w="765" w:type="dxa"/>
          </w:tcPr>
          <w:p w14:paraId="66E19F0A" w14:textId="53BA8804"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White</w:t>
            </w:r>
          </w:p>
        </w:tc>
        <w:tc>
          <w:tcPr>
            <w:tcW w:w="1061" w:type="dxa"/>
          </w:tcPr>
          <w:p w14:paraId="18968D75" w14:textId="42D45585"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C#</w:t>
            </w:r>
          </w:p>
        </w:tc>
        <w:tc>
          <w:tcPr>
            <w:tcW w:w="927" w:type="dxa"/>
          </w:tcPr>
          <w:p w14:paraId="62BD7534"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85%</w:t>
            </w:r>
          </w:p>
        </w:tc>
        <w:tc>
          <w:tcPr>
            <w:tcW w:w="813" w:type="dxa"/>
          </w:tcPr>
          <w:p w14:paraId="19463278"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2005</w:t>
            </w:r>
          </w:p>
        </w:tc>
      </w:tr>
      <w:tr w:rsidR="00A40C65" w:rsidRPr="00F94B99" w14:paraId="2882994B" w14:textId="77777777" w:rsidTr="00A40C65">
        <w:tc>
          <w:tcPr>
            <w:tcW w:w="1148" w:type="dxa"/>
          </w:tcPr>
          <w:p w14:paraId="000A8D1D" w14:textId="0C5E9C01"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 xml:space="preserve">Ayari et al. </w:t>
            </w:r>
            <w:r>
              <w:rPr>
                <w:rFonts w:asciiTheme="majorBidi" w:hAnsiTheme="majorBidi" w:cstheme="majorBidi"/>
                <w:sz w:val="20"/>
                <w:szCs w:val="20"/>
              </w:rPr>
              <w:fldChar w:fldCharType="begin" w:fldLock="1"/>
            </w:r>
            <w:r w:rsidR="00984236">
              <w:rPr>
                <w:rFonts w:asciiTheme="majorBidi" w:hAnsiTheme="majorBidi" w:cstheme="majorBidi"/>
                <w:sz w:val="20"/>
                <w:szCs w:val="20"/>
              </w:rPr>
              <w:instrText>ADDIN CSL_CITATION { "citationItems" : [ { "id" : "ITEM-1", "itemData" : { "DOI" : "http://doi.acm.org/10.1145/1276958.1277172", "ISBN" : "9781595936974", "abstract" : "Fault-based testing is often advocated to overcome limitations of other testing approaches; however it is also recognized as being expensive. On the other hand, evolutionary algorithms have been proved suitable for reducing the cost of data generation in the con- text of coverage based testing. In this paper, we propose a new evolutionary approach based on ant colony optimization for auto- matic test input data generation in the context of mutation testing to reduce the cost of such a test strategy. In our approach the ant colony optimization algorithm is enhanced by a probability den- sity estimation technique. We compare our proposal with other evolutionary algorithms, e.g., Genetic Algorithm. Our preliminary results on JAVA testbeds show that our approach performed signif- icantly better than other alternatives.", "author" : [ { "dropping-particle" : "", "family" : "Ayari", "given" : "Kamel", "non-dropping-particle" : "", "parse-names" : false, "suffix" : "" }, { "dropping-particle" : "", "family" : "Bouktif", "given" : "Salah", "non-dropping-particle" : "", "parse-names" : false, "suffix" : "" }, { "dropping-particle" : "", "family" : "Antoniol", "given" : "Giuliano", "non-dropping-particle" : "", "parse-names" : false, "suffix" : "" } ], "container-title" : "Proc. of the 9th annual conference on Genetic and evolutionary computation (GECCO '07)", "id" : "ITEM-1", "issued" : { "date-parts" : [ [ "2007" ] ] }, "page" : "1074-1081", "title" : "Automatic mutation test input data generation via ant colony", "type" : "article-journal" }, "uris" : [ "http://www.mendeley.com/documents/?uuid=d99b311b-bb55-4929-8f43-2f49598c5768" ] } ], "mendeley" : { "formattedCitation" : "[64]", "plainTextFormattedCitation" : "[64]", "previouslyFormattedCitation" : "[64]" }, "properties" : { "noteIndex" : 0 }, "schema" : "https://github.com/citation-style-language/schema/raw/master/csl-citation.json" }</w:instrText>
            </w:r>
            <w:r>
              <w:rPr>
                <w:rFonts w:asciiTheme="majorBidi" w:hAnsiTheme="majorBidi" w:cstheme="majorBidi"/>
                <w:sz w:val="20"/>
                <w:szCs w:val="20"/>
              </w:rPr>
              <w:fldChar w:fldCharType="separate"/>
            </w:r>
            <w:r w:rsidR="00984236" w:rsidRPr="00984236">
              <w:rPr>
                <w:rFonts w:asciiTheme="majorBidi" w:hAnsiTheme="majorBidi" w:cstheme="majorBidi"/>
                <w:noProof/>
                <w:sz w:val="20"/>
                <w:szCs w:val="20"/>
              </w:rPr>
              <w:t>[64]</w:t>
            </w:r>
            <w:r>
              <w:rPr>
                <w:rFonts w:asciiTheme="majorBidi" w:hAnsiTheme="majorBidi" w:cstheme="majorBidi"/>
                <w:sz w:val="20"/>
                <w:szCs w:val="20"/>
              </w:rPr>
              <w:fldChar w:fldCharType="end"/>
            </w:r>
          </w:p>
        </w:tc>
        <w:tc>
          <w:tcPr>
            <w:tcW w:w="2376" w:type="dxa"/>
          </w:tcPr>
          <w:p w14:paraId="2FD452B9"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Ant Colony Optimization</w:t>
            </w:r>
          </w:p>
        </w:tc>
        <w:tc>
          <w:tcPr>
            <w:tcW w:w="1540" w:type="dxa"/>
          </w:tcPr>
          <w:p w14:paraId="7F765E18"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2 small programs</w:t>
            </w:r>
          </w:p>
        </w:tc>
        <w:tc>
          <w:tcPr>
            <w:tcW w:w="765" w:type="dxa"/>
          </w:tcPr>
          <w:p w14:paraId="0C9B0E0B" w14:textId="305A2C8C"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White</w:t>
            </w:r>
          </w:p>
        </w:tc>
        <w:tc>
          <w:tcPr>
            <w:tcW w:w="1061" w:type="dxa"/>
          </w:tcPr>
          <w:p w14:paraId="7B04B2DB" w14:textId="789F26A9"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Java</w:t>
            </w:r>
          </w:p>
        </w:tc>
        <w:tc>
          <w:tcPr>
            <w:tcW w:w="927" w:type="dxa"/>
          </w:tcPr>
          <w:p w14:paraId="7E4E6A60"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88%</w:t>
            </w:r>
          </w:p>
        </w:tc>
        <w:tc>
          <w:tcPr>
            <w:tcW w:w="813" w:type="dxa"/>
          </w:tcPr>
          <w:p w14:paraId="2153D798"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2007</w:t>
            </w:r>
          </w:p>
        </w:tc>
      </w:tr>
      <w:tr w:rsidR="00A40C65" w:rsidRPr="00F94B99" w14:paraId="550F3935" w14:textId="77777777" w:rsidTr="00A40C65">
        <w:tc>
          <w:tcPr>
            <w:tcW w:w="1148" w:type="dxa"/>
          </w:tcPr>
          <w:p w14:paraId="353F9921" w14:textId="7D2EA236"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 xml:space="preserve">Papadakis et al. </w:t>
            </w:r>
            <w:r>
              <w:rPr>
                <w:rFonts w:asciiTheme="majorBidi" w:hAnsiTheme="majorBidi" w:cstheme="majorBidi"/>
                <w:sz w:val="20"/>
                <w:szCs w:val="20"/>
              </w:rPr>
              <w:fldChar w:fldCharType="begin" w:fldLock="1"/>
            </w:r>
            <w:r w:rsidR="00984236">
              <w:rPr>
                <w:rFonts w:asciiTheme="majorBidi" w:hAnsiTheme="majorBidi" w:cstheme="majorBidi"/>
                <w:sz w:val="20"/>
                <w:szCs w:val="20"/>
              </w:rPr>
              <w:instrText>ADDIN CSL_CITATION { "citationItems" : [ { "id" : "ITEM-1", "itemData" : { "DOI" : "http://dx.doi.org/10.1109/APSEC.2009.68", "ISBN" : "978-0-7695-3909-6", "ISSN" : "1530-1362", "abstract" : "Mutation testing has been identified as one of the most effective techniques, in detecting faults. However, because of the large number of test elements that it introduces, it is regarded as rather expensive for practical use. Therefore, there is a need for testing strategies that will alleviate this drawback by selecting effective test data that will make the technique more practical. Such a strategy based on path selection is reported in this paper. A significant influence on the efficiency associated with path selection strategies is the number of test paths that must be generated in order to achieve a specified level of coverage, and it is determined by the number of paths that are found to be feasible. Specifically, a path selection strategy is proposed that aims at reducing the effects of infeasible paths and conversely developing effective and efficient mutation based tests. The results obtained from applying the method to a set of program units are reported and analysed presenting the flexibility, feasibility and practicality of the proposed approach.", "author" : [ { "dropping-particle" : "", "family" : "Papadakis", "given" : "Mike", "non-dropping-particle" : "", "parse-names" : false, "suffix" : "" }, { "dropping-particle" : "", "family" : "Malevris", "given" : "Nicos", "non-dropping-particle" : "", "parse-names" : false, "suffix" : "" } ], "container-title" : "Proceedings of the 16th Asia-Pacific Software Engineering Conference", "id" : "ITEM-1", "issued" : { "date-parts" : [ [ "2009" ] ] }, "page" : "422-429", "title" : "An Effective Path Selection Strategy for Mutation Testing", "type" : "article-journal" }, "uris" : [ "http://www.mendeley.com/documents/?uuid=d6568d53-a711-4ef7-86d6-2aed251b9f8e" ] } ], "mendeley" : { "formattedCitation" : "[65]", "plainTextFormattedCitation" : "[65]", "previouslyFormattedCitation" : "[65]" }, "properties" : { "noteIndex" : 0 }, "schema" : "https://github.com/citation-style-language/schema/raw/master/csl-citation.json" }</w:instrText>
            </w:r>
            <w:r>
              <w:rPr>
                <w:rFonts w:asciiTheme="majorBidi" w:hAnsiTheme="majorBidi" w:cstheme="majorBidi"/>
                <w:sz w:val="20"/>
                <w:szCs w:val="20"/>
              </w:rPr>
              <w:fldChar w:fldCharType="separate"/>
            </w:r>
            <w:r w:rsidR="00984236" w:rsidRPr="00984236">
              <w:rPr>
                <w:rFonts w:asciiTheme="majorBidi" w:hAnsiTheme="majorBidi" w:cstheme="majorBidi"/>
                <w:noProof/>
                <w:sz w:val="20"/>
                <w:szCs w:val="20"/>
              </w:rPr>
              <w:t>[65]</w:t>
            </w:r>
            <w:r>
              <w:rPr>
                <w:rFonts w:asciiTheme="majorBidi" w:hAnsiTheme="majorBidi" w:cstheme="majorBidi"/>
                <w:sz w:val="20"/>
                <w:szCs w:val="20"/>
              </w:rPr>
              <w:fldChar w:fldCharType="end"/>
            </w:r>
          </w:p>
        </w:tc>
        <w:tc>
          <w:tcPr>
            <w:tcW w:w="2376" w:type="dxa"/>
          </w:tcPr>
          <w:p w14:paraId="63E25A62"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Enhanced Control Flow Graph</w:t>
            </w:r>
          </w:p>
        </w:tc>
        <w:tc>
          <w:tcPr>
            <w:tcW w:w="1540" w:type="dxa"/>
          </w:tcPr>
          <w:p w14:paraId="7DB241CE"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8 small programs</w:t>
            </w:r>
          </w:p>
        </w:tc>
        <w:tc>
          <w:tcPr>
            <w:tcW w:w="765" w:type="dxa"/>
          </w:tcPr>
          <w:p w14:paraId="63D2AD47" w14:textId="06E5A2A3"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White</w:t>
            </w:r>
          </w:p>
        </w:tc>
        <w:tc>
          <w:tcPr>
            <w:tcW w:w="1061" w:type="dxa"/>
          </w:tcPr>
          <w:p w14:paraId="3A9384BB" w14:textId="33767E29"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Java</w:t>
            </w:r>
          </w:p>
        </w:tc>
        <w:tc>
          <w:tcPr>
            <w:tcW w:w="927" w:type="dxa"/>
          </w:tcPr>
          <w:p w14:paraId="4857CE61"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90.2%</w:t>
            </w:r>
          </w:p>
        </w:tc>
        <w:tc>
          <w:tcPr>
            <w:tcW w:w="813" w:type="dxa"/>
          </w:tcPr>
          <w:p w14:paraId="6B952DE9"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2009</w:t>
            </w:r>
          </w:p>
        </w:tc>
      </w:tr>
      <w:tr w:rsidR="00A40C65" w:rsidRPr="00F94B99" w14:paraId="10038A49" w14:textId="77777777" w:rsidTr="00A40C65">
        <w:tc>
          <w:tcPr>
            <w:tcW w:w="1148" w:type="dxa"/>
          </w:tcPr>
          <w:p w14:paraId="44127FF1" w14:textId="73466C16"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Zhang et al.</w:t>
            </w:r>
            <w:r>
              <w:rPr>
                <w:rFonts w:asciiTheme="majorBidi" w:hAnsiTheme="majorBidi" w:cstheme="majorBidi"/>
                <w:sz w:val="20"/>
                <w:szCs w:val="20"/>
              </w:rPr>
              <w:fldChar w:fldCharType="begin" w:fldLock="1"/>
            </w:r>
            <w:r w:rsidR="00984236">
              <w:rPr>
                <w:rFonts w:asciiTheme="majorBidi" w:hAnsiTheme="majorBidi" w:cstheme="majorBidi"/>
                <w:sz w:val="20"/>
                <w:szCs w:val="20"/>
              </w:rPr>
              <w:instrText>ADDIN CSL_CITATION { "citationItems" : [ { "id" : "ITEM-1", "itemData" : { "DOI" : "10.1109/ICSM.2010.5609672", "ISBN" : "9781424486281", "abstract" : "Mutation testing has been used to assess and im- prove the quality of test inputs. Generating test inputs to achieve high mutant-killing ratios is important in mutation testing. However, existing test-generation techniques do not provide effective support for killing mutants in mutation testing. In this paper, we propose a general test-generation approach, called PexMutator, for mutation testing using Dynamic Symbolic Execution (DSE), a recent effective test-generation technique. Based on a set of transformation rules, PexMutator transforms aprogram under test toan instrumented meta-program that contains mutant-killing constraints. Then PexMutator usesDSE to generate test inputs for the meta-program. The mutant-killing constraints introduced via instrumentation guide DSE to generate test inputs to kill mutants automatically. We have implemented our approach as an extension for Pex, an automatic structural testing tool developed at Microsoft Research. Our preliminary experimental study shows that our approach is able to strongly killmore than 80{%}of all themutants for the five studied subjects. In addition, PexMutator is able to outperform Pex, a state-of-the- art test-generation tool, in terms of strong mutant killing while achieving the same block coverage.", "author" : [ { "dropping-particle" : "", "family" : "Zhang", "given" : "Lingming Lu", "non-dropping-particle" : "", "parse-names" : false, "suffix" : "" }, { "dropping-particle" : "", "family" : "Xie", "given" : "Tao", "non-dropping-particle" : "", "parse-names" : false, "suffix" : "" }, { "dropping-particle" : "", "family" : "Zhang", "given" : "Lingming Lu", "non-dropping-particle" : "", "parse-names" : false, "suffix" : "" }, { "dropping-particle" : "", "family" : "Tillmann", "given" : "Nikolai", "non-dropping-particle" : "", "parse-names" : false, "suffix" : "" }, { "dropping-particle" : "", "family" : "Halleux", "given" : "Jonathan", "non-dropping-particle" : "De", "parse-names" : false, "suffix" : "" }, { "dropping-particle" : "", "family" : "Mei", "given" : "Hong", "non-dropping-particle" : "", "parse-names" : false, "suffix" : "" } ], "container-title" : "Proc. ICSM", "id" : "ITEM-1", "issued" : { "date-parts" : [ [ "2010" ] ] }, "page" : "1-10", "title" : "Test generation via dynamic symbolic execution for mutation testing", "type" : "article-journal" }, "uris" : [ "http://www.mendeley.com/documents/?uuid=4807713f-6691-4bee-ab7a-2ca2fb87e749" ] } ], "mendeley" : { "formattedCitation" : "[66]", "plainTextFormattedCitation" : "[66]", "previouslyFormattedCitation" : "[66]" }, "properties" : { "noteIndex" : 0 }, "schema" : "https://github.com/citation-style-language/schema/raw/master/csl-citation.json" }</w:instrText>
            </w:r>
            <w:r>
              <w:rPr>
                <w:rFonts w:asciiTheme="majorBidi" w:hAnsiTheme="majorBidi" w:cstheme="majorBidi"/>
                <w:sz w:val="20"/>
                <w:szCs w:val="20"/>
              </w:rPr>
              <w:fldChar w:fldCharType="separate"/>
            </w:r>
            <w:r w:rsidR="00984236" w:rsidRPr="00984236">
              <w:rPr>
                <w:rFonts w:asciiTheme="majorBidi" w:hAnsiTheme="majorBidi" w:cstheme="majorBidi"/>
                <w:noProof/>
                <w:sz w:val="20"/>
                <w:szCs w:val="20"/>
              </w:rPr>
              <w:t>[66]</w:t>
            </w:r>
            <w:r>
              <w:rPr>
                <w:rFonts w:asciiTheme="majorBidi" w:hAnsiTheme="majorBidi" w:cstheme="majorBidi"/>
                <w:sz w:val="20"/>
                <w:szCs w:val="20"/>
              </w:rPr>
              <w:fldChar w:fldCharType="end"/>
            </w:r>
          </w:p>
        </w:tc>
        <w:tc>
          <w:tcPr>
            <w:tcW w:w="2376" w:type="dxa"/>
          </w:tcPr>
          <w:p w14:paraId="14C32AA7"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Dynamic Symbolic Execution</w:t>
            </w:r>
          </w:p>
        </w:tc>
        <w:tc>
          <w:tcPr>
            <w:tcW w:w="1540" w:type="dxa"/>
          </w:tcPr>
          <w:p w14:paraId="1E4803F0"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5 small programs</w:t>
            </w:r>
          </w:p>
        </w:tc>
        <w:tc>
          <w:tcPr>
            <w:tcW w:w="765" w:type="dxa"/>
          </w:tcPr>
          <w:p w14:paraId="71BC58B4" w14:textId="54C0C659"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White</w:t>
            </w:r>
          </w:p>
        </w:tc>
        <w:tc>
          <w:tcPr>
            <w:tcW w:w="1061" w:type="dxa"/>
          </w:tcPr>
          <w:p w14:paraId="4BCBDBAA" w14:textId="244E7A73"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C#</w:t>
            </w:r>
          </w:p>
        </w:tc>
        <w:tc>
          <w:tcPr>
            <w:tcW w:w="927" w:type="dxa"/>
          </w:tcPr>
          <w:p w14:paraId="66B6DB8D"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90%</w:t>
            </w:r>
          </w:p>
        </w:tc>
        <w:tc>
          <w:tcPr>
            <w:tcW w:w="813" w:type="dxa"/>
          </w:tcPr>
          <w:p w14:paraId="1011A56A"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2010</w:t>
            </w:r>
          </w:p>
        </w:tc>
      </w:tr>
      <w:tr w:rsidR="00A40C65" w:rsidRPr="00F94B99" w14:paraId="08349411" w14:textId="77777777" w:rsidTr="00A40C65">
        <w:tc>
          <w:tcPr>
            <w:tcW w:w="1148" w:type="dxa"/>
          </w:tcPr>
          <w:p w14:paraId="72DCBD87" w14:textId="149C3B72"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lastRenderedPageBreak/>
              <w:t xml:space="preserve">Papadakis et al. </w:t>
            </w:r>
            <w:r>
              <w:rPr>
                <w:rFonts w:asciiTheme="majorBidi" w:hAnsiTheme="majorBidi" w:cstheme="majorBidi"/>
                <w:sz w:val="20"/>
                <w:szCs w:val="20"/>
              </w:rPr>
              <w:fldChar w:fldCharType="begin" w:fldLock="1"/>
            </w:r>
            <w:r w:rsidR="00984236">
              <w:rPr>
                <w:rFonts w:asciiTheme="majorBidi" w:hAnsiTheme="majorBidi" w:cstheme="majorBidi"/>
                <w:sz w:val="20"/>
                <w:szCs w:val="20"/>
              </w:rPr>
              <w:instrText>ADDIN CSL_CITATION { "citationItems" : [ { "id" : "ITEM-1", "itemData" : { "DOI" : "10.1109/ISSRE.2010.38", "author" : [ { "dropping-particle" : "", "family" : "Papadakis", "given" : "Mike", "non-dropping-particle" : "", "parse-names" : false, "suffix" : "" }, { "dropping-particle" : "", "family" : "Malevris", "given" : "Nicos", "non-dropping-particle" : "", "parse-names" : false, "suffix" : "" } ], "id" : "ITEM-1", "issued" : { "date-parts" : [ [ "2010" ] ] }, "title" : "Automatic Mutation Test Case Generation Via Dynamic Symbolic Execution", "type" : "article-journal" }, "uris" : [ "http://www.mendeley.com/documents/?uuid=a98e7f94-e1fa-435d-a5ca-09faab4123ae" ] } ], "mendeley" : { "formattedCitation" : "[67]", "plainTextFormattedCitation" : "[67]", "previouslyFormattedCitation" : "[67]" }, "properties" : { "noteIndex" : 0 }, "schema" : "https://github.com/citation-style-language/schema/raw/master/csl-citation.json" }</w:instrText>
            </w:r>
            <w:r>
              <w:rPr>
                <w:rFonts w:asciiTheme="majorBidi" w:hAnsiTheme="majorBidi" w:cstheme="majorBidi"/>
                <w:sz w:val="20"/>
                <w:szCs w:val="20"/>
              </w:rPr>
              <w:fldChar w:fldCharType="separate"/>
            </w:r>
            <w:r w:rsidR="00984236" w:rsidRPr="00984236">
              <w:rPr>
                <w:rFonts w:asciiTheme="majorBidi" w:hAnsiTheme="majorBidi" w:cstheme="majorBidi"/>
                <w:noProof/>
                <w:sz w:val="20"/>
                <w:szCs w:val="20"/>
              </w:rPr>
              <w:t>[67]</w:t>
            </w:r>
            <w:r>
              <w:rPr>
                <w:rFonts w:asciiTheme="majorBidi" w:hAnsiTheme="majorBidi" w:cstheme="majorBidi"/>
                <w:sz w:val="20"/>
                <w:szCs w:val="20"/>
              </w:rPr>
              <w:fldChar w:fldCharType="end"/>
            </w:r>
          </w:p>
        </w:tc>
        <w:tc>
          <w:tcPr>
            <w:tcW w:w="2376" w:type="dxa"/>
          </w:tcPr>
          <w:p w14:paraId="195FC7ED"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Dynamic Symbolic Execution</w:t>
            </w:r>
          </w:p>
        </w:tc>
        <w:tc>
          <w:tcPr>
            <w:tcW w:w="1540" w:type="dxa"/>
          </w:tcPr>
          <w:p w14:paraId="0A858786"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5 very small &amp; 3 small Siemens codes</w:t>
            </w:r>
          </w:p>
        </w:tc>
        <w:tc>
          <w:tcPr>
            <w:tcW w:w="765" w:type="dxa"/>
          </w:tcPr>
          <w:p w14:paraId="67673DC2" w14:textId="50E1F85D"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White</w:t>
            </w:r>
          </w:p>
        </w:tc>
        <w:tc>
          <w:tcPr>
            <w:tcW w:w="1061" w:type="dxa"/>
          </w:tcPr>
          <w:p w14:paraId="3FACCA8A" w14:textId="61A3E3CE"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C</w:t>
            </w:r>
          </w:p>
        </w:tc>
        <w:tc>
          <w:tcPr>
            <w:tcW w:w="927" w:type="dxa"/>
          </w:tcPr>
          <w:p w14:paraId="62E2E613"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63%</w:t>
            </w:r>
          </w:p>
        </w:tc>
        <w:tc>
          <w:tcPr>
            <w:tcW w:w="813" w:type="dxa"/>
          </w:tcPr>
          <w:p w14:paraId="35A14DDB"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2010</w:t>
            </w:r>
          </w:p>
        </w:tc>
      </w:tr>
      <w:tr w:rsidR="00A40C65" w:rsidRPr="00F94B99" w14:paraId="62A3E289" w14:textId="77777777" w:rsidTr="00A40C65">
        <w:tc>
          <w:tcPr>
            <w:tcW w:w="1148" w:type="dxa"/>
          </w:tcPr>
          <w:p w14:paraId="64210AEB" w14:textId="6DBDE108"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 xml:space="preserve">Frazer et al. </w:t>
            </w:r>
            <w:r>
              <w:rPr>
                <w:rFonts w:asciiTheme="majorBidi" w:hAnsiTheme="majorBidi" w:cstheme="majorBidi"/>
                <w:sz w:val="20"/>
                <w:szCs w:val="20"/>
              </w:rPr>
              <w:fldChar w:fldCharType="begin" w:fldLock="1"/>
            </w:r>
            <w:r w:rsidR="00984236">
              <w:rPr>
                <w:rFonts w:asciiTheme="majorBidi" w:hAnsiTheme="majorBidi" w:cstheme="majorBidi"/>
                <w:sz w:val="20"/>
                <w:szCs w:val="20"/>
              </w:rPr>
              <w:instrText>ADDIN CSL_CITATION { "citationItems" : [ { "id" : "ITEM-1", "itemData" : { "DOI" : "10.1109/TSE.2011.93", "ISBN" : "9781605588230", "ISSN" : "00985589", "abstract" : "To assess the quality of test suites, mutation analysis seeds artificial defects (mutations) into programs; a nondetected mutation indicates a weakness in the test suite. We present an automated approach to generate unit tests that detect these mutations for object-oriented classes. This has two advantages: First, the resulting test suite is optimized toward finding defects modeled by mutation operators rather than covering code. Second, the state change caused by mutations induces oracles that precisely detect the mutants. Evaluated on 10 open source libraries, our ?TEST prototype generates test suites that find significantly more seeded defects than the original manually written test suites. Index", "author" : [ { "dropping-particle" : "", "family" : "Fraser", "given" : "Gordon", "non-dropping-particle" : "", "parse-names" : false, "suffix" : "" }, { "dropping-particle" : "", "family" : "Zeller", "given" : "Andreas", "non-dropping-particle" : "", "parse-names" : false, "suffix" : "" } ], "container-title" : "IEEE Transactions on Software Engineering", "id" : "ITEM-1", "issue" : "2", "issued" : { "date-parts" : [ [ "2012" ] ] }, "page" : "278-292", "title" : "Mutation-driven generation of unit tests and oracles", "type" : "article-journal", "volume" : "38" }, "uris" : [ "http://www.mendeley.com/documents/?uuid=2d3fabb9-3d47-4d10-baa6-f2e1a3f3fac3" ] } ], "mendeley" : { "formattedCitation" : "[27]", "plainTextFormattedCitation" : "[27]", "previouslyFormattedCitation" : "[27]" }, "properties" : { "noteIndex" : 0 }, "schema" : "https://github.com/citation-style-language/schema/raw/master/csl-citation.json" }</w:instrText>
            </w:r>
            <w:r>
              <w:rPr>
                <w:rFonts w:asciiTheme="majorBidi" w:hAnsiTheme="majorBidi" w:cstheme="majorBidi"/>
                <w:sz w:val="20"/>
                <w:szCs w:val="20"/>
              </w:rPr>
              <w:fldChar w:fldCharType="separate"/>
            </w:r>
            <w:r w:rsidR="00984236" w:rsidRPr="00984236">
              <w:rPr>
                <w:rFonts w:asciiTheme="majorBidi" w:hAnsiTheme="majorBidi" w:cstheme="majorBidi"/>
                <w:noProof/>
                <w:sz w:val="20"/>
                <w:szCs w:val="20"/>
              </w:rPr>
              <w:t>[27]</w:t>
            </w:r>
            <w:r>
              <w:rPr>
                <w:rFonts w:asciiTheme="majorBidi" w:hAnsiTheme="majorBidi" w:cstheme="majorBidi"/>
                <w:sz w:val="20"/>
                <w:szCs w:val="20"/>
              </w:rPr>
              <w:fldChar w:fldCharType="end"/>
            </w:r>
          </w:p>
        </w:tc>
        <w:tc>
          <w:tcPr>
            <w:tcW w:w="2376" w:type="dxa"/>
          </w:tcPr>
          <w:p w14:paraId="62ACC2CB"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Genetic Algorithm</w:t>
            </w:r>
          </w:p>
        </w:tc>
        <w:tc>
          <w:tcPr>
            <w:tcW w:w="1540" w:type="dxa"/>
          </w:tcPr>
          <w:p w14:paraId="18B9D564"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Commons Math+JodaTime</w:t>
            </w:r>
          </w:p>
        </w:tc>
        <w:tc>
          <w:tcPr>
            <w:tcW w:w="765" w:type="dxa"/>
          </w:tcPr>
          <w:p w14:paraId="22D47827" w14:textId="0D0FD6B1" w:rsidR="00A40C65" w:rsidRDefault="003F4747"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White</w:t>
            </w:r>
          </w:p>
        </w:tc>
        <w:tc>
          <w:tcPr>
            <w:tcW w:w="1061" w:type="dxa"/>
          </w:tcPr>
          <w:p w14:paraId="2C3C2988" w14:textId="7EB93934"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Java</w:t>
            </w:r>
          </w:p>
        </w:tc>
        <w:tc>
          <w:tcPr>
            <w:tcW w:w="927" w:type="dxa"/>
          </w:tcPr>
          <w:p w14:paraId="1B1215D5"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72%</w:t>
            </w:r>
          </w:p>
        </w:tc>
        <w:tc>
          <w:tcPr>
            <w:tcW w:w="813" w:type="dxa"/>
          </w:tcPr>
          <w:p w14:paraId="1FDC548A"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2010</w:t>
            </w:r>
          </w:p>
        </w:tc>
      </w:tr>
      <w:tr w:rsidR="00A40C65" w:rsidRPr="00F94B99" w14:paraId="4D06C58F" w14:textId="77777777" w:rsidTr="00A40C65">
        <w:tc>
          <w:tcPr>
            <w:tcW w:w="1148" w:type="dxa"/>
          </w:tcPr>
          <w:p w14:paraId="443688A5" w14:textId="635A5D8F"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 xml:space="preserve">Harman et al. </w:t>
            </w:r>
            <w:r>
              <w:rPr>
                <w:rFonts w:asciiTheme="majorBidi" w:hAnsiTheme="majorBidi" w:cstheme="majorBidi"/>
                <w:sz w:val="20"/>
                <w:szCs w:val="20"/>
              </w:rPr>
              <w:fldChar w:fldCharType="begin" w:fldLock="1"/>
            </w:r>
            <w:r w:rsidR="00984236">
              <w:rPr>
                <w:rFonts w:asciiTheme="majorBidi" w:hAnsiTheme="majorBidi" w:cstheme="majorBidi"/>
                <w:sz w:val="20"/>
                <w:szCs w:val="20"/>
              </w:rPr>
              <w:instrText>ADDIN CSL_CITATION { "citationItems" : [ { "id" : "ITEM-1", "itemData" : { "DOI" : "10.1145/2025113.2025144", "ISBN" : "1450304435", "abstract" : "This paper introduces SHOM, a mutation-based test data generation approach that combines Dynamic Symbolic Execution and Search Based Software Testing. SHOM targets strong mutation adequacy and is capable of killing both first and higher order mutants. We report the results of an empirical study using 17 programs, including production industrial code from ABB and Daimler and open source code as well as previously studied subjects. SHOM achieved higher strong mutation adequacy than two recent mutation-based test data generation approaches, killing between 8% and 38% of those mutants left unkilled by the best performing previous approach.", "author" : [ { "dropping-particle" : "", "family" : "Harman", "given" : "Mark", "non-dropping-particle" : "", "parse-names" : false, "suffix" : "" }, { "dropping-particle" : "", "family" : "Jia", "given" : "Yue", "non-dropping-particle" : "", "parse-names" : false, "suffix" : "" }, { "dropping-particle" : "", "family" : "Langdon", "given" : "William B", "non-dropping-particle" : "", "parse-names" : false, "suffix" : "" } ], "container-title" : "Proceedings of the 19th ACM SIGSOFT symposium and the 13th European conference on Foundations of software engineering", "id" : "ITEM-1", "issued" : { "date-parts" : [ [ "2011" ] ] }, "page" : "212-222", "title" : "Strong higher order mutation-based test data generation", "type" : "article-journal" }, "uris" : [ "http://www.mendeley.com/documents/?uuid=9abcc816-a739-42b2-907f-e2f28003993f" ] } ], "mendeley" : { "formattedCitation" : "[68]", "plainTextFormattedCitation" : "[68]", "previouslyFormattedCitation" : "[68]" }, "properties" : { "noteIndex" : 0 }, "schema" : "https://github.com/citation-style-language/schema/raw/master/csl-citation.json" }</w:instrText>
            </w:r>
            <w:r>
              <w:rPr>
                <w:rFonts w:asciiTheme="majorBidi" w:hAnsiTheme="majorBidi" w:cstheme="majorBidi"/>
                <w:sz w:val="20"/>
                <w:szCs w:val="20"/>
              </w:rPr>
              <w:fldChar w:fldCharType="separate"/>
            </w:r>
            <w:r w:rsidR="00984236" w:rsidRPr="00984236">
              <w:rPr>
                <w:rFonts w:asciiTheme="majorBidi" w:hAnsiTheme="majorBidi" w:cstheme="majorBidi"/>
                <w:noProof/>
                <w:sz w:val="20"/>
                <w:szCs w:val="20"/>
              </w:rPr>
              <w:t>[68]</w:t>
            </w:r>
            <w:r>
              <w:rPr>
                <w:rFonts w:asciiTheme="majorBidi" w:hAnsiTheme="majorBidi" w:cstheme="majorBidi"/>
                <w:sz w:val="20"/>
                <w:szCs w:val="20"/>
              </w:rPr>
              <w:fldChar w:fldCharType="end"/>
            </w:r>
          </w:p>
        </w:tc>
        <w:tc>
          <w:tcPr>
            <w:tcW w:w="2376" w:type="dxa"/>
          </w:tcPr>
          <w:p w14:paraId="7B250AD6"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Execution and search-based testing</w:t>
            </w:r>
          </w:p>
        </w:tc>
        <w:tc>
          <w:tcPr>
            <w:tcW w:w="1540" w:type="dxa"/>
          </w:tcPr>
          <w:p w14:paraId="571DBF55"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7 real world programs + 10 small programs</w:t>
            </w:r>
          </w:p>
        </w:tc>
        <w:tc>
          <w:tcPr>
            <w:tcW w:w="765" w:type="dxa"/>
          </w:tcPr>
          <w:p w14:paraId="7201DF2D" w14:textId="4F16888B" w:rsidR="00A40C65" w:rsidRDefault="003F4747"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White</w:t>
            </w:r>
          </w:p>
        </w:tc>
        <w:tc>
          <w:tcPr>
            <w:tcW w:w="1061" w:type="dxa"/>
          </w:tcPr>
          <w:p w14:paraId="2B420901" w14:textId="4C12382C"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C</w:t>
            </w:r>
          </w:p>
        </w:tc>
        <w:tc>
          <w:tcPr>
            <w:tcW w:w="927" w:type="dxa"/>
          </w:tcPr>
          <w:p w14:paraId="1F603F23"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71%</w:t>
            </w:r>
          </w:p>
        </w:tc>
        <w:tc>
          <w:tcPr>
            <w:tcW w:w="813" w:type="dxa"/>
          </w:tcPr>
          <w:p w14:paraId="4A62D80A"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2011</w:t>
            </w:r>
          </w:p>
        </w:tc>
      </w:tr>
      <w:tr w:rsidR="003F4747" w:rsidRPr="00F94B99" w14:paraId="3EF7BB06" w14:textId="77777777" w:rsidTr="00A40C65">
        <w:tc>
          <w:tcPr>
            <w:tcW w:w="1148" w:type="dxa"/>
          </w:tcPr>
          <w:p w14:paraId="204B1D7A" w14:textId="2648DE5C" w:rsidR="003F4747" w:rsidRDefault="003F4747"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 xml:space="preserve">Malhotra et al. </w:t>
            </w:r>
            <w:r>
              <w:rPr>
                <w:rFonts w:asciiTheme="majorBidi" w:hAnsiTheme="majorBidi" w:cstheme="majorBidi"/>
                <w:sz w:val="20"/>
                <w:szCs w:val="20"/>
              </w:rPr>
              <w:fldChar w:fldCharType="begin" w:fldLock="1"/>
            </w:r>
            <w:r w:rsidR="00984236">
              <w:rPr>
                <w:rFonts w:asciiTheme="majorBidi" w:hAnsiTheme="majorBidi" w:cstheme="majorBidi"/>
                <w:sz w:val="20"/>
                <w:szCs w:val="20"/>
              </w:rPr>
              <w:instrText>ADDIN CSL_CITATION { "citationItems" : [ { "id" : "ITEM-1", "itemData" : { "DOI" : "10.3745/JIPS.2011.7.2.363", "ISSN" : "1976-913X", "author" : [ { "dropping-particle" : "", "family" : "Malhotra", "given" : "Ruchika", "non-dropping-particle" : "", "parse-names" : false, "suffix" : "" }, { "dropping-particle" : "", "family" : "Garg", "given" : "Mohit", "non-dropping-particle" : "", "parse-names" : false, "suffix" : "" } ], "container-title" : "Journal of Information Processing Systems", "id" : "ITEM-1", "issue" : "2", "issued" : { "date-parts" : [ [ "2011" ] ] }, "page" : "363-384", "title" : "An Adequacy Based Test Data Generation Technique Using Genetic Algorithms", "type" : "article-journal", "volume" : "7" }, "uris" : [ "http://www.mendeley.com/documents/?uuid=946cb987-cd07-40a7-91bf-e1443a42804a" ] } ], "mendeley" : { "formattedCitation" : "[58]", "plainTextFormattedCitation" : "[58]", "previouslyFormattedCitation" : "[58]" }, "properties" : { "noteIndex" : 0 }, "schema" : "https://github.com/citation-style-language/schema/raw/master/csl-citation.json" }</w:instrText>
            </w:r>
            <w:r>
              <w:rPr>
                <w:rFonts w:asciiTheme="majorBidi" w:hAnsiTheme="majorBidi" w:cstheme="majorBidi"/>
                <w:sz w:val="20"/>
                <w:szCs w:val="20"/>
              </w:rPr>
              <w:fldChar w:fldCharType="separate"/>
            </w:r>
            <w:r w:rsidR="00984236" w:rsidRPr="00984236">
              <w:rPr>
                <w:rFonts w:asciiTheme="majorBidi" w:hAnsiTheme="majorBidi" w:cstheme="majorBidi"/>
                <w:noProof/>
                <w:sz w:val="20"/>
                <w:szCs w:val="20"/>
              </w:rPr>
              <w:t>[58]</w:t>
            </w:r>
            <w:r>
              <w:rPr>
                <w:rFonts w:asciiTheme="majorBidi" w:hAnsiTheme="majorBidi" w:cstheme="majorBidi"/>
                <w:sz w:val="20"/>
                <w:szCs w:val="20"/>
              </w:rPr>
              <w:fldChar w:fldCharType="end"/>
            </w:r>
          </w:p>
        </w:tc>
        <w:tc>
          <w:tcPr>
            <w:tcW w:w="2376" w:type="dxa"/>
          </w:tcPr>
          <w:p w14:paraId="7CB68325" w14:textId="24D591CE" w:rsidR="003F4747" w:rsidRDefault="003F4747"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GA &amp; mutation testing</w:t>
            </w:r>
          </w:p>
        </w:tc>
        <w:tc>
          <w:tcPr>
            <w:tcW w:w="1540" w:type="dxa"/>
          </w:tcPr>
          <w:p w14:paraId="00D21AA1" w14:textId="6C1F02F2" w:rsidR="003F4747" w:rsidRDefault="00C43BC2"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NA</w:t>
            </w:r>
          </w:p>
        </w:tc>
        <w:tc>
          <w:tcPr>
            <w:tcW w:w="765" w:type="dxa"/>
          </w:tcPr>
          <w:p w14:paraId="17545374" w14:textId="7A1F3838" w:rsidR="003F4747" w:rsidRDefault="003F4747"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White</w:t>
            </w:r>
          </w:p>
        </w:tc>
        <w:tc>
          <w:tcPr>
            <w:tcW w:w="1061" w:type="dxa"/>
          </w:tcPr>
          <w:p w14:paraId="19124F21" w14:textId="2407F7E2" w:rsidR="003F4747" w:rsidRDefault="003F4747"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C</w:t>
            </w:r>
          </w:p>
        </w:tc>
        <w:tc>
          <w:tcPr>
            <w:tcW w:w="927" w:type="dxa"/>
          </w:tcPr>
          <w:p w14:paraId="6E7256A0" w14:textId="5C3ABEB5" w:rsidR="003F4747" w:rsidRDefault="003F4747"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w:t>
            </w:r>
          </w:p>
        </w:tc>
        <w:tc>
          <w:tcPr>
            <w:tcW w:w="813" w:type="dxa"/>
          </w:tcPr>
          <w:p w14:paraId="33723212" w14:textId="41703182" w:rsidR="003F4747" w:rsidRDefault="003F4747"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2011</w:t>
            </w:r>
          </w:p>
        </w:tc>
      </w:tr>
      <w:tr w:rsidR="00A40C65" w:rsidRPr="00F94B99" w14:paraId="1B42FFB9" w14:textId="77777777" w:rsidTr="00A40C65">
        <w:tc>
          <w:tcPr>
            <w:tcW w:w="1148" w:type="dxa"/>
          </w:tcPr>
          <w:p w14:paraId="17D5D532" w14:textId="167E2966"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 xml:space="preserve">Hanh et al. </w:t>
            </w:r>
            <w:r>
              <w:rPr>
                <w:rFonts w:asciiTheme="majorBidi" w:hAnsiTheme="majorBidi" w:cstheme="majorBidi"/>
                <w:sz w:val="20"/>
                <w:szCs w:val="20"/>
              </w:rPr>
              <w:fldChar w:fldCharType="begin" w:fldLock="1"/>
            </w:r>
            <w:r w:rsidR="00984236">
              <w:rPr>
                <w:rFonts w:asciiTheme="majorBidi" w:hAnsiTheme="majorBidi" w:cstheme="majorBidi"/>
                <w:sz w:val="20"/>
                <w:szCs w:val="20"/>
              </w:rPr>
              <w:instrText>ADDIN CSL_CITATION { "citationItems" : [ { "id" : "ITEM-1", "itemData" : { "author" : [ { "dropping-particle" : "", "family" : "Thi", "given" : "Le", "non-dropping-particle" : "", "parse-names" : false, "suffix" : "" }, { "dropping-particle" : "", "family" : "Hanh", "given" : "My", "non-dropping-particle" : "", "parse-names" : false, "suffix" : "" }, { "dropping-particle" : "", "family" : "Tung", "given" : "Khuat Thanh", "non-dropping-particle" : "", "parse-names" : false, "suffix" : "" }, { "dropping-particle" : "", "family" : "Binh", "given" : "Nguyen Thanh", "non-dropping-particle" : "", "parse-names" : false, "suffix" : "" } ], "id" : "ITEM-1", "issue" : "04", "issued" : { "date-parts" : [ [ "2014" ] ] }, "page" : "763-771", "title" : "Mutation-based Test Data Generation for Simulink Models using Genetic Algorithm and Simulated Annealing", "type" : "article-journal", "volume" : "03" }, "uris" : [ "http://www.mendeley.com/documents/?uuid=c8fbaf71-e199-4645-b54a-31e0b2a9a818" ] } ], "mendeley" : { "formattedCitation" : "[69]", "plainTextFormattedCitation" : "[69]", "previouslyFormattedCitation" : "[69]" }, "properties" : { "noteIndex" : 0 }, "schema" : "https://github.com/citation-style-language/schema/raw/master/csl-citation.json" }</w:instrText>
            </w:r>
            <w:r>
              <w:rPr>
                <w:rFonts w:asciiTheme="majorBidi" w:hAnsiTheme="majorBidi" w:cstheme="majorBidi"/>
                <w:sz w:val="20"/>
                <w:szCs w:val="20"/>
              </w:rPr>
              <w:fldChar w:fldCharType="separate"/>
            </w:r>
            <w:r w:rsidR="00984236" w:rsidRPr="00984236">
              <w:rPr>
                <w:rFonts w:asciiTheme="majorBidi" w:hAnsiTheme="majorBidi" w:cstheme="majorBidi"/>
                <w:noProof/>
                <w:sz w:val="20"/>
                <w:szCs w:val="20"/>
              </w:rPr>
              <w:t>[69]</w:t>
            </w:r>
            <w:r>
              <w:rPr>
                <w:rFonts w:asciiTheme="majorBidi" w:hAnsiTheme="majorBidi" w:cstheme="majorBidi"/>
                <w:sz w:val="20"/>
                <w:szCs w:val="20"/>
              </w:rPr>
              <w:fldChar w:fldCharType="end"/>
            </w:r>
          </w:p>
        </w:tc>
        <w:tc>
          <w:tcPr>
            <w:tcW w:w="2376" w:type="dxa"/>
          </w:tcPr>
          <w:p w14:paraId="01609544"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Genetic Algorithm</w:t>
            </w:r>
          </w:p>
        </w:tc>
        <w:tc>
          <w:tcPr>
            <w:tcW w:w="1540" w:type="dxa"/>
          </w:tcPr>
          <w:p w14:paraId="714B0AB9"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5 Simulink models</w:t>
            </w:r>
          </w:p>
        </w:tc>
        <w:tc>
          <w:tcPr>
            <w:tcW w:w="765" w:type="dxa"/>
          </w:tcPr>
          <w:p w14:paraId="230DAD75" w14:textId="38E655F5" w:rsidR="00A40C65" w:rsidRDefault="003F4747"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White</w:t>
            </w:r>
          </w:p>
        </w:tc>
        <w:tc>
          <w:tcPr>
            <w:tcW w:w="1061" w:type="dxa"/>
          </w:tcPr>
          <w:p w14:paraId="66E73DD0" w14:textId="4CDBB0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Simulink</w:t>
            </w:r>
          </w:p>
        </w:tc>
        <w:tc>
          <w:tcPr>
            <w:tcW w:w="927" w:type="dxa"/>
          </w:tcPr>
          <w:p w14:paraId="503B3B70"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85.7%</w:t>
            </w:r>
          </w:p>
        </w:tc>
        <w:tc>
          <w:tcPr>
            <w:tcW w:w="813" w:type="dxa"/>
          </w:tcPr>
          <w:p w14:paraId="0B642097" w14:textId="77777777" w:rsidR="00A40C65" w:rsidRDefault="00A40C65"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0"/>
                <w:szCs w:val="20"/>
              </w:rPr>
            </w:pPr>
            <w:r>
              <w:rPr>
                <w:rFonts w:asciiTheme="majorBidi" w:hAnsiTheme="majorBidi" w:cstheme="majorBidi"/>
                <w:sz w:val="20"/>
                <w:szCs w:val="20"/>
              </w:rPr>
              <w:t>2014</w:t>
            </w:r>
          </w:p>
        </w:tc>
      </w:tr>
    </w:tbl>
    <w:p w14:paraId="520BF71C"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7F93D206" w14:textId="7A58448B" w:rsidR="00C411E4" w:rsidRPr="004108CD" w:rsidRDefault="00C411E4" w:rsidP="00B25EB6">
      <w:pPr>
        <w:pStyle w:val="Heading2"/>
        <w:numPr>
          <w:ilvl w:val="0"/>
          <w:numId w:val="35"/>
        </w:numPr>
      </w:pPr>
      <w:bookmarkStart w:id="334" w:name="_Toc506718126"/>
      <w:r>
        <w:t>Research Questions</w:t>
      </w:r>
      <w:bookmarkEnd w:id="334"/>
      <w:r w:rsidRPr="004108CD">
        <w:t xml:space="preserve"> </w:t>
      </w:r>
    </w:p>
    <w:p w14:paraId="64ED3E3E" w14:textId="31ED6F2B" w:rsidR="00C411E4" w:rsidRDefault="00C411E4" w:rsidP="00AB3CB3">
      <w:pPr>
        <w:spacing w:line="480" w:lineRule="auto"/>
        <w:jc w:val="both"/>
        <w:rPr>
          <w:rFonts w:asciiTheme="majorBidi" w:hAnsiTheme="majorBidi" w:cstheme="majorBidi"/>
          <w:sz w:val="24"/>
          <w:szCs w:val="24"/>
        </w:rPr>
      </w:pPr>
      <w:r>
        <w:rPr>
          <w:rFonts w:asciiTheme="majorBidi" w:hAnsiTheme="majorBidi" w:cstheme="majorBidi"/>
          <w:sz w:val="24"/>
          <w:szCs w:val="24"/>
        </w:rPr>
        <w:t>Our</w:t>
      </w:r>
      <w:r w:rsidRPr="00F734FA">
        <w:rPr>
          <w:rFonts w:asciiTheme="majorBidi" w:hAnsiTheme="majorBidi" w:cstheme="majorBidi"/>
          <w:sz w:val="24"/>
          <w:szCs w:val="24"/>
        </w:rPr>
        <w:t xml:space="preserve"> literature review</w:t>
      </w:r>
      <w:r>
        <w:rPr>
          <w:rFonts w:asciiTheme="majorBidi" w:hAnsiTheme="majorBidi" w:cstheme="majorBidi"/>
          <w:sz w:val="24"/>
          <w:szCs w:val="24"/>
        </w:rPr>
        <w:t xml:space="preserve"> revealed that</w:t>
      </w:r>
      <w:r w:rsidRPr="00F734FA">
        <w:rPr>
          <w:rFonts w:asciiTheme="majorBidi" w:hAnsiTheme="majorBidi" w:cstheme="majorBidi"/>
          <w:sz w:val="24"/>
          <w:szCs w:val="24"/>
        </w:rPr>
        <w:t xml:space="preserve"> </w:t>
      </w:r>
      <w:r>
        <w:rPr>
          <w:rFonts w:asciiTheme="majorBidi" w:hAnsiTheme="majorBidi" w:cstheme="majorBidi"/>
          <w:sz w:val="24"/>
          <w:szCs w:val="24"/>
        </w:rPr>
        <w:t xml:space="preserve">we could not find from the </w:t>
      </w:r>
      <w:r w:rsidRPr="00F734FA">
        <w:rPr>
          <w:rFonts w:asciiTheme="majorBidi" w:hAnsiTheme="majorBidi" w:cstheme="majorBidi"/>
          <w:sz w:val="24"/>
          <w:szCs w:val="24"/>
        </w:rPr>
        <w:t xml:space="preserve">existing studies </w:t>
      </w:r>
      <w:r>
        <w:rPr>
          <w:rFonts w:asciiTheme="majorBidi" w:hAnsiTheme="majorBidi" w:cstheme="majorBidi"/>
          <w:sz w:val="24"/>
          <w:szCs w:val="24"/>
        </w:rPr>
        <w:t xml:space="preserve">ones that </w:t>
      </w:r>
      <w:r w:rsidRPr="00F734FA">
        <w:rPr>
          <w:rFonts w:asciiTheme="majorBidi" w:hAnsiTheme="majorBidi" w:cstheme="majorBidi"/>
          <w:sz w:val="24"/>
          <w:szCs w:val="24"/>
        </w:rPr>
        <w:t xml:space="preserve">handle both mutant generation and killing at the same time. </w:t>
      </w:r>
      <w:r>
        <w:t xml:space="preserve"> </w:t>
      </w:r>
      <w:r>
        <w:rPr>
          <w:rFonts w:asciiTheme="majorBidi" w:hAnsiTheme="majorBidi" w:cstheme="majorBidi"/>
          <w:sz w:val="24"/>
          <w:szCs w:val="24"/>
        </w:rPr>
        <w:t xml:space="preserve">This study focuses on the development of an approach for using GA </w:t>
      </w:r>
      <w:r w:rsidRPr="00F734FA">
        <w:rPr>
          <w:rFonts w:asciiTheme="majorBidi" w:hAnsiTheme="majorBidi" w:cstheme="majorBidi"/>
          <w:sz w:val="24"/>
          <w:szCs w:val="24"/>
        </w:rPr>
        <w:t>to generate mutants and kill them while optimizing both processes</w:t>
      </w:r>
      <w:r>
        <w:rPr>
          <w:rFonts w:asciiTheme="majorBidi" w:hAnsiTheme="majorBidi" w:cstheme="majorBidi"/>
          <w:sz w:val="24"/>
          <w:szCs w:val="24"/>
        </w:rPr>
        <w:t xml:space="preserve"> competitively.  </w:t>
      </w:r>
      <w:r w:rsidR="00246BA4">
        <w:rPr>
          <w:rFonts w:asciiTheme="majorBidi" w:hAnsiTheme="majorBidi" w:cstheme="majorBidi"/>
          <w:sz w:val="24"/>
          <w:szCs w:val="24"/>
        </w:rPr>
        <w:t>The mutator tries to generate non-trivial mutants that would be difficult to kill, while tester makes effort to generate effective test cases to kill the generated mutants. This is in form of a non-cooperative game between the tester and the mutator.</w:t>
      </w:r>
      <w:r>
        <w:rPr>
          <w:rFonts w:asciiTheme="majorBidi" w:hAnsiTheme="majorBidi" w:cstheme="majorBidi"/>
          <w:sz w:val="24"/>
          <w:szCs w:val="24"/>
        </w:rPr>
        <w:t xml:space="preserve"> The experiments </w:t>
      </w:r>
      <w:r w:rsidR="00AB3CB3">
        <w:rPr>
          <w:rFonts w:asciiTheme="majorBidi" w:hAnsiTheme="majorBidi" w:cstheme="majorBidi"/>
          <w:sz w:val="24"/>
          <w:szCs w:val="24"/>
        </w:rPr>
        <w:t>carried</w:t>
      </w:r>
      <w:r>
        <w:rPr>
          <w:rFonts w:asciiTheme="majorBidi" w:hAnsiTheme="majorBidi" w:cstheme="majorBidi"/>
          <w:sz w:val="24"/>
          <w:szCs w:val="24"/>
        </w:rPr>
        <w:t xml:space="preserve"> out in this study </w:t>
      </w:r>
      <w:r w:rsidR="00AB3CB3">
        <w:rPr>
          <w:rFonts w:asciiTheme="majorBidi" w:hAnsiTheme="majorBidi" w:cstheme="majorBidi"/>
          <w:sz w:val="24"/>
          <w:szCs w:val="24"/>
        </w:rPr>
        <w:t xml:space="preserve">were </w:t>
      </w:r>
      <w:r>
        <w:rPr>
          <w:rFonts w:asciiTheme="majorBidi" w:hAnsiTheme="majorBidi" w:cstheme="majorBidi"/>
          <w:sz w:val="24"/>
          <w:szCs w:val="24"/>
        </w:rPr>
        <w:t>planned to empirically answer the following Research Questions (RQs):</w:t>
      </w:r>
    </w:p>
    <w:p w14:paraId="7C79B958" w14:textId="06BAADE3" w:rsidR="00C411E4" w:rsidRDefault="00C411E4" w:rsidP="00C411E4">
      <w:pPr>
        <w:spacing w:line="480" w:lineRule="auto"/>
        <w:ind w:left="720" w:hanging="720"/>
        <w:rPr>
          <w:rFonts w:asciiTheme="majorBidi" w:hAnsiTheme="majorBidi" w:cstheme="majorBidi"/>
          <w:sz w:val="24"/>
          <w:szCs w:val="24"/>
        </w:rPr>
      </w:pPr>
      <w:r w:rsidRPr="009B4C85">
        <w:rPr>
          <w:rFonts w:asciiTheme="majorBidi" w:hAnsiTheme="majorBidi" w:cstheme="majorBidi"/>
          <w:sz w:val="24"/>
          <w:szCs w:val="24"/>
        </w:rPr>
        <w:t>RQ 1:</w:t>
      </w:r>
      <w:r>
        <w:rPr>
          <w:rFonts w:asciiTheme="majorBidi" w:hAnsiTheme="majorBidi" w:cstheme="majorBidi"/>
          <w:sz w:val="24"/>
          <w:szCs w:val="24"/>
        </w:rPr>
        <w:tab/>
        <w:t>What is the effectiveness of the generated test cases in killing the generated mutants</w:t>
      </w:r>
      <w:r w:rsidR="00341D66">
        <w:rPr>
          <w:rFonts w:asciiTheme="majorBidi" w:hAnsiTheme="majorBidi" w:cstheme="majorBidi"/>
          <w:sz w:val="24"/>
          <w:szCs w:val="24"/>
        </w:rPr>
        <w:t>?</w:t>
      </w:r>
    </w:p>
    <w:p w14:paraId="64C86997" w14:textId="77777777" w:rsidR="00C411E4" w:rsidRDefault="00C411E4" w:rsidP="00C411E4">
      <w:pPr>
        <w:spacing w:line="480" w:lineRule="auto"/>
        <w:ind w:left="720" w:hanging="720"/>
        <w:rPr>
          <w:rFonts w:asciiTheme="majorBidi" w:hAnsiTheme="majorBidi" w:cstheme="majorBidi"/>
          <w:sz w:val="24"/>
          <w:szCs w:val="24"/>
        </w:rPr>
      </w:pPr>
      <w:r>
        <w:rPr>
          <w:rFonts w:asciiTheme="majorBidi" w:hAnsiTheme="majorBidi" w:cstheme="majorBidi"/>
          <w:sz w:val="24"/>
          <w:szCs w:val="24"/>
        </w:rPr>
        <w:lastRenderedPageBreak/>
        <w:t>RQ 2:</w:t>
      </w:r>
      <w:r>
        <w:rPr>
          <w:rFonts w:asciiTheme="majorBidi" w:hAnsiTheme="majorBidi" w:cstheme="majorBidi"/>
          <w:sz w:val="24"/>
          <w:szCs w:val="24"/>
        </w:rPr>
        <w:tab/>
        <w:t>How strong are the mutants generated?</w:t>
      </w:r>
    </w:p>
    <w:p w14:paraId="7787B32C" w14:textId="77777777" w:rsidR="00C411E4" w:rsidRDefault="00C411E4" w:rsidP="00C411E4">
      <w:pPr>
        <w:spacing w:line="480" w:lineRule="auto"/>
        <w:ind w:left="720" w:hanging="720"/>
        <w:rPr>
          <w:rFonts w:asciiTheme="majorBidi" w:hAnsiTheme="majorBidi" w:cstheme="majorBidi"/>
          <w:sz w:val="24"/>
          <w:szCs w:val="24"/>
        </w:rPr>
      </w:pPr>
      <w:r>
        <w:rPr>
          <w:rFonts w:asciiTheme="majorBidi" w:hAnsiTheme="majorBidi" w:cstheme="majorBidi"/>
          <w:sz w:val="24"/>
          <w:szCs w:val="24"/>
        </w:rPr>
        <w:t>RQ 3:</w:t>
      </w:r>
      <w:r>
        <w:rPr>
          <w:rFonts w:asciiTheme="majorBidi" w:hAnsiTheme="majorBidi" w:cstheme="majorBidi"/>
          <w:sz w:val="24"/>
          <w:szCs w:val="24"/>
        </w:rPr>
        <w:tab/>
        <w:t>Is the game-like approach better than random generation of both test data and mutants?</w:t>
      </w:r>
    </w:p>
    <w:p w14:paraId="2BF19FB6" w14:textId="77777777" w:rsidR="00C411E4" w:rsidRDefault="00C411E4" w:rsidP="00C411E4">
      <w:pPr>
        <w:spacing w:line="480" w:lineRule="auto"/>
        <w:ind w:left="720" w:hanging="720"/>
        <w:rPr>
          <w:rFonts w:asciiTheme="majorBidi" w:hAnsiTheme="majorBidi" w:cstheme="majorBidi"/>
          <w:sz w:val="24"/>
          <w:szCs w:val="24"/>
        </w:rPr>
      </w:pPr>
      <w:r>
        <w:rPr>
          <w:rFonts w:asciiTheme="majorBidi" w:hAnsiTheme="majorBidi" w:cstheme="majorBidi"/>
          <w:sz w:val="24"/>
          <w:szCs w:val="24"/>
        </w:rPr>
        <w:t>RQ 4:</w:t>
      </w:r>
      <w:r>
        <w:rPr>
          <w:rFonts w:asciiTheme="majorBidi" w:hAnsiTheme="majorBidi" w:cstheme="majorBidi"/>
          <w:sz w:val="24"/>
          <w:szCs w:val="24"/>
        </w:rPr>
        <w:tab/>
        <w:t>What set of GA parameters gives the best performance with regards to our search-based mutation testing?</w:t>
      </w:r>
    </w:p>
    <w:p w14:paraId="71D39E89" w14:textId="4FCAD45F" w:rsidR="00C411E4" w:rsidRDefault="009D7D65" w:rsidP="008E41C5">
      <w:pPr>
        <w:pStyle w:val="Heading2"/>
        <w:numPr>
          <w:ilvl w:val="0"/>
          <w:numId w:val="35"/>
        </w:numPr>
      </w:pPr>
      <w:bookmarkStart w:id="335" w:name="_Toc506718127"/>
      <w:r>
        <w:rPr>
          <w:rStyle w:val="CommentReference"/>
        </w:rPr>
        <w:commentReference w:id="336"/>
      </w:r>
      <w:r w:rsidR="00C411E4">
        <w:t>Research Hypothesis</w:t>
      </w:r>
      <w:bookmarkEnd w:id="335"/>
    </w:p>
    <w:p w14:paraId="5E75DCE3" w14:textId="77777777" w:rsidR="00C411E4" w:rsidRDefault="00C411E4" w:rsidP="00C411E4">
      <w:pPr>
        <w:spacing w:line="480" w:lineRule="auto"/>
        <w:rPr>
          <w:rFonts w:asciiTheme="majorBidi" w:hAnsiTheme="majorBidi" w:cstheme="majorBidi"/>
          <w:sz w:val="24"/>
          <w:szCs w:val="24"/>
        </w:rPr>
      </w:pPr>
      <w:r>
        <w:rPr>
          <w:rFonts w:asciiTheme="majorBidi" w:hAnsiTheme="majorBidi" w:cstheme="majorBidi"/>
          <w:sz w:val="24"/>
          <w:szCs w:val="24"/>
        </w:rPr>
        <w:t>Based on the research questions discussed above, the following research hypotheses are formulated:</w:t>
      </w:r>
    </w:p>
    <w:p w14:paraId="6AA7D8B0" w14:textId="77777777" w:rsidR="00C411E4" w:rsidRDefault="00C411E4" w:rsidP="00C411E4">
      <w:pPr>
        <w:spacing w:line="480" w:lineRule="auto"/>
        <w:ind w:left="720" w:hanging="720"/>
        <w:rPr>
          <w:rFonts w:asciiTheme="majorBidi" w:hAnsiTheme="majorBidi" w:cstheme="majorBidi"/>
          <w:sz w:val="24"/>
          <w:szCs w:val="24"/>
        </w:rPr>
      </w:pPr>
      <w:commentRangeStart w:id="337"/>
      <w:r>
        <w:rPr>
          <w:rFonts w:asciiTheme="majorBidi" w:hAnsiTheme="majorBidi" w:cstheme="majorBidi"/>
          <w:sz w:val="24"/>
          <w:szCs w:val="24"/>
        </w:rPr>
        <w:t>RH 1:</w:t>
      </w:r>
      <w:r>
        <w:rPr>
          <w:rFonts w:asciiTheme="majorBidi" w:hAnsiTheme="majorBidi" w:cstheme="majorBidi"/>
          <w:sz w:val="24"/>
          <w:szCs w:val="24"/>
        </w:rPr>
        <w:tab/>
        <w:t>The test cases generated by the approach are effective.</w:t>
      </w:r>
    </w:p>
    <w:p w14:paraId="4430CB2D" w14:textId="77777777" w:rsidR="00C411E4" w:rsidRDefault="00C411E4" w:rsidP="00C411E4">
      <w:pPr>
        <w:spacing w:line="480" w:lineRule="auto"/>
        <w:ind w:left="720" w:hanging="720"/>
        <w:rPr>
          <w:rFonts w:asciiTheme="majorBidi" w:hAnsiTheme="majorBidi" w:cstheme="majorBidi"/>
          <w:sz w:val="24"/>
          <w:szCs w:val="24"/>
        </w:rPr>
      </w:pPr>
      <w:r>
        <w:rPr>
          <w:rFonts w:asciiTheme="majorBidi" w:hAnsiTheme="majorBidi" w:cstheme="majorBidi"/>
          <w:sz w:val="24"/>
          <w:szCs w:val="24"/>
        </w:rPr>
        <w:t>RH 2:</w:t>
      </w:r>
      <w:r>
        <w:rPr>
          <w:rFonts w:asciiTheme="majorBidi" w:hAnsiTheme="majorBidi" w:cstheme="majorBidi"/>
          <w:sz w:val="24"/>
          <w:szCs w:val="24"/>
        </w:rPr>
        <w:tab/>
        <w:t>The mutants generated by the game-like approach are stronger than randomly generated mutants.</w:t>
      </w:r>
    </w:p>
    <w:p w14:paraId="1EEF6520" w14:textId="77777777" w:rsidR="00C411E4" w:rsidRDefault="00C411E4" w:rsidP="00C411E4">
      <w:pPr>
        <w:spacing w:line="480" w:lineRule="auto"/>
        <w:ind w:left="720" w:hanging="720"/>
        <w:rPr>
          <w:rFonts w:asciiTheme="majorBidi" w:hAnsiTheme="majorBidi" w:cstheme="majorBidi"/>
          <w:sz w:val="24"/>
          <w:szCs w:val="24"/>
        </w:rPr>
      </w:pPr>
      <w:r>
        <w:rPr>
          <w:rFonts w:asciiTheme="majorBidi" w:hAnsiTheme="majorBidi" w:cstheme="majorBidi"/>
          <w:sz w:val="24"/>
          <w:szCs w:val="24"/>
        </w:rPr>
        <w:t>RH 3:</w:t>
      </w:r>
      <w:r>
        <w:rPr>
          <w:rFonts w:asciiTheme="majorBidi" w:hAnsiTheme="majorBidi" w:cstheme="majorBidi"/>
          <w:sz w:val="24"/>
          <w:szCs w:val="24"/>
        </w:rPr>
        <w:tab/>
        <w:t>The game-like approach is better than random generation of mutants and test data.</w:t>
      </w:r>
    </w:p>
    <w:p w14:paraId="6F176139" w14:textId="2C7A524F" w:rsidR="00C411E4" w:rsidRPr="00D06CDB" w:rsidRDefault="00C411E4" w:rsidP="009D7D65">
      <w:pPr>
        <w:spacing w:line="480" w:lineRule="auto"/>
        <w:ind w:left="720" w:hanging="720"/>
        <w:rPr>
          <w:rFonts w:asciiTheme="majorBidi" w:hAnsiTheme="majorBidi" w:cstheme="majorBidi"/>
          <w:sz w:val="24"/>
          <w:szCs w:val="24"/>
        </w:rPr>
      </w:pPr>
      <w:r>
        <w:rPr>
          <w:rFonts w:asciiTheme="majorBidi" w:hAnsiTheme="majorBidi" w:cstheme="majorBidi"/>
          <w:sz w:val="24"/>
          <w:szCs w:val="24"/>
        </w:rPr>
        <w:t xml:space="preserve">RH </w:t>
      </w:r>
      <w:r w:rsidR="009D7D65">
        <w:rPr>
          <w:rFonts w:asciiTheme="majorBidi" w:hAnsiTheme="majorBidi" w:cstheme="majorBidi"/>
          <w:sz w:val="24"/>
          <w:szCs w:val="24"/>
        </w:rPr>
        <w:t>4</w:t>
      </w:r>
      <w:r>
        <w:rPr>
          <w:rFonts w:asciiTheme="majorBidi" w:hAnsiTheme="majorBidi" w:cstheme="majorBidi"/>
          <w:sz w:val="24"/>
          <w:szCs w:val="24"/>
        </w:rPr>
        <w:t>:</w:t>
      </w:r>
      <w:r>
        <w:rPr>
          <w:rFonts w:asciiTheme="majorBidi" w:hAnsiTheme="majorBidi" w:cstheme="majorBidi"/>
          <w:sz w:val="24"/>
          <w:szCs w:val="24"/>
        </w:rPr>
        <w:tab/>
        <w:t>T</w:t>
      </w:r>
      <w:r w:rsidRPr="00D06CDB">
        <w:rPr>
          <w:rFonts w:asciiTheme="majorBidi" w:hAnsiTheme="majorBidi" w:cstheme="majorBidi"/>
          <w:sz w:val="24"/>
          <w:szCs w:val="24"/>
        </w:rPr>
        <w:t xml:space="preserve">he number of mutants used in carrying out the mutation testing </w:t>
      </w:r>
      <w:r>
        <w:rPr>
          <w:rFonts w:asciiTheme="majorBidi" w:hAnsiTheme="majorBidi" w:cstheme="majorBidi"/>
          <w:sz w:val="24"/>
          <w:szCs w:val="24"/>
        </w:rPr>
        <w:t xml:space="preserve">is </w:t>
      </w:r>
      <w:r w:rsidRPr="00D06CDB">
        <w:rPr>
          <w:rFonts w:asciiTheme="majorBidi" w:hAnsiTheme="majorBidi" w:cstheme="majorBidi"/>
          <w:sz w:val="24"/>
          <w:szCs w:val="24"/>
        </w:rPr>
        <w:t>proportional to the number of lines of executable code in the program under test</w:t>
      </w:r>
      <w:r>
        <w:rPr>
          <w:rFonts w:asciiTheme="majorBidi" w:hAnsiTheme="majorBidi" w:cstheme="majorBidi"/>
          <w:sz w:val="24"/>
          <w:szCs w:val="24"/>
        </w:rPr>
        <w:t>.</w:t>
      </w:r>
      <w:commentRangeEnd w:id="337"/>
      <w:r>
        <w:rPr>
          <w:rStyle w:val="CommentReference"/>
        </w:rPr>
        <w:commentReference w:id="337"/>
      </w:r>
    </w:p>
    <w:p w14:paraId="6EF9B540" w14:textId="77777777" w:rsidR="00C411E4" w:rsidRPr="008A19D3"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7CAB47AA" w14:textId="77777777" w:rsidR="00C411E4" w:rsidRDefault="00C411E4" w:rsidP="00C411E4">
      <w:pPr>
        <w:spacing w:line="259" w:lineRule="auto"/>
        <w:rPr>
          <w:rFonts w:ascii="Times New Roman" w:eastAsia="Times New Roman" w:hAnsi="Times New Roman" w:cs="Times New Roman"/>
          <w:b/>
          <w:bCs/>
          <w:sz w:val="32"/>
          <w:szCs w:val="32"/>
        </w:rPr>
      </w:pPr>
      <w:r>
        <w:rPr>
          <w:szCs w:val="32"/>
        </w:rPr>
        <w:br w:type="page"/>
      </w:r>
    </w:p>
    <w:p w14:paraId="51E948DB" w14:textId="0464CE11" w:rsidR="00C411E4" w:rsidRPr="007C4F6B" w:rsidRDefault="00C411E4" w:rsidP="00C411E4">
      <w:pPr>
        <w:pStyle w:val="Heading1"/>
        <w:jc w:val="center"/>
        <w:rPr>
          <w:szCs w:val="32"/>
        </w:rPr>
      </w:pPr>
      <w:bookmarkStart w:id="338" w:name="_CHAPTER_FOUR"/>
      <w:bookmarkStart w:id="339" w:name="_Ref506195231"/>
      <w:bookmarkStart w:id="340" w:name="_Toc506718128"/>
      <w:bookmarkEnd w:id="338"/>
      <w:r w:rsidRPr="007C4F6B">
        <w:rPr>
          <w:szCs w:val="32"/>
        </w:rPr>
        <w:lastRenderedPageBreak/>
        <w:t xml:space="preserve">CHAPTER </w:t>
      </w:r>
      <w:r w:rsidR="00246BA4">
        <w:rPr>
          <w:szCs w:val="32"/>
        </w:rPr>
        <w:t>FOUR</w:t>
      </w:r>
      <w:bookmarkEnd w:id="339"/>
      <w:bookmarkEnd w:id="340"/>
    </w:p>
    <w:p w14:paraId="7D9CDC63" w14:textId="77777777" w:rsidR="00C411E4" w:rsidRPr="007C4F6B" w:rsidRDefault="00C411E4" w:rsidP="00C411E4">
      <w:pPr>
        <w:pStyle w:val="Heading1"/>
        <w:jc w:val="center"/>
        <w:rPr>
          <w:szCs w:val="32"/>
        </w:rPr>
      </w:pPr>
      <w:bookmarkStart w:id="341" w:name="_Toc506382011"/>
      <w:bookmarkStart w:id="342" w:name="_Toc506449781"/>
      <w:bookmarkStart w:id="343" w:name="_Toc506718129"/>
      <w:r w:rsidRPr="007C4F6B">
        <w:rPr>
          <w:szCs w:val="32"/>
        </w:rPr>
        <w:t>PROPOSED APPROACH</w:t>
      </w:r>
      <w:bookmarkEnd w:id="341"/>
      <w:bookmarkEnd w:id="342"/>
      <w:bookmarkEnd w:id="343"/>
    </w:p>
    <w:p w14:paraId="05BFB236" w14:textId="77777777" w:rsidR="00C411E4" w:rsidRPr="008A5BA9" w:rsidRDefault="00C411E4" w:rsidP="008E41C5">
      <w:pPr>
        <w:pStyle w:val="Heading2"/>
        <w:numPr>
          <w:ilvl w:val="0"/>
          <w:numId w:val="37"/>
        </w:numPr>
      </w:pPr>
      <w:bookmarkStart w:id="344" w:name="_Ref502486606"/>
      <w:bookmarkStart w:id="345" w:name="_Toc506718130"/>
      <w:r w:rsidRPr="008A5BA9">
        <w:t>Introduction</w:t>
      </w:r>
      <w:bookmarkEnd w:id="344"/>
      <w:bookmarkEnd w:id="345"/>
    </w:p>
    <w:p w14:paraId="6E1CB708" w14:textId="254AB7B1" w:rsidR="00C411E4" w:rsidRDefault="00C411E4" w:rsidP="00760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This chapter </w:t>
      </w:r>
      <w:r>
        <w:rPr>
          <w:rFonts w:asciiTheme="majorBidi" w:hAnsiTheme="majorBidi" w:cstheme="majorBidi"/>
          <w:sz w:val="24"/>
          <w:szCs w:val="24"/>
        </w:rPr>
        <w:t>presents our proposed approach</w:t>
      </w:r>
      <w:r w:rsidRPr="00F734FA">
        <w:rPr>
          <w:rFonts w:asciiTheme="majorBidi" w:hAnsiTheme="majorBidi" w:cstheme="majorBidi"/>
          <w:sz w:val="24"/>
          <w:szCs w:val="24"/>
        </w:rPr>
        <w:t xml:space="preserve"> to </w:t>
      </w:r>
      <w:r>
        <w:rPr>
          <w:rFonts w:asciiTheme="majorBidi" w:hAnsiTheme="majorBidi" w:cstheme="majorBidi"/>
          <w:sz w:val="24"/>
          <w:szCs w:val="24"/>
        </w:rPr>
        <w:t xml:space="preserve">generate </w:t>
      </w:r>
      <w:r w:rsidRPr="00F734FA">
        <w:rPr>
          <w:rFonts w:asciiTheme="majorBidi" w:hAnsiTheme="majorBidi" w:cstheme="majorBidi"/>
          <w:sz w:val="24"/>
          <w:szCs w:val="24"/>
        </w:rPr>
        <w:t xml:space="preserve">test data applying mutation testing and search based techniques. </w:t>
      </w:r>
      <w:r>
        <w:rPr>
          <w:rFonts w:asciiTheme="majorBidi" w:hAnsiTheme="majorBidi" w:cstheme="majorBidi"/>
          <w:sz w:val="24"/>
          <w:szCs w:val="24"/>
        </w:rPr>
        <w:t xml:space="preserve">It also explains the fitness functions applied and how the problem was formulated. </w:t>
      </w:r>
      <w:r w:rsidRPr="00F734FA">
        <w:rPr>
          <w:rFonts w:asciiTheme="majorBidi" w:hAnsiTheme="majorBidi" w:cstheme="majorBidi"/>
          <w:sz w:val="24"/>
          <w:szCs w:val="24"/>
        </w:rPr>
        <w:t xml:space="preserve">The approach was </w:t>
      </w:r>
      <w:r>
        <w:rPr>
          <w:rFonts w:asciiTheme="majorBidi" w:hAnsiTheme="majorBidi" w:cstheme="majorBidi"/>
          <w:sz w:val="24"/>
          <w:szCs w:val="24"/>
        </w:rPr>
        <w:t>developed</w:t>
      </w:r>
      <w:r w:rsidRPr="00F734FA">
        <w:rPr>
          <w:rFonts w:asciiTheme="majorBidi" w:hAnsiTheme="majorBidi" w:cstheme="majorBidi"/>
          <w:sz w:val="24"/>
          <w:szCs w:val="24"/>
        </w:rPr>
        <w:t xml:space="preserve"> in an attempt to bridge the gap found in the survey of the literature carried out. The detail of the critical survey is presented in the literature review chapter</w:t>
      </w:r>
      <w:r>
        <w:rPr>
          <w:rFonts w:asciiTheme="majorBidi" w:hAnsiTheme="majorBidi" w:cstheme="majorBidi"/>
          <w:sz w:val="24"/>
          <w:szCs w:val="24"/>
        </w:rPr>
        <w:t xml:space="preserve"> earlier</w:t>
      </w:r>
      <w:r w:rsidRPr="00F734FA">
        <w:rPr>
          <w:rFonts w:asciiTheme="majorBidi" w:hAnsiTheme="majorBidi" w:cstheme="majorBidi"/>
          <w:sz w:val="24"/>
          <w:szCs w:val="24"/>
        </w:rPr>
        <w:t xml:space="preserve">. In this research, Mutation Testing does not only produce faulty programs for the Genetic Algorithms to </w:t>
      </w:r>
      <w:r w:rsidR="00760F68">
        <w:rPr>
          <w:rFonts w:asciiTheme="majorBidi" w:hAnsiTheme="majorBidi" w:cstheme="majorBidi"/>
          <w:sz w:val="24"/>
          <w:szCs w:val="24"/>
        </w:rPr>
        <w:t>optimize</w:t>
      </w:r>
      <w:r w:rsidRPr="00F734FA">
        <w:rPr>
          <w:rFonts w:asciiTheme="majorBidi" w:hAnsiTheme="majorBidi" w:cstheme="majorBidi"/>
          <w:sz w:val="24"/>
          <w:szCs w:val="24"/>
        </w:rPr>
        <w:t>, but also sort the transitional test cases with respect to the number of mutants they killed. Also, it is employed to m</w:t>
      </w:r>
      <w:r>
        <w:rPr>
          <w:rFonts w:asciiTheme="majorBidi" w:hAnsiTheme="majorBidi" w:cstheme="majorBidi"/>
          <w:sz w:val="24"/>
          <w:szCs w:val="24"/>
        </w:rPr>
        <w:t>easure the fitness values of our</w:t>
      </w:r>
      <w:r w:rsidRPr="00F734FA">
        <w:rPr>
          <w:rFonts w:asciiTheme="majorBidi" w:hAnsiTheme="majorBidi" w:cstheme="majorBidi"/>
          <w:sz w:val="24"/>
          <w:szCs w:val="24"/>
        </w:rPr>
        <w:t xml:space="preserve"> tests, leading to reduction in redundancy. </w:t>
      </w:r>
    </w:p>
    <w:p w14:paraId="5EA68F9C" w14:textId="77777777" w:rsidR="00C411E4" w:rsidRDefault="00C411E4" w:rsidP="00246BA4">
      <w:pPr>
        <w:pStyle w:val="Heading2"/>
        <w:numPr>
          <w:ilvl w:val="0"/>
          <w:numId w:val="37"/>
        </w:numPr>
      </w:pPr>
      <w:bookmarkStart w:id="346" w:name="_Toc506718131"/>
      <w:r>
        <w:t>Methodology/Approach</w:t>
      </w:r>
      <w:bookmarkEnd w:id="346"/>
    </w:p>
    <w:p w14:paraId="36E04E7B" w14:textId="642C2C32" w:rsidR="00C411E4" w:rsidRPr="00F734FA"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problem of generating test cases to kill the mutants is presented as an optimization problem. Consequently, an objective function also known as fitness function is designed to leverage the power of meta-heuristic techniques, like Genetic Algorithm, in generating test case data.</w:t>
      </w:r>
    </w:p>
    <w:p w14:paraId="562F935B" w14:textId="00475131"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We harnessed the power of Genetic Algorithm to automate the procedure. We have two different contrasting GAs competing against each other. The first GA </w:t>
      </w:r>
      <w:r w:rsidR="00760F68">
        <w:rPr>
          <w:rFonts w:asciiTheme="majorBidi" w:hAnsiTheme="majorBidi" w:cstheme="majorBidi"/>
          <w:sz w:val="24"/>
          <w:szCs w:val="24"/>
        </w:rPr>
        <w:t xml:space="preserve">(tester) </w:t>
      </w:r>
      <w:r>
        <w:rPr>
          <w:rFonts w:asciiTheme="majorBidi" w:hAnsiTheme="majorBidi" w:cstheme="majorBidi"/>
          <w:sz w:val="24"/>
          <w:szCs w:val="24"/>
        </w:rPr>
        <w:t xml:space="preserve">known as test GA(tGA) creates test cases to use in the testing process while the second GA </w:t>
      </w:r>
      <w:r w:rsidR="00760F68">
        <w:rPr>
          <w:rFonts w:asciiTheme="majorBidi" w:hAnsiTheme="majorBidi" w:cstheme="majorBidi"/>
          <w:sz w:val="24"/>
          <w:szCs w:val="24"/>
        </w:rPr>
        <w:t xml:space="preserve">(mutator) </w:t>
      </w:r>
      <w:r>
        <w:rPr>
          <w:rFonts w:asciiTheme="majorBidi" w:hAnsiTheme="majorBidi" w:cstheme="majorBidi"/>
          <w:sz w:val="24"/>
          <w:szCs w:val="24"/>
        </w:rPr>
        <w:t>called mutant GA (mGA) generates mutants (i.e. faulty programs which is a valid variant of the original program with single syntactic difference).</w:t>
      </w:r>
    </w:p>
    <w:p w14:paraId="7A34FF9E"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lastRenderedPageBreak/>
        <w:t xml:space="preserve">Since GA is a general method to solve combinatorial problems, therefore the problems to be solved differ from one to another. The domain knowledge is to be considered. Before designing the GA or any metaheuristic method, there should be a designated representation scheme for the problem. In other words, designation of how the individuals would be represented in the population of GA. Below is the description of the candidate solution representation, </w:t>
      </w:r>
      <w:r>
        <w:rPr>
          <w:rFonts w:asciiTheme="majorBidi" w:hAnsiTheme="majorBidi" w:cstheme="majorBidi"/>
          <w:sz w:val="24"/>
          <w:szCs w:val="24"/>
        </w:rPr>
        <w:t>and fitness formulation &amp;</w:t>
      </w:r>
      <w:r w:rsidRPr="00F734FA">
        <w:rPr>
          <w:rFonts w:asciiTheme="majorBidi" w:hAnsiTheme="majorBidi" w:cstheme="majorBidi"/>
          <w:sz w:val="24"/>
          <w:szCs w:val="24"/>
        </w:rPr>
        <w:t xml:space="preserve"> calculation.</w:t>
      </w:r>
    </w:p>
    <w:p w14:paraId="5E3F5060" w14:textId="4C69BCA8" w:rsidR="00C411E4" w:rsidRDefault="00C411E4" w:rsidP="00495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In this research, we propose an approach of generating test cases implementing it using Genetic Algorithms. This implementation presents an innovative way to use GAs to generate mutants in sync with test case generation. In other words, GAs are used to generate mutants of an original program and create test cases consecutively.  Each player makes effort to win its opponent. The mGA generates mutants that are difficult to kill by test cases while tGA creates test cases that </w:t>
      </w:r>
      <w:r w:rsidR="00760F68">
        <w:rPr>
          <w:rFonts w:asciiTheme="majorBidi" w:hAnsiTheme="majorBidi" w:cstheme="majorBidi"/>
          <w:sz w:val="24"/>
          <w:szCs w:val="24"/>
        </w:rPr>
        <w:t xml:space="preserve">try to </w:t>
      </w:r>
      <w:r>
        <w:rPr>
          <w:rFonts w:asciiTheme="majorBidi" w:hAnsiTheme="majorBidi" w:cstheme="majorBidi"/>
          <w:sz w:val="24"/>
          <w:szCs w:val="24"/>
        </w:rPr>
        <w:t>kill any mutant generated by mGA. The approach generates a subset of all the possible mutants, selecting them with mGA. This is continued consecutively until a stopping criteria or certain number of iteration is reached.</w:t>
      </w:r>
    </w:p>
    <w:p w14:paraId="3DFB5601" w14:textId="169F2F60" w:rsidR="00C411E4" w:rsidRDefault="00C411E4" w:rsidP="00760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benefit of this technique is estimated by applying it on program codes implemented in MATLAB. In order to maximize the capability of GA, its fitness function must be designed accurately and efficiently. </w:t>
      </w:r>
      <w:r w:rsidR="00760F68">
        <w:rPr>
          <w:rStyle w:val="CommentReference"/>
        </w:rPr>
        <w:commentReference w:id="347"/>
      </w:r>
    </w:p>
    <w:p w14:paraId="6E1F4A1D" w14:textId="13915750" w:rsidR="00C411E4" w:rsidRDefault="00C411E4" w:rsidP="00760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steps to follow in generating mutants and analyzing their strength is represented by the flowchart depicted in </w:t>
      </w:r>
      <w:r w:rsidR="00760F68" w:rsidRPr="00794BE2">
        <w:rPr>
          <w:rFonts w:asciiTheme="majorBidi" w:hAnsiTheme="majorBidi" w:cstheme="majorBidi"/>
          <w:sz w:val="24"/>
          <w:szCs w:val="24"/>
        </w:rPr>
        <w:fldChar w:fldCharType="begin"/>
      </w:r>
      <w:r w:rsidR="00760F68" w:rsidRPr="00794BE2">
        <w:rPr>
          <w:rFonts w:asciiTheme="majorBidi" w:hAnsiTheme="majorBidi" w:cstheme="majorBidi"/>
          <w:sz w:val="24"/>
          <w:szCs w:val="24"/>
        </w:rPr>
        <w:instrText xml:space="preserve"> REF _Ref502817221 \h </w:instrText>
      </w:r>
      <w:r w:rsidR="00794BE2" w:rsidRPr="00794BE2">
        <w:rPr>
          <w:rFonts w:asciiTheme="majorBidi" w:hAnsiTheme="majorBidi" w:cstheme="majorBidi"/>
          <w:sz w:val="24"/>
          <w:szCs w:val="24"/>
        </w:rPr>
        <w:instrText xml:space="preserve"> \* MERGEFORMAT </w:instrText>
      </w:r>
      <w:r w:rsidR="00760F68" w:rsidRPr="00794BE2">
        <w:rPr>
          <w:rFonts w:asciiTheme="majorBidi" w:hAnsiTheme="majorBidi" w:cstheme="majorBidi"/>
          <w:sz w:val="24"/>
          <w:szCs w:val="24"/>
        </w:rPr>
      </w:r>
      <w:r w:rsidR="00760F68" w:rsidRPr="00794BE2">
        <w:rPr>
          <w:rFonts w:asciiTheme="majorBidi" w:hAnsiTheme="majorBidi" w:cstheme="majorBidi"/>
          <w:sz w:val="24"/>
          <w:szCs w:val="24"/>
        </w:rPr>
        <w:fldChar w:fldCharType="separate"/>
      </w:r>
      <w:r w:rsidR="001101E6" w:rsidRPr="001101E6">
        <w:rPr>
          <w:rFonts w:asciiTheme="majorBidi" w:hAnsiTheme="majorBidi" w:cstheme="majorBidi"/>
          <w:sz w:val="24"/>
          <w:szCs w:val="24"/>
        </w:rPr>
        <w:t xml:space="preserve">Figure </w:t>
      </w:r>
      <w:r w:rsidR="001101E6" w:rsidRPr="001101E6">
        <w:rPr>
          <w:rFonts w:asciiTheme="majorBidi" w:hAnsiTheme="majorBidi" w:cstheme="majorBidi"/>
          <w:noProof/>
          <w:sz w:val="24"/>
          <w:szCs w:val="24"/>
        </w:rPr>
        <w:t>6</w:t>
      </w:r>
      <w:r w:rsidR="00760F68" w:rsidRPr="00794BE2">
        <w:rPr>
          <w:rFonts w:asciiTheme="majorBidi" w:hAnsiTheme="majorBidi" w:cstheme="majorBidi"/>
          <w:sz w:val="24"/>
          <w:szCs w:val="24"/>
        </w:rPr>
        <w:fldChar w:fldCharType="end"/>
      </w:r>
      <w:r>
        <w:rPr>
          <w:rFonts w:asciiTheme="majorBidi" w:hAnsiTheme="majorBidi" w:cstheme="majorBidi"/>
          <w:sz w:val="24"/>
          <w:szCs w:val="24"/>
        </w:rPr>
        <w:t>.</w:t>
      </w:r>
    </w:p>
    <w:p w14:paraId="416B2E00" w14:textId="77777777" w:rsidR="00C411E4" w:rsidRDefault="00C411E4" w:rsidP="00CA6C5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pPr>
      <w:r>
        <w:rPr>
          <w:noProof/>
        </w:rPr>
        <w:lastRenderedPageBreak/>
        <w:drawing>
          <wp:inline distT="0" distB="0" distL="0" distR="0" wp14:anchorId="73BA4FE3" wp14:editId="4D97ACE1">
            <wp:extent cx="3619500" cy="53340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9500" cy="5334000"/>
                    </a:xfrm>
                    <a:prstGeom prst="rect">
                      <a:avLst/>
                    </a:prstGeom>
                  </pic:spPr>
                </pic:pic>
              </a:graphicData>
            </a:graphic>
          </wp:inline>
        </w:drawing>
      </w:r>
    </w:p>
    <w:p w14:paraId="47D08C64" w14:textId="1019F48D" w:rsidR="00C411E4" w:rsidRPr="00794BE2" w:rsidRDefault="00C411E4" w:rsidP="00CA6C52">
      <w:pPr>
        <w:pStyle w:val="Caption"/>
        <w:jc w:val="center"/>
        <w:rPr>
          <w:rFonts w:asciiTheme="majorBidi" w:hAnsiTheme="majorBidi" w:cstheme="majorBidi"/>
          <w:b/>
          <w:bCs/>
          <w:i w:val="0"/>
          <w:iCs w:val="0"/>
          <w:color w:val="auto"/>
          <w:sz w:val="24"/>
          <w:szCs w:val="24"/>
        </w:rPr>
      </w:pPr>
      <w:bookmarkStart w:id="348" w:name="_Ref502817221"/>
      <w:bookmarkStart w:id="349" w:name="_Toc506449852"/>
      <w:r w:rsidRPr="00794BE2">
        <w:rPr>
          <w:rFonts w:asciiTheme="majorBidi" w:hAnsiTheme="majorBidi" w:cstheme="majorBidi"/>
          <w:b/>
          <w:bCs/>
          <w:i w:val="0"/>
          <w:iCs w:val="0"/>
          <w:color w:val="auto"/>
        </w:rPr>
        <w:t xml:space="preserve">Figure </w:t>
      </w:r>
      <w:r w:rsidR="00863C27" w:rsidRPr="00794BE2">
        <w:rPr>
          <w:rFonts w:asciiTheme="majorBidi" w:hAnsiTheme="majorBidi" w:cstheme="majorBidi"/>
          <w:b/>
          <w:bCs/>
          <w:i w:val="0"/>
          <w:iCs w:val="0"/>
          <w:color w:val="auto"/>
        </w:rPr>
        <w:fldChar w:fldCharType="begin"/>
      </w:r>
      <w:r w:rsidR="00863C27" w:rsidRPr="00794BE2">
        <w:rPr>
          <w:rFonts w:asciiTheme="majorBidi" w:hAnsiTheme="majorBidi" w:cstheme="majorBidi"/>
          <w:b/>
          <w:bCs/>
          <w:i w:val="0"/>
          <w:iCs w:val="0"/>
          <w:color w:val="auto"/>
        </w:rPr>
        <w:instrText xml:space="preserve"> SEQ Figure \* ARABIC </w:instrText>
      </w:r>
      <w:r w:rsidR="00863C27" w:rsidRPr="00794BE2">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6</w:t>
      </w:r>
      <w:r w:rsidR="00863C27" w:rsidRPr="00794BE2">
        <w:rPr>
          <w:rFonts w:asciiTheme="majorBidi" w:hAnsiTheme="majorBidi" w:cstheme="majorBidi"/>
          <w:b/>
          <w:bCs/>
          <w:i w:val="0"/>
          <w:iCs w:val="0"/>
          <w:noProof/>
          <w:color w:val="auto"/>
        </w:rPr>
        <w:fldChar w:fldCharType="end"/>
      </w:r>
      <w:bookmarkEnd w:id="348"/>
      <w:r w:rsidRPr="00794BE2">
        <w:rPr>
          <w:rFonts w:asciiTheme="majorBidi" w:hAnsiTheme="majorBidi" w:cstheme="majorBidi"/>
          <w:b/>
          <w:bCs/>
          <w:i w:val="0"/>
          <w:iCs w:val="0"/>
          <w:color w:val="auto"/>
        </w:rPr>
        <w:t>: Flowchart of mutant generation and analysis</w:t>
      </w:r>
      <w:bookmarkEnd w:id="349"/>
    </w:p>
    <w:p w14:paraId="26A6C2BA"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original program is read to know the number of lines in the program. The number of lines in the program is used by mGA to generate mutant chromosomes that are based on the number of lines in the original program. The chromosomes are taken by the converter and transformed into the real mutant program, which is in turn executed against the test cases generated by the tGA. The original program is also executed against the same set of test cases. The result of executing original program is compared with that of the mutant, if the results are different, the mutant is killed otherwise it is not killed. Then, it has to be re-</w:t>
      </w:r>
      <w:r>
        <w:rPr>
          <w:rFonts w:asciiTheme="majorBidi" w:hAnsiTheme="majorBidi" w:cstheme="majorBidi"/>
          <w:sz w:val="24"/>
          <w:szCs w:val="24"/>
        </w:rPr>
        <w:lastRenderedPageBreak/>
        <w:t>executed with different set of test cases as this can be taken to mean the test cases are not effective initially. If the mutants are killed, there is a check to know if the end of generation is reached, in order to terminate the process. If the end of the generation is not reached, then the mGA is re-executed.</w:t>
      </w:r>
    </w:p>
    <w:p w14:paraId="668930B6" w14:textId="251A0629"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converter in </w:t>
      </w:r>
      <w:r w:rsidRPr="00794BE2">
        <w:rPr>
          <w:rFonts w:asciiTheme="majorBidi" w:hAnsiTheme="majorBidi" w:cstheme="majorBidi"/>
          <w:sz w:val="24"/>
          <w:szCs w:val="24"/>
        </w:rPr>
        <w:fldChar w:fldCharType="begin"/>
      </w:r>
      <w:r w:rsidRPr="00794BE2">
        <w:rPr>
          <w:rFonts w:asciiTheme="majorBidi" w:hAnsiTheme="majorBidi" w:cstheme="majorBidi"/>
          <w:sz w:val="24"/>
          <w:szCs w:val="24"/>
        </w:rPr>
        <w:instrText xml:space="preserve"> REF _Ref502817221 \h </w:instrText>
      </w:r>
      <w:r w:rsidR="00794BE2" w:rsidRPr="00794BE2">
        <w:rPr>
          <w:rFonts w:asciiTheme="majorBidi" w:hAnsiTheme="majorBidi" w:cstheme="majorBidi"/>
          <w:sz w:val="24"/>
          <w:szCs w:val="24"/>
        </w:rPr>
        <w:instrText xml:space="preserve"> \* MERGEFORMAT </w:instrText>
      </w:r>
      <w:r w:rsidRPr="00794BE2">
        <w:rPr>
          <w:rFonts w:asciiTheme="majorBidi" w:hAnsiTheme="majorBidi" w:cstheme="majorBidi"/>
          <w:sz w:val="24"/>
          <w:szCs w:val="24"/>
        </w:rPr>
      </w:r>
      <w:r w:rsidRPr="00794BE2">
        <w:rPr>
          <w:rFonts w:asciiTheme="majorBidi" w:hAnsiTheme="majorBidi" w:cstheme="majorBidi"/>
          <w:sz w:val="24"/>
          <w:szCs w:val="24"/>
        </w:rPr>
        <w:fldChar w:fldCharType="separate"/>
      </w:r>
      <w:r w:rsidR="001101E6" w:rsidRPr="001101E6">
        <w:t xml:space="preserve">Figure </w:t>
      </w:r>
      <w:r w:rsidR="001101E6" w:rsidRPr="001101E6">
        <w:rPr>
          <w:noProof/>
        </w:rPr>
        <w:t>6</w:t>
      </w:r>
      <w:r w:rsidRPr="00794BE2">
        <w:rPr>
          <w:rFonts w:asciiTheme="majorBidi" w:hAnsiTheme="majorBidi" w:cstheme="majorBidi"/>
          <w:sz w:val="24"/>
          <w:szCs w:val="24"/>
        </w:rPr>
        <w:fldChar w:fldCharType="end"/>
      </w:r>
      <w:r w:rsidRPr="00794BE2">
        <w:rPr>
          <w:rFonts w:asciiTheme="majorBidi" w:hAnsiTheme="majorBidi" w:cstheme="majorBidi"/>
          <w:sz w:val="24"/>
          <w:szCs w:val="24"/>
        </w:rPr>
        <w:t xml:space="preserve"> </w:t>
      </w:r>
      <w:r>
        <w:rPr>
          <w:rFonts w:asciiTheme="majorBidi" w:hAnsiTheme="majorBidi" w:cstheme="majorBidi"/>
          <w:sz w:val="24"/>
          <w:szCs w:val="24"/>
        </w:rPr>
        <w:t xml:space="preserve">is converting the mutant chromosomes from the mGA to real mutant program. The flowchart for the mutant conversion by the converter is shown in </w:t>
      </w:r>
      <w:r w:rsidRPr="00794BE2">
        <w:rPr>
          <w:rFonts w:asciiTheme="majorBidi" w:hAnsiTheme="majorBidi" w:cstheme="majorBidi"/>
          <w:sz w:val="24"/>
          <w:szCs w:val="24"/>
        </w:rPr>
        <w:fldChar w:fldCharType="begin"/>
      </w:r>
      <w:r w:rsidRPr="00794BE2">
        <w:rPr>
          <w:rFonts w:asciiTheme="majorBidi" w:hAnsiTheme="majorBidi" w:cstheme="majorBidi"/>
          <w:sz w:val="24"/>
          <w:szCs w:val="24"/>
        </w:rPr>
        <w:instrText xml:space="preserve"> REF _Ref502877158 \h </w:instrText>
      </w:r>
      <w:r w:rsidR="00794BE2" w:rsidRPr="00794BE2">
        <w:rPr>
          <w:rFonts w:asciiTheme="majorBidi" w:hAnsiTheme="majorBidi" w:cstheme="majorBidi"/>
          <w:sz w:val="24"/>
          <w:szCs w:val="24"/>
        </w:rPr>
        <w:instrText xml:space="preserve"> \* MERGEFORMAT </w:instrText>
      </w:r>
      <w:r w:rsidRPr="00794BE2">
        <w:rPr>
          <w:rFonts w:asciiTheme="majorBidi" w:hAnsiTheme="majorBidi" w:cstheme="majorBidi"/>
          <w:sz w:val="24"/>
          <w:szCs w:val="24"/>
        </w:rPr>
      </w:r>
      <w:r w:rsidRPr="00794BE2">
        <w:rPr>
          <w:rFonts w:asciiTheme="majorBidi" w:hAnsiTheme="majorBidi" w:cstheme="majorBidi"/>
          <w:sz w:val="24"/>
          <w:szCs w:val="24"/>
        </w:rPr>
        <w:fldChar w:fldCharType="separate"/>
      </w:r>
      <w:r w:rsidR="001101E6" w:rsidRPr="001101E6">
        <w:t xml:space="preserve">Figure </w:t>
      </w:r>
      <w:r w:rsidR="001101E6" w:rsidRPr="001101E6">
        <w:rPr>
          <w:noProof/>
        </w:rPr>
        <w:t>7</w:t>
      </w:r>
      <w:r w:rsidRPr="00794BE2">
        <w:rPr>
          <w:rFonts w:asciiTheme="majorBidi" w:hAnsiTheme="majorBidi" w:cstheme="majorBidi"/>
          <w:sz w:val="24"/>
          <w:szCs w:val="24"/>
        </w:rPr>
        <w:fldChar w:fldCharType="end"/>
      </w:r>
      <w:r w:rsidRPr="00794BE2">
        <w:rPr>
          <w:rFonts w:asciiTheme="majorBidi" w:hAnsiTheme="majorBidi" w:cstheme="majorBidi"/>
          <w:sz w:val="24"/>
          <w:szCs w:val="24"/>
        </w:rPr>
        <w:t xml:space="preserve"> </w:t>
      </w:r>
      <w:r>
        <w:rPr>
          <w:rFonts w:asciiTheme="majorBidi" w:hAnsiTheme="majorBidi" w:cstheme="majorBidi"/>
          <w:sz w:val="24"/>
          <w:szCs w:val="24"/>
        </w:rPr>
        <w:t>.</w:t>
      </w:r>
    </w:p>
    <w:p w14:paraId="381E9979" w14:textId="77777777" w:rsidR="00C411E4" w:rsidRDefault="00C411E4" w:rsidP="004955E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pPr>
      <w:r>
        <w:rPr>
          <w:noProof/>
        </w:rPr>
        <w:drawing>
          <wp:inline distT="0" distB="0" distL="0" distR="0" wp14:anchorId="4ECFFF7D" wp14:editId="1C8950C1">
            <wp:extent cx="5486400" cy="230949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309495"/>
                    </a:xfrm>
                    <a:prstGeom prst="rect">
                      <a:avLst/>
                    </a:prstGeom>
                  </pic:spPr>
                </pic:pic>
              </a:graphicData>
            </a:graphic>
          </wp:inline>
        </w:drawing>
      </w:r>
    </w:p>
    <w:p w14:paraId="08F28B41" w14:textId="1FF21744" w:rsidR="00C411E4" w:rsidRPr="008D1EAA" w:rsidRDefault="00C411E4" w:rsidP="00CA6C52">
      <w:pPr>
        <w:pStyle w:val="Caption"/>
        <w:jc w:val="center"/>
        <w:rPr>
          <w:rFonts w:asciiTheme="majorBidi" w:hAnsiTheme="majorBidi" w:cstheme="majorBidi"/>
          <w:b/>
          <w:bCs/>
          <w:i w:val="0"/>
          <w:iCs w:val="0"/>
          <w:color w:val="auto"/>
          <w:sz w:val="24"/>
          <w:szCs w:val="24"/>
        </w:rPr>
      </w:pPr>
      <w:bookmarkStart w:id="350" w:name="_Ref502877158"/>
      <w:bookmarkStart w:id="351" w:name="_Toc506449853"/>
      <w:r w:rsidRPr="008D1EAA">
        <w:rPr>
          <w:b/>
          <w:bCs/>
          <w:i w:val="0"/>
          <w:iCs w:val="0"/>
          <w:color w:val="auto"/>
        </w:rPr>
        <w:t xml:space="preserve">Figure </w:t>
      </w:r>
      <w:r w:rsidR="00863C27" w:rsidRPr="008D1EAA">
        <w:rPr>
          <w:b/>
          <w:bCs/>
          <w:i w:val="0"/>
          <w:iCs w:val="0"/>
          <w:color w:val="auto"/>
        </w:rPr>
        <w:fldChar w:fldCharType="begin"/>
      </w:r>
      <w:r w:rsidR="00863C27" w:rsidRPr="008D1EAA">
        <w:rPr>
          <w:b/>
          <w:bCs/>
          <w:i w:val="0"/>
          <w:iCs w:val="0"/>
          <w:color w:val="auto"/>
        </w:rPr>
        <w:instrText xml:space="preserve"> SEQ Figure \* ARABIC </w:instrText>
      </w:r>
      <w:r w:rsidR="00863C27" w:rsidRPr="008D1EAA">
        <w:rPr>
          <w:b/>
          <w:bCs/>
          <w:i w:val="0"/>
          <w:iCs w:val="0"/>
          <w:color w:val="auto"/>
        </w:rPr>
        <w:fldChar w:fldCharType="separate"/>
      </w:r>
      <w:r w:rsidR="001101E6">
        <w:rPr>
          <w:b/>
          <w:bCs/>
          <w:i w:val="0"/>
          <w:iCs w:val="0"/>
          <w:noProof/>
          <w:color w:val="auto"/>
        </w:rPr>
        <w:t>7</w:t>
      </w:r>
      <w:r w:rsidR="00863C27" w:rsidRPr="008D1EAA">
        <w:rPr>
          <w:b/>
          <w:bCs/>
          <w:i w:val="0"/>
          <w:iCs w:val="0"/>
          <w:noProof/>
          <w:color w:val="auto"/>
        </w:rPr>
        <w:fldChar w:fldCharType="end"/>
      </w:r>
      <w:bookmarkEnd w:id="350"/>
      <w:r w:rsidRPr="008D1EAA">
        <w:rPr>
          <w:b/>
          <w:bCs/>
          <w:i w:val="0"/>
          <w:iCs w:val="0"/>
          <w:color w:val="auto"/>
        </w:rPr>
        <w:t>: Flowchart for mutants conversion</w:t>
      </w:r>
      <w:bookmarkEnd w:id="351"/>
    </w:p>
    <w:p w14:paraId="5BD4FD5A"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A copy of the original program and the chromosomes generated by mGA are passed to the converter module. The program is read and the chromosomes are decoded to extract the category of operator, location and the exact mutation operator represented by the chromosomes. There is a check to verify if the mutant to be generated is valid by validating the existence of the mutation category at the specified location in the program code. If the operator is present, the mutation is applied and the new variant of the original program is generated, otherwise the chromosome is regenerated. This is done to prevent invalid mutant </w:t>
      </w:r>
      <w:r>
        <w:rPr>
          <w:rFonts w:asciiTheme="majorBidi" w:hAnsiTheme="majorBidi" w:cstheme="majorBidi"/>
          <w:sz w:val="24"/>
          <w:szCs w:val="24"/>
        </w:rPr>
        <w:lastRenderedPageBreak/>
        <w:t>from being produced and reduce the computational cost involved in testing the validity of the mutant later in the process.</w:t>
      </w:r>
    </w:p>
    <w:p w14:paraId="15083D24"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individual for TESTER (tGA) is the test case to be generated and the fitness is computed on the programs; while MUTATOR (mGA) generates programs as its individuals and compute the fitness values on the test cases generated by TESTER.</w:t>
      </w:r>
    </w:p>
    <w:p w14:paraId="781E4094" w14:textId="24198668" w:rsidR="00C411E4" w:rsidRDefault="00C411E4" w:rsidP="00AF6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In this research, we designed the fitness function using Reward-Penalty approach to evaluate the population chromosome of the mutation GA. This means reward is assigned to good chromosomes while a penalty is given to the poor chromosomes. Since the function of mutation GA is to generate mutant</w:t>
      </w:r>
      <w:r w:rsidR="00AF6A46">
        <w:rPr>
          <w:rFonts w:asciiTheme="majorBidi" w:hAnsiTheme="majorBidi" w:cstheme="majorBidi"/>
          <w:sz w:val="24"/>
          <w:szCs w:val="24"/>
        </w:rPr>
        <w:t>s</w:t>
      </w:r>
      <w:r>
        <w:rPr>
          <w:rFonts w:asciiTheme="majorBidi" w:hAnsiTheme="majorBidi" w:cstheme="majorBidi"/>
          <w:sz w:val="24"/>
          <w:szCs w:val="24"/>
        </w:rPr>
        <w:t xml:space="preserve">, which </w:t>
      </w:r>
      <w:r w:rsidR="00AF6A46">
        <w:rPr>
          <w:rFonts w:asciiTheme="majorBidi" w:hAnsiTheme="majorBidi" w:cstheme="majorBidi"/>
          <w:sz w:val="24"/>
          <w:szCs w:val="24"/>
        </w:rPr>
        <w:t>are</w:t>
      </w:r>
      <w:r>
        <w:rPr>
          <w:rFonts w:asciiTheme="majorBidi" w:hAnsiTheme="majorBidi" w:cstheme="majorBidi"/>
          <w:sz w:val="24"/>
          <w:szCs w:val="24"/>
        </w:rPr>
        <w:t xml:space="preserve"> valid variant</w:t>
      </w:r>
      <w:r w:rsidR="00AF6A46">
        <w:rPr>
          <w:rFonts w:asciiTheme="majorBidi" w:hAnsiTheme="majorBidi" w:cstheme="majorBidi"/>
          <w:sz w:val="24"/>
          <w:szCs w:val="24"/>
        </w:rPr>
        <w:t>s</w:t>
      </w:r>
      <w:r>
        <w:rPr>
          <w:rFonts w:asciiTheme="majorBidi" w:hAnsiTheme="majorBidi" w:cstheme="majorBidi"/>
          <w:sz w:val="24"/>
          <w:szCs w:val="24"/>
        </w:rPr>
        <w:t xml:space="preserve"> of the original program, after applying a particular mutation operator at a specific location. This means two things are involved in generating mutants, i.e. mutation operator and the location. In addition to mutation operator and the location, the actual operator is also of paramount importance.</w:t>
      </w:r>
    </w:p>
    <w:p w14:paraId="3BA057F1" w14:textId="27BE38C4"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Each mutant is evaluated by computing fitness function on it. Due to the fact that this is a black-box approach, we need to execute the mutant against the test suite. The outcome of the execution can be represented in an execution matrix. If the number of mutants in the population is M and the number of tests cases in the test suites is T, then the dimension of the execution matrix would be </w:t>
      </w:r>
      <w:commentRangeStart w:id="352"/>
      <w:r>
        <w:rPr>
          <w:rFonts w:asciiTheme="majorBidi" w:hAnsiTheme="majorBidi" w:cstheme="majorBidi"/>
          <w:sz w:val="24"/>
          <w:szCs w:val="24"/>
        </w:rPr>
        <w:t xml:space="preserve">M </w:t>
      </w:r>
      <w:r>
        <w:rPr>
          <w:rFonts w:asciiTheme="majorBidi" w:hAnsiTheme="majorBidi" w:cstheme="majorBidi"/>
          <w:sz w:val="24"/>
          <w:szCs w:val="24"/>
        </w:rPr>
        <w:sym w:font="Times New Roman Special G2" w:char="F077"/>
      </w:r>
      <w:r>
        <w:rPr>
          <w:rFonts w:asciiTheme="majorBidi" w:hAnsiTheme="majorBidi" w:cstheme="majorBidi"/>
          <w:sz w:val="24"/>
          <w:szCs w:val="24"/>
        </w:rPr>
        <w:t xml:space="preserve"> T </w:t>
      </w:r>
      <w:commentRangeEnd w:id="352"/>
      <w:r>
        <w:rPr>
          <w:rStyle w:val="CommentReference"/>
        </w:rPr>
        <w:commentReference w:id="352"/>
      </w:r>
      <w:r>
        <w:rPr>
          <w:rFonts w:asciiTheme="majorBidi" w:hAnsiTheme="majorBidi" w:cstheme="majorBidi"/>
          <w:sz w:val="24"/>
          <w:szCs w:val="24"/>
        </w:rPr>
        <w:t xml:space="preserve">as shown below. The approach was first applied by </w:t>
      </w:r>
      <w:r w:rsidRPr="00470BDC">
        <w:rPr>
          <w:rFonts w:asciiTheme="majorBidi" w:hAnsiTheme="majorBidi" w:cstheme="majorBidi"/>
          <w:sz w:val="24"/>
          <w:szCs w:val="24"/>
        </w:rPr>
        <w:t xml:space="preserve">Domínguez-Jiménez </w:t>
      </w:r>
      <w:r w:rsidRPr="00470BDC">
        <w:rPr>
          <w:rFonts w:asciiTheme="majorBidi" w:hAnsiTheme="majorBidi" w:cstheme="majorBidi"/>
          <w:i/>
          <w:iCs/>
          <w:sz w:val="24"/>
          <w:szCs w:val="24"/>
        </w:rPr>
        <w:t>et al</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"10.1016/j.infsof.2011.03.008", "ISBN" : "0950-5849", "ISSN" : "09505849", "abstract" : "Context: Mutation testing is a testing technique that has been applied successfully to several programming languages. However, it is often regarded as computationally expensive, so several refinements have been proposed to reduce its cost. Moreover, WS-BPEL compositions are being widely adopted by developers, but present new challenges for testing, since they can take much longer to run than traditional programs of the same size. Therefore, it is interesting to reduce the number of mutants required. Objective: We present Evolutionary Mutation Testing (EMT), a novel mutant reduction technique for finding mutants that help derive new test cases that improve the quality of the initial test suite. It uses evolutionary algorithms to reduce the number of mutants that are generated and executed with respect to the exhaustive execution of all possible mutants, keeping as many difficult to kill and potentially equivalent mutants (strong mutants) as possible in the reduced set. Method: To evaluate EMT we have developed GAmera, a mutation testing system powered by a co-evolutive genetic algorithm. We have applied this system to three WS-BPEL compositions to estimate its effectiveness, comparing it with random selection. Results: The results obtained experimentally show that EMT can select all strong mutants generating 15% less mutants than random selection in over 20% less time for complex compositions. When generating a percentage of all mutants, EMT finds on average more strong mutants than random selection. This has been confirmed to be statistically significant within a 99.9% confidence interval. Conclusions: EMT has reduced for the three tested compositions the number of mutants required to select those which are useful to derive new test cases that improve the quality of the test suite. The directed search performed by EMT makes it more effective than random selection, especially as compositions become more complex and the search space widens. \u00a9 2011 Elsevier B.V. All rights reserved.", "author" : [ { "dropping-particle" : "", "family" : "Dom\u00ednguez-Jim\u00e9nez", "given" : "J. J.", "non-dropping-particle" : "", "parse-names" : false, "suffix" : "" }, { "dropping-particle" : "", "family" : "Estero-Botaro", "given" : "A.", "non-dropping-particle" : "", "parse-names" : false, "suffix" : "" }, { "dropping-particle" : "", "family" : "Garc\u00eda-Dom\u00ednguez", "given" : "A.", "non-dropping-particle" : "", "parse-names" : false, "suffix" : "" }, { "dropping-particle" : "", "family" : "Medina-Bulo", "given" : "I.", "non-dropping-particle" : "", "parse-names" : false, "suffix" : "" } ], "container-title" : "Information and Software Technology", "id" : "ITEM-1", "issue" : "10", "issued" : { "date-parts" : [ [ "2011" ] ] }, "page" : "1108-1123", "title" : "Evolutionary mutation testing", "type" : "article-journal", "volume" : "53" }, "uris" : [ "http://www.mendeley.com/documents/?uuid=600fb72f-4adf-4d79-8eeb-a4d90fd5ca25" ] } ], "mendeley" : { "formattedCitation" : "[18]", "plainTextFormattedCitation" : "[18]", "previouslyFormattedCitation" : "[18]"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[18]</w:t>
      </w:r>
      <w:r>
        <w:rPr>
          <w:rFonts w:asciiTheme="majorBidi" w:hAnsiTheme="majorBidi" w:cstheme="majorBidi"/>
          <w:sz w:val="24"/>
          <w:szCs w:val="24"/>
        </w:rPr>
        <w:fldChar w:fldCharType="end"/>
      </w:r>
      <w:r>
        <w:rPr>
          <w:rFonts w:asciiTheme="majorBidi" w:hAnsiTheme="majorBidi" w:cstheme="majorBidi"/>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930"/>
        <w:gridCol w:w="895"/>
      </w:tblGrid>
      <w:tr w:rsidR="00C411E4" w14:paraId="3C21D7E3" w14:textId="77777777" w:rsidTr="003513D4">
        <w:tc>
          <w:tcPr>
            <w:tcW w:w="805" w:type="dxa"/>
            <w:vAlign w:val="center"/>
          </w:tcPr>
          <w:p w14:paraId="115A7ADE"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p>
        </w:tc>
        <w:tc>
          <w:tcPr>
            <w:tcW w:w="6930" w:type="dxa"/>
            <w:vAlign w:val="center"/>
          </w:tcPr>
          <w:p w14:paraId="5728409B"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m:oMathPara>
              <m:oMath>
                <m:r>
                  <m:rPr>
                    <m:sty m:val="p"/>
                  </m:rPr>
                  <w:rPr>
                    <w:rFonts w:ascii="Cambria Math" w:hAnsi="Cambria Math"/>
                    <w:noProof/>
                  </w:rPr>
                  <w:drawing>
                    <wp:inline distT="0" distB="0" distL="0" distR="0" wp14:anchorId="5AEBB6A2" wp14:editId="1FCA395F">
                      <wp:extent cx="2143125" cy="11715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3125" cy="1171575"/>
                              </a:xfrm>
                              <a:prstGeom prst="rect">
                                <a:avLst/>
                              </a:prstGeom>
                            </pic:spPr>
                          </pic:pic>
                        </a:graphicData>
                      </a:graphic>
                    </wp:inline>
                  </w:drawing>
                </m:r>
              </m:oMath>
            </m:oMathPara>
          </w:p>
        </w:tc>
        <w:tc>
          <w:tcPr>
            <w:tcW w:w="895" w:type="dxa"/>
            <w:vAlign w:val="center"/>
          </w:tcPr>
          <w:p w14:paraId="3E436FB9" w14:textId="61C5DCEA"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r>
              <w:rPr>
                <w:rFonts w:asciiTheme="majorBidi" w:hAnsiTheme="majorBidi" w:cstheme="majorBidi"/>
                <w:sz w:val="24"/>
                <w:szCs w:val="24"/>
              </w:rPr>
              <w:t>(</w:t>
            </w:r>
            <w:r>
              <w:rPr>
                <w:rFonts w:asciiTheme="majorBidi" w:hAnsiTheme="majorBidi" w:cstheme="majorBidi"/>
                <w:sz w:val="24"/>
                <w:szCs w:val="24"/>
              </w:rPr>
              <w:fldChar w:fldCharType="begin"/>
            </w:r>
            <w:r>
              <w:rPr>
                <w:rFonts w:asciiTheme="majorBidi" w:hAnsiTheme="majorBidi" w:cstheme="majorBidi"/>
                <w:sz w:val="24"/>
                <w:szCs w:val="24"/>
              </w:rPr>
              <w:instrText xml:space="preserve"> SEQ Eq \* MERGEFORMAT </w:instrText>
            </w:r>
            <w:r>
              <w:rPr>
                <w:rFonts w:asciiTheme="majorBidi" w:hAnsiTheme="majorBidi" w:cstheme="majorBidi"/>
                <w:sz w:val="24"/>
                <w:szCs w:val="24"/>
              </w:rPr>
              <w:fldChar w:fldCharType="separate"/>
            </w:r>
            <w:r w:rsidR="001101E6">
              <w:rPr>
                <w:rFonts w:asciiTheme="majorBidi" w:hAnsiTheme="majorBidi" w:cstheme="majorBidi"/>
                <w:noProof/>
                <w:sz w:val="24"/>
                <w:szCs w:val="24"/>
              </w:rPr>
              <w:t>1</w:t>
            </w:r>
            <w:r>
              <w:rPr>
                <w:rFonts w:asciiTheme="majorBidi" w:hAnsiTheme="majorBidi" w:cstheme="majorBidi"/>
                <w:sz w:val="24"/>
                <w:szCs w:val="24"/>
              </w:rPr>
              <w:fldChar w:fldCharType="end"/>
            </w:r>
            <w:r>
              <w:rPr>
                <w:rFonts w:asciiTheme="majorBidi" w:hAnsiTheme="majorBidi" w:cstheme="majorBidi"/>
                <w:sz w:val="24"/>
                <w:szCs w:val="24"/>
              </w:rPr>
              <w:t>)</w:t>
            </w:r>
          </w:p>
        </w:tc>
      </w:tr>
    </w:tbl>
    <w:p w14:paraId="7963E478"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0840DAF7"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ab/>
        <w:t>mij is 1 or 0 when the mutant i is executed by test j is killed or alive respectively.</w:t>
      </w:r>
    </w:p>
    <w:p w14:paraId="3B1CE383"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Where 0 denotes mutants that are alive while 1 denotes killed mutants. </w:t>
      </w:r>
    </w:p>
    <w:p w14:paraId="5E50F1C1"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fitness function of comprises of the number of test cases that are able to kill a mutant and the number of mutants killed by the particular tests. In this case, the fitness of a particular mutant (let’s say </w:t>
      </w:r>
      <w:r>
        <w:rPr>
          <w:rFonts w:asciiTheme="majorBidi" w:hAnsiTheme="majorBidi" w:cstheme="majorBidi"/>
          <w:sz w:val="24"/>
          <w:szCs w:val="24"/>
        </w:rPr>
        <w:sym w:font="Times New Roman Special G2" w:char="F05B"/>
      </w:r>
      <w:r>
        <w:rPr>
          <w:rFonts w:asciiTheme="majorBidi" w:hAnsiTheme="majorBidi" w:cstheme="majorBidi"/>
          <w:sz w:val="24"/>
          <w:szCs w:val="24"/>
        </w:rPr>
        <w:t xml:space="preserve"> with the collection of test sets </w:t>
      </w:r>
      <w:r>
        <w:rPr>
          <w:rFonts w:asciiTheme="majorBidi" w:hAnsiTheme="majorBidi" w:cstheme="majorBidi"/>
          <w:sz w:val="24"/>
          <w:szCs w:val="24"/>
        </w:rPr>
        <w:sym w:font="Times New Roman Special G2" w:char="F0B4"/>
      </w:r>
      <w:r>
        <w:rPr>
          <w:rFonts w:asciiTheme="majorBidi" w:hAnsiTheme="majorBidi" w:cstheme="majorBidi"/>
          <w:sz w:val="24"/>
          <w:szCs w:val="24"/>
        </w:rPr>
        <w:t>)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930"/>
        <w:gridCol w:w="895"/>
      </w:tblGrid>
      <w:tr w:rsidR="00C411E4" w14:paraId="4B0CEA2E" w14:textId="77777777" w:rsidTr="003513D4">
        <w:tc>
          <w:tcPr>
            <w:tcW w:w="805" w:type="dxa"/>
            <w:vAlign w:val="center"/>
          </w:tcPr>
          <w:p w14:paraId="625758CC"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p>
        </w:tc>
        <w:tc>
          <w:tcPr>
            <w:tcW w:w="6930" w:type="dxa"/>
            <w:vAlign w:val="center"/>
          </w:tcPr>
          <w:p w14:paraId="4BF6623A" w14:textId="77777777" w:rsidR="00C411E4" w:rsidRPr="00435E61"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eastAsiaTheme="minorEastAsia" w:hAnsiTheme="majorBidi" w:cstheme="majorBidi"/>
                <w:sz w:val="26"/>
                <w:szCs w:val="26"/>
              </w:rPr>
            </w:pPr>
            <w:r>
              <w:rPr>
                <w:rFonts w:asciiTheme="majorBidi" w:hAnsiTheme="majorBidi" w:cstheme="majorBidi"/>
                <w:sz w:val="24"/>
                <w:szCs w:val="24"/>
              </w:rPr>
              <w:t>Fitness (</w:t>
            </w:r>
            <w:r>
              <w:rPr>
                <w:rFonts w:asciiTheme="majorBidi" w:hAnsiTheme="majorBidi" w:cstheme="majorBidi"/>
                <w:sz w:val="24"/>
                <w:szCs w:val="24"/>
              </w:rPr>
              <w:sym w:font="Times New Roman Special G2" w:char="F05B"/>
            </w:r>
            <w:r>
              <w:rPr>
                <w:rFonts w:asciiTheme="majorBidi" w:hAnsiTheme="majorBidi" w:cstheme="majorBidi"/>
                <w:sz w:val="24"/>
                <w:szCs w:val="24"/>
              </w:rPr>
              <w:t xml:space="preserve">, </w:t>
            </w:r>
            <w:r>
              <w:rPr>
                <w:rFonts w:asciiTheme="majorBidi" w:hAnsiTheme="majorBidi" w:cstheme="majorBidi"/>
                <w:sz w:val="24"/>
                <w:szCs w:val="24"/>
              </w:rPr>
              <w:sym w:font="Times New Roman Special G2" w:char="F0B4"/>
            </w:r>
            <w:r>
              <w:rPr>
                <w:rFonts w:asciiTheme="majorBidi" w:hAnsiTheme="majorBidi" w:cstheme="majorBidi"/>
                <w:sz w:val="24"/>
                <w:szCs w:val="24"/>
              </w:rPr>
              <w:t xml:space="preserve">) = </w:t>
            </w:r>
            <w:r w:rsidRPr="00AF0B98">
              <w:rPr>
                <w:rFonts w:asciiTheme="majorBidi" w:hAnsiTheme="majorBidi" w:cstheme="majorBidi"/>
                <w:sz w:val="26"/>
                <w:szCs w:val="26"/>
              </w:rPr>
              <w:t xml:space="preserve">M </w:t>
            </w:r>
            <w:r w:rsidRPr="00AF0B98">
              <w:rPr>
                <w:rFonts w:asciiTheme="majorBidi" w:hAnsiTheme="majorBidi" w:cstheme="majorBidi"/>
                <w:sz w:val="26"/>
                <w:szCs w:val="26"/>
              </w:rPr>
              <w:sym w:font="Times New Roman Special G2" w:char="F077"/>
            </w:r>
            <w:r w:rsidRPr="00AF0B98">
              <w:rPr>
                <w:rFonts w:asciiTheme="majorBidi" w:hAnsiTheme="majorBidi" w:cstheme="majorBidi"/>
                <w:sz w:val="26"/>
                <w:szCs w:val="26"/>
              </w:rPr>
              <w:t xml:space="preserve"> T – </w:t>
            </w:r>
            <m:oMath>
              <m:nary>
                <m:naryPr>
                  <m:chr m:val="∑"/>
                  <m:limLoc m:val="undOvr"/>
                  <m:ctrlPr>
                    <w:rPr>
                      <w:rFonts w:ascii="Cambria Math" w:hAnsi="Cambria Math" w:cstheme="majorBidi"/>
                      <w:i/>
                      <w:sz w:val="26"/>
                      <w:szCs w:val="26"/>
                    </w:rPr>
                  </m:ctrlPr>
                </m:naryPr>
                <m:sub>
                  <m:r>
                    <w:rPr>
                      <w:rFonts w:ascii="Cambria Math" w:hAnsi="Cambria Math" w:cstheme="majorBidi"/>
                      <w:sz w:val="26"/>
                      <w:szCs w:val="26"/>
                    </w:rPr>
                    <m:t>j=1</m:t>
                  </m:r>
                </m:sub>
                <m:sup>
                  <m:r>
                    <w:rPr>
                      <w:rFonts w:ascii="Cambria Math" w:hAnsi="Cambria Math" w:cstheme="majorBidi"/>
                      <w:sz w:val="26"/>
                      <w:szCs w:val="26"/>
                    </w:rPr>
                    <m:t>T</m:t>
                  </m:r>
                </m:sup>
                <m:e>
                  <m:d>
                    <m:dPr>
                      <m:ctrlPr>
                        <w:rPr>
                          <w:rFonts w:ascii="Cambria Math" w:hAnsi="Cambria Math" w:cstheme="majorBidi"/>
                          <w:i/>
                          <w:sz w:val="26"/>
                          <w:szCs w:val="26"/>
                        </w:rPr>
                      </m:ctrlPr>
                    </m:dPr>
                    <m:e>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i/>
                              <w:sz w:val="26"/>
                              <w:szCs w:val="26"/>
                            </w:rPr>
                            <w:sym w:font="Times New Roman Special G2" w:char="F05B"/>
                          </m:r>
                          <m:r>
                            <w:rPr>
                              <w:rFonts w:ascii="Cambria Math" w:hAnsi="Cambria Math" w:cstheme="majorBidi"/>
                              <w:sz w:val="26"/>
                              <w:szCs w:val="26"/>
                            </w:rPr>
                            <m:t>j</m:t>
                          </m:r>
                        </m:sub>
                      </m:sSub>
                      <m:r>
                        <w:rPr>
                          <w:rFonts w:ascii="Cambria Math" w:hAnsi="Cambria Math" w:cstheme="majorBidi"/>
                          <w:sz w:val="26"/>
                          <w:szCs w:val="26"/>
                        </w:rPr>
                        <m:t xml:space="preserve"> </m:t>
                      </m:r>
                      <m:r>
                        <w:rPr>
                          <w:rFonts w:ascii="Cambria Math" w:hAnsi="Cambria Math" w:cstheme="majorBidi"/>
                          <w:i/>
                          <w:sz w:val="26"/>
                          <w:szCs w:val="26"/>
                        </w:rPr>
                        <w:sym w:font="Times New Roman Special G2" w:char="F077"/>
                      </m:r>
                      <m:r>
                        <w:rPr>
                          <w:rFonts w:ascii="Cambria Math" w:hAnsi="Cambria Math" w:cstheme="majorBidi"/>
                          <w:sz w:val="26"/>
                          <w:szCs w:val="26"/>
                        </w:rPr>
                        <m:t xml:space="preserve"> </m:t>
                      </m:r>
                      <m:nary>
                        <m:naryPr>
                          <m:chr m:val="∑"/>
                          <m:limLoc m:val="undOvr"/>
                          <m:ctrlPr>
                            <w:rPr>
                              <w:rFonts w:ascii="Cambria Math" w:hAnsi="Cambria Math" w:cstheme="majorBidi"/>
                              <w:i/>
                              <w:sz w:val="26"/>
                              <w:szCs w:val="26"/>
                            </w:rPr>
                          </m:ctrlPr>
                        </m:naryPr>
                        <m:sub>
                          <m:r>
                            <w:rPr>
                              <w:rFonts w:ascii="Cambria Math" w:hAnsi="Cambria Math" w:cstheme="majorBidi"/>
                              <w:sz w:val="26"/>
                              <w:szCs w:val="26"/>
                            </w:rPr>
                            <m:t>i=1</m:t>
                          </m:r>
                        </m:sub>
                        <m:sup>
                          <m:r>
                            <w:rPr>
                              <w:rFonts w:ascii="Cambria Math" w:hAnsi="Cambria Math" w:cstheme="majorBidi"/>
                              <w:sz w:val="26"/>
                              <w:szCs w:val="26"/>
                            </w:rPr>
                            <m:t>M</m:t>
                          </m:r>
                        </m:sup>
                        <m:e>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ij</m:t>
                              </m:r>
                            </m:sub>
                          </m:sSub>
                        </m:e>
                      </m:nary>
                    </m:e>
                  </m:d>
                </m:e>
              </m:nary>
            </m:oMath>
          </w:p>
        </w:tc>
        <w:tc>
          <w:tcPr>
            <w:tcW w:w="895" w:type="dxa"/>
            <w:vAlign w:val="center"/>
          </w:tcPr>
          <w:p w14:paraId="462315EC" w14:textId="194438E3"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r>
              <w:rPr>
                <w:rFonts w:asciiTheme="majorBidi" w:hAnsiTheme="majorBidi" w:cstheme="majorBidi"/>
                <w:sz w:val="24"/>
                <w:szCs w:val="24"/>
              </w:rPr>
              <w:t>(</w:t>
            </w:r>
            <w:r>
              <w:rPr>
                <w:rFonts w:asciiTheme="majorBidi" w:hAnsiTheme="majorBidi" w:cstheme="majorBidi"/>
                <w:sz w:val="24"/>
                <w:szCs w:val="24"/>
              </w:rPr>
              <w:fldChar w:fldCharType="begin"/>
            </w:r>
            <w:r>
              <w:rPr>
                <w:rFonts w:asciiTheme="majorBidi" w:hAnsiTheme="majorBidi" w:cstheme="majorBidi"/>
                <w:sz w:val="24"/>
                <w:szCs w:val="24"/>
              </w:rPr>
              <w:instrText xml:space="preserve"> SEQ Eq \* MERGEFORMAT </w:instrText>
            </w:r>
            <w:r>
              <w:rPr>
                <w:rFonts w:asciiTheme="majorBidi" w:hAnsiTheme="majorBidi" w:cstheme="majorBidi"/>
                <w:sz w:val="24"/>
                <w:szCs w:val="24"/>
              </w:rPr>
              <w:fldChar w:fldCharType="separate"/>
            </w:r>
            <w:r w:rsidR="001101E6">
              <w:rPr>
                <w:rFonts w:asciiTheme="majorBidi" w:hAnsiTheme="majorBidi" w:cstheme="majorBidi"/>
                <w:noProof/>
                <w:sz w:val="24"/>
                <w:szCs w:val="24"/>
              </w:rPr>
              <w:t>2</w:t>
            </w:r>
            <w:r>
              <w:rPr>
                <w:rFonts w:asciiTheme="majorBidi" w:hAnsiTheme="majorBidi" w:cstheme="majorBidi"/>
                <w:sz w:val="24"/>
                <w:szCs w:val="24"/>
              </w:rPr>
              <w:fldChar w:fldCharType="end"/>
            </w:r>
            <w:r>
              <w:rPr>
                <w:rFonts w:asciiTheme="majorBidi" w:hAnsiTheme="majorBidi" w:cstheme="majorBidi"/>
                <w:sz w:val="24"/>
                <w:szCs w:val="24"/>
              </w:rPr>
              <w:t>)</w:t>
            </w:r>
          </w:p>
        </w:tc>
      </w:tr>
    </w:tbl>
    <w:p w14:paraId="4980D2AF"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eastAsiaTheme="minorEastAsia" w:hAnsiTheme="majorBidi" w:cstheme="majorBidi"/>
          <w:sz w:val="24"/>
          <w:szCs w:val="24"/>
        </w:rPr>
      </w:pPr>
      <w:r>
        <w:rPr>
          <w:rFonts w:asciiTheme="majorBidi" w:hAnsiTheme="majorBidi" w:cstheme="majorBidi"/>
          <w:sz w:val="24"/>
          <w:szCs w:val="24"/>
        </w:rPr>
        <w:tab/>
      </w:r>
      <w:r>
        <w:rPr>
          <w:rFonts w:asciiTheme="majorBidi" w:eastAsiaTheme="minorEastAsia" w:hAnsiTheme="majorBidi" w:cstheme="majorBidi"/>
          <w:sz w:val="24"/>
          <w:szCs w:val="24"/>
        </w:rPr>
        <w:t xml:space="preserve">where </w:t>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m:oMath>
        <m:nary>
          <m:naryPr>
            <m:chr m:val="∑"/>
            <m:limLoc m:val="undOvr"/>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j=1</m:t>
            </m:r>
          </m:sub>
          <m:sup>
            <m:r>
              <w:rPr>
                <w:rFonts w:ascii="Cambria Math" w:eastAsiaTheme="minorEastAsia" w:hAnsi="Cambria Math" w:cstheme="majorBidi"/>
                <w:sz w:val="24"/>
                <w:szCs w:val="24"/>
              </w:rPr>
              <m:t>T</m:t>
            </m:r>
          </m:sup>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m</m:t>
                </m:r>
              </m:e>
              <m:sub>
                <m:r>
                  <w:rPr>
                    <w:rFonts w:ascii="Cambria Math" w:eastAsiaTheme="minorEastAsia" w:hAnsi="Cambria Math" w:cstheme="majorBidi"/>
                    <w:sz w:val="24"/>
                    <w:szCs w:val="24"/>
                  </w:rPr>
                  <m:t>ij</m:t>
                </m:r>
              </m:sub>
            </m:sSub>
            <m:r>
              <w:rPr>
                <w:rFonts w:ascii="Cambria Math" w:eastAsiaTheme="minorEastAsia" w:hAnsi="Cambria Math" w:cstheme="majorBidi"/>
                <w:sz w:val="24"/>
                <w:szCs w:val="24"/>
              </w:rPr>
              <m:t xml:space="preserve">  ∈</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 ….T</m:t>
                </m:r>
              </m:e>
            </m:d>
          </m:e>
        </m:nary>
      </m:oMath>
      <w:r>
        <w:rPr>
          <w:rFonts w:asciiTheme="majorBidi" w:eastAsiaTheme="minorEastAsia" w:hAnsiTheme="majorBidi" w:cstheme="majorBidi"/>
          <w:sz w:val="24"/>
          <w:szCs w:val="24"/>
        </w:rPr>
        <w:t>, for all i and</w:t>
      </w:r>
    </w:p>
    <w:p w14:paraId="6E1F5398" w14:textId="77777777" w:rsidR="00C411E4" w:rsidRPr="00AF0B98"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m:oMath>
        <m:nary>
          <m:naryPr>
            <m:chr m:val="∑"/>
            <m:limLoc m:val="undOvr"/>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i=1</m:t>
            </m:r>
          </m:sub>
          <m:sup>
            <m:r>
              <w:rPr>
                <w:rFonts w:ascii="Cambria Math" w:eastAsiaTheme="minorEastAsia" w:hAnsi="Cambria Math" w:cstheme="majorBidi"/>
                <w:sz w:val="24"/>
                <w:szCs w:val="24"/>
              </w:rPr>
              <m:t>M</m:t>
            </m:r>
          </m:sup>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m</m:t>
                </m:r>
              </m:e>
              <m:sub>
                <m:r>
                  <w:rPr>
                    <w:rFonts w:ascii="Cambria Math" w:eastAsiaTheme="minorEastAsia" w:hAnsi="Cambria Math" w:cstheme="majorBidi"/>
                    <w:sz w:val="24"/>
                    <w:szCs w:val="24"/>
                  </w:rPr>
                  <m:t>ij</m:t>
                </m:r>
              </m:sub>
            </m:sSub>
            <m:r>
              <w:rPr>
                <w:rFonts w:ascii="Cambria Math" w:eastAsiaTheme="minorEastAsia" w:hAnsi="Cambria Math" w:cstheme="majorBidi"/>
                <w:sz w:val="24"/>
                <w:szCs w:val="24"/>
              </w:rPr>
              <m:t xml:space="preserve">  ∈</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 ….M</m:t>
                </m:r>
              </m:e>
            </m:d>
          </m:e>
        </m:nary>
      </m:oMath>
    </w:p>
    <w:p w14:paraId="42D6EE1F"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Therefore the value of the fitness will continuously be within [0, M</w:t>
      </w:r>
      <w:r>
        <w:rPr>
          <w:rFonts w:asciiTheme="majorBidi" w:hAnsiTheme="majorBidi" w:cstheme="majorBidi"/>
          <w:sz w:val="24"/>
          <w:szCs w:val="24"/>
        </w:rPr>
        <w:sym w:font="Times New Roman Special G2" w:char="F077"/>
      </w:r>
      <w:r>
        <w:rPr>
          <w:rFonts w:asciiTheme="majorBidi" w:hAnsiTheme="majorBidi" w:cstheme="majorBidi"/>
          <w:sz w:val="24"/>
          <w:szCs w:val="24"/>
        </w:rPr>
        <w:t>T].</w:t>
      </w:r>
    </w:p>
    <w:p w14:paraId="4A79F780"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significance of this fitness function is that it penalizes every groups of mutants that are killed by the same set of test cases without taking into consideration the mutation operator, location of mutation, or the total number of mutants in the group.</w:t>
      </w:r>
    </w:p>
    <w:p w14:paraId="7D6D9519" w14:textId="002695D3" w:rsidR="00C411E4" w:rsidRPr="00462C4A" w:rsidRDefault="00AF6A46" w:rsidP="00246BA4">
      <w:pPr>
        <w:pStyle w:val="Heading2"/>
        <w:numPr>
          <w:ilvl w:val="0"/>
          <w:numId w:val="37"/>
        </w:numPr>
      </w:pPr>
      <w:bookmarkStart w:id="353" w:name="_Toc506718132"/>
      <w:r>
        <w:rPr>
          <w:rStyle w:val="CommentReference"/>
        </w:rPr>
        <w:commentReference w:id="354"/>
      </w:r>
      <w:r w:rsidR="00C411E4" w:rsidRPr="00462C4A">
        <w:t>Mutant Fitness Function</w:t>
      </w:r>
      <w:bookmarkEnd w:id="353"/>
    </w:p>
    <w:p w14:paraId="6FFDC861"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evaluation of mutants is carried out as follows:</w:t>
      </w:r>
    </w:p>
    <w:p w14:paraId="75FD2B72"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Each mutation operator is evaluated such that higher fitness is assigned to operators whose mutants are potentially strong and difficult to kill given a test suite.</w:t>
      </w:r>
    </w:p>
    <w:p w14:paraId="0C789826" w14:textId="1BA24C91"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Each operator OPi is assigned a constant probability (say c), such that each operator has 50% chance of being picked as shown in the </w:t>
      </w:r>
      <w:r>
        <w:rPr>
          <w:rFonts w:asciiTheme="majorBidi" w:hAnsiTheme="majorBidi" w:cstheme="majorBidi"/>
          <w:sz w:val="24"/>
          <w:szCs w:val="24"/>
        </w:rPr>
        <w:fldChar w:fldCharType="begin"/>
      </w:r>
      <w:r>
        <w:rPr>
          <w:rFonts w:asciiTheme="majorBidi" w:hAnsiTheme="majorBidi" w:cstheme="majorBidi"/>
          <w:sz w:val="24"/>
          <w:szCs w:val="24"/>
        </w:rPr>
        <w:instrText xml:space="preserve"> REF _Ref499539989 \h </w:instrText>
      </w:r>
      <w:r>
        <w:rPr>
          <w:rFonts w:asciiTheme="majorBidi" w:hAnsiTheme="majorBidi" w:cstheme="majorBidi"/>
          <w:sz w:val="24"/>
          <w:szCs w:val="24"/>
        </w:rPr>
      </w:r>
      <w:r>
        <w:rPr>
          <w:rFonts w:asciiTheme="majorBidi" w:hAnsiTheme="majorBidi" w:cstheme="majorBidi"/>
          <w:sz w:val="24"/>
          <w:szCs w:val="24"/>
        </w:rPr>
        <w:fldChar w:fldCharType="separate"/>
      </w:r>
      <w:r w:rsidR="001101E6" w:rsidRPr="008D1EAA">
        <w:rPr>
          <w:rFonts w:asciiTheme="majorBidi" w:hAnsiTheme="majorBidi" w:cstheme="majorBidi"/>
          <w:b/>
          <w:bCs/>
        </w:rPr>
        <w:t xml:space="preserve">Table </w:t>
      </w:r>
      <w:r w:rsidR="001101E6">
        <w:rPr>
          <w:rFonts w:asciiTheme="majorBidi" w:hAnsiTheme="majorBidi" w:cstheme="majorBidi"/>
          <w:b/>
          <w:bCs/>
          <w:i/>
          <w:iCs/>
          <w:noProof/>
        </w:rPr>
        <w:t>6</w:t>
      </w:r>
      <w:r>
        <w:rPr>
          <w:rFonts w:asciiTheme="majorBidi" w:hAnsiTheme="majorBidi" w:cstheme="majorBidi"/>
          <w:sz w:val="24"/>
          <w:szCs w:val="24"/>
        </w:rPr>
        <w:fldChar w:fldCharType="end"/>
      </w:r>
      <w:r>
        <w:rPr>
          <w:rFonts w:asciiTheme="majorBidi" w:hAnsiTheme="majorBidi" w:cstheme="majorBidi"/>
          <w:sz w:val="24"/>
          <w:szCs w:val="24"/>
        </w:rPr>
        <w:t xml:space="preserve"> :</w:t>
      </w:r>
    </w:p>
    <w:p w14:paraId="0971944B" w14:textId="703303F8" w:rsidR="00C411E4" w:rsidRPr="008D1EAA" w:rsidRDefault="00C411E4" w:rsidP="00CA6C52">
      <w:pPr>
        <w:pStyle w:val="Caption"/>
        <w:keepNext/>
        <w:jc w:val="center"/>
        <w:rPr>
          <w:rFonts w:asciiTheme="majorBidi" w:hAnsiTheme="majorBidi" w:cstheme="majorBidi"/>
          <w:b/>
          <w:bCs/>
          <w:i w:val="0"/>
          <w:iCs w:val="0"/>
          <w:color w:val="auto"/>
        </w:rPr>
      </w:pPr>
      <w:bookmarkStart w:id="355" w:name="_Ref499539989"/>
      <w:bookmarkStart w:id="356" w:name="_Toc506449827"/>
      <w:r w:rsidRPr="008D1EAA">
        <w:rPr>
          <w:rFonts w:asciiTheme="majorBidi" w:hAnsiTheme="majorBidi" w:cstheme="majorBidi"/>
          <w:b/>
          <w:bCs/>
          <w:i w:val="0"/>
          <w:iCs w:val="0"/>
          <w:color w:val="auto"/>
        </w:rPr>
        <w:lastRenderedPageBreak/>
        <w:t xml:space="preserve">Table </w:t>
      </w:r>
      <w:r w:rsidR="00863C27" w:rsidRPr="008D1EAA">
        <w:rPr>
          <w:rFonts w:asciiTheme="majorBidi" w:hAnsiTheme="majorBidi" w:cstheme="majorBidi"/>
          <w:b/>
          <w:bCs/>
          <w:i w:val="0"/>
          <w:iCs w:val="0"/>
          <w:color w:val="auto"/>
        </w:rPr>
        <w:fldChar w:fldCharType="begin"/>
      </w:r>
      <w:r w:rsidR="00863C27" w:rsidRPr="008D1EAA">
        <w:rPr>
          <w:rFonts w:asciiTheme="majorBidi" w:hAnsiTheme="majorBidi" w:cstheme="majorBidi"/>
          <w:b/>
          <w:bCs/>
          <w:i w:val="0"/>
          <w:iCs w:val="0"/>
          <w:color w:val="auto"/>
        </w:rPr>
        <w:instrText xml:space="preserve"> SEQ Table \* ARABIC </w:instrText>
      </w:r>
      <w:r w:rsidR="00863C27" w:rsidRPr="008D1EAA">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6</w:t>
      </w:r>
      <w:r w:rsidR="00863C27" w:rsidRPr="008D1EAA">
        <w:rPr>
          <w:rFonts w:asciiTheme="majorBidi" w:hAnsiTheme="majorBidi" w:cstheme="majorBidi"/>
          <w:b/>
          <w:bCs/>
          <w:i w:val="0"/>
          <w:iCs w:val="0"/>
          <w:noProof/>
          <w:color w:val="auto"/>
        </w:rPr>
        <w:fldChar w:fldCharType="end"/>
      </w:r>
      <w:bookmarkEnd w:id="355"/>
      <w:r w:rsidRPr="008D1EAA">
        <w:rPr>
          <w:rFonts w:asciiTheme="majorBidi" w:hAnsiTheme="majorBidi" w:cstheme="majorBidi"/>
          <w:b/>
          <w:bCs/>
          <w:i w:val="0"/>
          <w:iCs w:val="0"/>
          <w:color w:val="auto"/>
        </w:rPr>
        <w:t>:</w:t>
      </w:r>
      <w:r w:rsidR="00160E49" w:rsidRPr="00551A0F">
        <w:rPr>
          <w:rFonts w:asciiTheme="majorBidi" w:hAnsiTheme="majorBidi" w:cstheme="majorBidi"/>
          <w:b/>
          <w:bCs/>
          <w:i w:val="0"/>
          <w:iCs w:val="0"/>
          <w:color w:val="auto"/>
        </w:rPr>
        <w:t xml:space="preserve"> </w:t>
      </w:r>
      <w:r w:rsidRPr="008D1EAA">
        <w:rPr>
          <w:rFonts w:asciiTheme="majorBidi" w:hAnsiTheme="majorBidi" w:cstheme="majorBidi"/>
          <w:b/>
          <w:bCs/>
          <w:i w:val="0"/>
          <w:iCs w:val="0"/>
          <w:color w:val="auto"/>
        </w:rPr>
        <w:t>Initial  Probability score of  operators</w:t>
      </w:r>
      <w:bookmarkEnd w:id="356"/>
    </w:p>
    <w:tbl>
      <w:tblPr>
        <w:tblW w:w="0" w:type="auto"/>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1620"/>
        <w:gridCol w:w="2070"/>
      </w:tblGrid>
      <w:tr w:rsidR="00C411E4" w:rsidRPr="00A802F5" w14:paraId="3ED7F5AD" w14:textId="77777777" w:rsidTr="008D1EAA">
        <w:trPr>
          <w:jc w:val="center"/>
        </w:trPr>
        <w:tc>
          <w:tcPr>
            <w:tcW w:w="1620" w:type="dxa"/>
            <w:tcBorders>
              <w:top w:val="single" w:sz="4" w:space="0" w:color="auto"/>
              <w:bottom w:val="single" w:sz="4" w:space="0" w:color="auto"/>
            </w:tcBorders>
          </w:tcPr>
          <w:p w14:paraId="6552B458" w14:textId="77777777" w:rsidR="00C411E4" w:rsidRPr="008D1EA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4"/>
                <w:szCs w:val="24"/>
              </w:rPr>
            </w:pPr>
            <w:r w:rsidRPr="008D1EAA">
              <w:rPr>
                <w:rFonts w:asciiTheme="majorBidi" w:hAnsiTheme="majorBidi" w:cstheme="majorBidi"/>
                <w:b/>
                <w:bCs/>
                <w:sz w:val="24"/>
                <w:szCs w:val="24"/>
              </w:rPr>
              <w:t>Operators</w:t>
            </w:r>
          </w:p>
        </w:tc>
        <w:tc>
          <w:tcPr>
            <w:tcW w:w="2070" w:type="dxa"/>
            <w:tcBorders>
              <w:top w:val="single" w:sz="4" w:space="0" w:color="auto"/>
              <w:bottom w:val="single" w:sz="4" w:space="0" w:color="auto"/>
            </w:tcBorders>
          </w:tcPr>
          <w:p w14:paraId="30DD8F87" w14:textId="77777777" w:rsidR="00C411E4" w:rsidRPr="008D1EA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4"/>
                <w:szCs w:val="24"/>
              </w:rPr>
            </w:pPr>
            <w:r w:rsidRPr="008D1EAA">
              <w:rPr>
                <w:rFonts w:asciiTheme="majorBidi" w:hAnsiTheme="majorBidi" w:cstheme="majorBidi"/>
                <w:b/>
                <w:bCs/>
                <w:sz w:val="24"/>
                <w:szCs w:val="24"/>
              </w:rPr>
              <w:t>Probability (score)</w:t>
            </w:r>
          </w:p>
        </w:tc>
      </w:tr>
      <w:tr w:rsidR="00C411E4" w14:paraId="2E587884" w14:textId="77777777" w:rsidTr="008D1EAA">
        <w:trPr>
          <w:jc w:val="center"/>
        </w:trPr>
        <w:tc>
          <w:tcPr>
            <w:tcW w:w="1620" w:type="dxa"/>
            <w:tcBorders>
              <w:top w:val="single" w:sz="4" w:space="0" w:color="auto"/>
            </w:tcBorders>
          </w:tcPr>
          <w:p w14:paraId="7DF8BA32"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OP</w:t>
            </w:r>
            <w:r w:rsidRPr="00B15265">
              <w:rPr>
                <w:rFonts w:asciiTheme="majorBidi" w:hAnsiTheme="majorBidi" w:cstheme="majorBidi"/>
                <w:sz w:val="24"/>
                <w:szCs w:val="24"/>
                <w:vertAlign w:val="subscript"/>
              </w:rPr>
              <w:t>1</w:t>
            </w:r>
          </w:p>
          <w:p w14:paraId="4A0C13E3"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OP</w:t>
            </w:r>
            <w:r w:rsidRPr="00B15265">
              <w:rPr>
                <w:rFonts w:asciiTheme="majorBidi" w:hAnsiTheme="majorBidi" w:cstheme="majorBidi"/>
                <w:sz w:val="24"/>
                <w:szCs w:val="24"/>
                <w:vertAlign w:val="subscript"/>
              </w:rPr>
              <w:t>2</w:t>
            </w:r>
          </w:p>
          <w:p w14:paraId="4C63D1E4"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OP</w:t>
            </w:r>
            <w:r w:rsidRPr="00B15265">
              <w:rPr>
                <w:rFonts w:asciiTheme="majorBidi" w:hAnsiTheme="majorBidi" w:cstheme="majorBidi"/>
                <w:sz w:val="24"/>
                <w:szCs w:val="24"/>
                <w:vertAlign w:val="subscript"/>
              </w:rPr>
              <w:t>3</w:t>
            </w:r>
          </w:p>
          <w:p w14:paraId="2C77FD48"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w:t>
            </w:r>
          </w:p>
          <w:p w14:paraId="123C8AC0"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OP</w:t>
            </w:r>
            <w:r w:rsidRPr="0006231E">
              <w:rPr>
                <w:rFonts w:asciiTheme="majorBidi" w:hAnsiTheme="majorBidi" w:cstheme="majorBidi"/>
                <w:i/>
                <w:iCs/>
                <w:sz w:val="24"/>
                <w:szCs w:val="24"/>
                <w:vertAlign w:val="subscript"/>
              </w:rPr>
              <w:t>N</w:t>
            </w:r>
          </w:p>
        </w:tc>
        <w:tc>
          <w:tcPr>
            <w:tcW w:w="2070" w:type="dxa"/>
            <w:tcBorders>
              <w:top w:val="single" w:sz="4" w:space="0" w:color="auto"/>
            </w:tcBorders>
          </w:tcPr>
          <w:p w14:paraId="37A3A830"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C</w:t>
            </w:r>
            <w:r w:rsidRPr="00B15265">
              <w:rPr>
                <w:rFonts w:asciiTheme="majorBidi" w:hAnsiTheme="majorBidi" w:cstheme="majorBidi"/>
                <w:sz w:val="24"/>
                <w:szCs w:val="24"/>
                <w:vertAlign w:val="subscript"/>
              </w:rPr>
              <w:t>1</w:t>
            </w:r>
          </w:p>
          <w:p w14:paraId="1C781B5F"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C</w:t>
            </w:r>
            <w:r w:rsidRPr="00B15265">
              <w:rPr>
                <w:rFonts w:asciiTheme="majorBidi" w:hAnsiTheme="majorBidi" w:cstheme="majorBidi"/>
                <w:sz w:val="24"/>
                <w:szCs w:val="24"/>
                <w:vertAlign w:val="subscript"/>
              </w:rPr>
              <w:t>2</w:t>
            </w:r>
          </w:p>
          <w:p w14:paraId="46BECE7F"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C</w:t>
            </w:r>
            <w:r w:rsidRPr="00B15265">
              <w:rPr>
                <w:rFonts w:asciiTheme="majorBidi" w:hAnsiTheme="majorBidi" w:cstheme="majorBidi"/>
                <w:sz w:val="24"/>
                <w:szCs w:val="24"/>
                <w:vertAlign w:val="subscript"/>
              </w:rPr>
              <w:t>3</w:t>
            </w:r>
          </w:p>
          <w:p w14:paraId="2104C6D0"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w:t>
            </w:r>
          </w:p>
          <w:p w14:paraId="4F4BE9E3"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C</w:t>
            </w:r>
            <w:r w:rsidRPr="0006231E">
              <w:rPr>
                <w:rFonts w:asciiTheme="majorBidi" w:hAnsiTheme="majorBidi" w:cstheme="majorBidi"/>
                <w:i/>
                <w:iCs/>
                <w:sz w:val="24"/>
                <w:szCs w:val="24"/>
                <w:vertAlign w:val="subscript"/>
              </w:rPr>
              <w:t>N</w:t>
            </w:r>
          </w:p>
        </w:tc>
      </w:tr>
    </w:tbl>
    <w:p w14:paraId="13142BA2"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07DAAADD" w14:textId="5320FFFA"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After the selection of the operators and the corresponding mutants are generated, the number of mutants for each operator is computed and the respective probabilities of each operator are updated with new probability (say P). This is shown in the </w:t>
      </w:r>
      <w:r>
        <w:rPr>
          <w:rFonts w:asciiTheme="majorBidi" w:hAnsiTheme="majorBidi" w:cstheme="majorBidi"/>
          <w:sz w:val="24"/>
          <w:szCs w:val="24"/>
        </w:rPr>
        <w:fldChar w:fldCharType="begin"/>
      </w:r>
      <w:r>
        <w:rPr>
          <w:rFonts w:asciiTheme="majorBidi" w:hAnsiTheme="majorBidi" w:cstheme="majorBidi"/>
          <w:sz w:val="24"/>
          <w:szCs w:val="24"/>
        </w:rPr>
        <w:instrText xml:space="preserve"> REF _Ref499540126 \h </w:instrText>
      </w:r>
      <w:r>
        <w:rPr>
          <w:rFonts w:asciiTheme="majorBidi" w:hAnsiTheme="majorBidi" w:cstheme="majorBidi"/>
          <w:sz w:val="24"/>
          <w:szCs w:val="24"/>
        </w:rPr>
      </w:r>
      <w:r>
        <w:rPr>
          <w:rFonts w:asciiTheme="majorBidi" w:hAnsiTheme="majorBidi" w:cstheme="majorBidi"/>
          <w:sz w:val="24"/>
          <w:szCs w:val="24"/>
        </w:rPr>
        <w:fldChar w:fldCharType="separate"/>
      </w:r>
      <w:r w:rsidR="001101E6" w:rsidRPr="008D1EAA">
        <w:rPr>
          <w:b/>
          <w:bCs/>
        </w:rPr>
        <w:t xml:space="preserve">Table </w:t>
      </w:r>
      <w:r w:rsidR="001101E6">
        <w:rPr>
          <w:b/>
          <w:bCs/>
          <w:i/>
          <w:iCs/>
          <w:noProof/>
        </w:rPr>
        <w:t>7</w:t>
      </w:r>
      <w:r>
        <w:rPr>
          <w:rFonts w:asciiTheme="majorBidi" w:hAnsiTheme="majorBidi" w:cstheme="majorBidi"/>
          <w:sz w:val="24"/>
          <w:szCs w:val="24"/>
        </w:rPr>
        <w:fldChar w:fldCharType="end"/>
      </w:r>
      <w:r>
        <w:rPr>
          <w:rFonts w:asciiTheme="majorBidi" w:hAnsiTheme="majorBidi" w:cstheme="majorBidi"/>
          <w:sz w:val="24"/>
          <w:szCs w:val="24"/>
        </w:rPr>
        <w:t xml:space="preserve"> :</w:t>
      </w:r>
    </w:p>
    <w:p w14:paraId="6AD99EEC" w14:textId="0AA40614" w:rsidR="00C411E4" w:rsidRPr="008D1EAA" w:rsidRDefault="00C411E4" w:rsidP="00882758">
      <w:pPr>
        <w:pStyle w:val="Caption"/>
        <w:keepNext/>
        <w:jc w:val="center"/>
        <w:rPr>
          <w:b/>
          <w:bCs/>
          <w:i w:val="0"/>
          <w:iCs w:val="0"/>
          <w:color w:val="auto"/>
        </w:rPr>
      </w:pPr>
      <w:bookmarkStart w:id="357" w:name="_Ref499540126"/>
      <w:bookmarkStart w:id="358" w:name="_Toc506449828"/>
      <w:r w:rsidRPr="008D1EAA">
        <w:rPr>
          <w:b/>
          <w:bCs/>
          <w:i w:val="0"/>
          <w:iCs w:val="0"/>
          <w:color w:val="auto"/>
        </w:rPr>
        <w:t xml:space="preserve">Table </w:t>
      </w:r>
      <w:r w:rsidR="000E2513" w:rsidRPr="008D1EAA">
        <w:rPr>
          <w:b/>
          <w:bCs/>
          <w:i w:val="0"/>
          <w:iCs w:val="0"/>
          <w:color w:val="auto"/>
        </w:rPr>
        <w:fldChar w:fldCharType="begin"/>
      </w:r>
      <w:r w:rsidR="000E2513" w:rsidRPr="008D1EAA">
        <w:rPr>
          <w:b/>
          <w:bCs/>
          <w:i w:val="0"/>
          <w:iCs w:val="0"/>
          <w:color w:val="auto"/>
        </w:rPr>
        <w:instrText xml:space="preserve"> SEQ Table \* ARABIC </w:instrText>
      </w:r>
      <w:r w:rsidR="000E2513" w:rsidRPr="008D1EAA">
        <w:rPr>
          <w:b/>
          <w:bCs/>
          <w:i w:val="0"/>
          <w:iCs w:val="0"/>
          <w:color w:val="auto"/>
        </w:rPr>
        <w:fldChar w:fldCharType="separate"/>
      </w:r>
      <w:r w:rsidR="001101E6">
        <w:rPr>
          <w:b/>
          <w:bCs/>
          <w:i w:val="0"/>
          <w:iCs w:val="0"/>
          <w:noProof/>
          <w:color w:val="auto"/>
        </w:rPr>
        <w:t>7</w:t>
      </w:r>
      <w:r w:rsidR="000E2513" w:rsidRPr="008D1EAA">
        <w:rPr>
          <w:b/>
          <w:bCs/>
          <w:i w:val="0"/>
          <w:iCs w:val="0"/>
          <w:noProof/>
          <w:color w:val="auto"/>
        </w:rPr>
        <w:fldChar w:fldCharType="end"/>
      </w:r>
      <w:bookmarkEnd w:id="357"/>
      <w:r w:rsidRPr="008D1EAA">
        <w:rPr>
          <w:b/>
          <w:bCs/>
          <w:i w:val="0"/>
          <w:iCs w:val="0"/>
          <w:color w:val="auto"/>
        </w:rPr>
        <w:t>: Updated Probability score of operators</w:t>
      </w:r>
      <w:bookmarkEnd w:id="3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2070"/>
      </w:tblGrid>
      <w:tr w:rsidR="00C411E4" w:rsidRPr="00A802F5" w14:paraId="4104047E" w14:textId="77777777" w:rsidTr="008D1EAA">
        <w:trPr>
          <w:jc w:val="center"/>
        </w:trPr>
        <w:tc>
          <w:tcPr>
            <w:tcW w:w="1620" w:type="dxa"/>
          </w:tcPr>
          <w:p w14:paraId="39B2BE3E" w14:textId="77777777" w:rsidR="00C411E4" w:rsidRPr="008D1EA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b/>
                <w:bCs/>
                <w:sz w:val="24"/>
                <w:szCs w:val="24"/>
              </w:rPr>
            </w:pPr>
            <w:r w:rsidRPr="008D1EAA">
              <w:rPr>
                <w:rFonts w:asciiTheme="majorBidi" w:hAnsiTheme="majorBidi" w:cstheme="majorBidi"/>
                <w:b/>
                <w:bCs/>
                <w:sz w:val="24"/>
                <w:szCs w:val="24"/>
              </w:rPr>
              <w:t>Operators</w:t>
            </w:r>
          </w:p>
        </w:tc>
        <w:tc>
          <w:tcPr>
            <w:tcW w:w="2070" w:type="dxa"/>
          </w:tcPr>
          <w:p w14:paraId="193929C4" w14:textId="77777777" w:rsidR="00C411E4" w:rsidRPr="008D1EA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b/>
                <w:bCs/>
                <w:sz w:val="24"/>
                <w:szCs w:val="24"/>
              </w:rPr>
            </w:pPr>
            <w:r w:rsidRPr="008D1EAA">
              <w:rPr>
                <w:rFonts w:asciiTheme="majorBidi" w:hAnsiTheme="majorBidi" w:cstheme="majorBidi"/>
                <w:b/>
                <w:bCs/>
                <w:sz w:val="24"/>
                <w:szCs w:val="24"/>
              </w:rPr>
              <w:t>Probability (score)</w:t>
            </w:r>
          </w:p>
        </w:tc>
      </w:tr>
      <w:tr w:rsidR="00C411E4" w:rsidRPr="00A802F5" w14:paraId="03F0BAC2" w14:textId="77777777" w:rsidTr="008D1EAA">
        <w:trPr>
          <w:jc w:val="center"/>
        </w:trPr>
        <w:tc>
          <w:tcPr>
            <w:tcW w:w="1620" w:type="dxa"/>
          </w:tcPr>
          <w:p w14:paraId="522D29C4" w14:textId="77777777" w:rsidR="00C411E4" w:rsidRPr="008D1EA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4"/>
                <w:szCs w:val="24"/>
              </w:rPr>
            </w:pPr>
            <w:r w:rsidRPr="008D1EAA">
              <w:rPr>
                <w:rFonts w:asciiTheme="majorBidi" w:hAnsiTheme="majorBidi" w:cstheme="majorBidi"/>
                <w:sz w:val="24"/>
                <w:szCs w:val="24"/>
              </w:rPr>
              <w:t>OP</w:t>
            </w:r>
            <w:r w:rsidRPr="008D1EAA">
              <w:rPr>
                <w:rFonts w:asciiTheme="majorBidi" w:hAnsiTheme="majorBidi" w:cstheme="majorBidi"/>
                <w:sz w:val="24"/>
                <w:szCs w:val="24"/>
                <w:vertAlign w:val="subscript"/>
              </w:rPr>
              <w:t>1</w:t>
            </w:r>
          </w:p>
          <w:p w14:paraId="29A835CC" w14:textId="77777777" w:rsidR="00C411E4" w:rsidRPr="008D1EA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4"/>
                <w:szCs w:val="24"/>
              </w:rPr>
            </w:pPr>
            <w:r w:rsidRPr="008D1EAA">
              <w:rPr>
                <w:rFonts w:asciiTheme="majorBidi" w:hAnsiTheme="majorBidi" w:cstheme="majorBidi"/>
                <w:sz w:val="24"/>
                <w:szCs w:val="24"/>
              </w:rPr>
              <w:t>OP</w:t>
            </w:r>
            <w:r w:rsidRPr="008D1EAA">
              <w:rPr>
                <w:rFonts w:asciiTheme="majorBidi" w:hAnsiTheme="majorBidi" w:cstheme="majorBidi"/>
                <w:sz w:val="24"/>
                <w:szCs w:val="24"/>
                <w:vertAlign w:val="subscript"/>
              </w:rPr>
              <w:t>2</w:t>
            </w:r>
          </w:p>
          <w:p w14:paraId="352494AC" w14:textId="77777777" w:rsidR="00C411E4" w:rsidRPr="008D1EA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4"/>
                <w:szCs w:val="24"/>
              </w:rPr>
            </w:pPr>
            <w:r w:rsidRPr="008D1EAA">
              <w:rPr>
                <w:rFonts w:asciiTheme="majorBidi" w:hAnsiTheme="majorBidi" w:cstheme="majorBidi"/>
                <w:sz w:val="24"/>
                <w:szCs w:val="24"/>
              </w:rPr>
              <w:t>OP</w:t>
            </w:r>
            <w:r w:rsidRPr="008D1EAA">
              <w:rPr>
                <w:rFonts w:asciiTheme="majorBidi" w:hAnsiTheme="majorBidi" w:cstheme="majorBidi"/>
                <w:sz w:val="24"/>
                <w:szCs w:val="24"/>
                <w:vertAlign w:val="subscript"/>
              </w:rPr>
              <w:t>3</w:t>
            </w:r>
          </w:p>
          <w:p w14:paraId="576861DA" w14:textId="77777777" w:rsidR="00C411E4" w:rsidRPr="008D1EA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4"/>
                <w:szCs w:val="24"/>
              </w:rPr>
            </w:pPr>
            <w:r w:rsidRPr="008D1EAA">
              <w:rPr>
                <w:rFonts w:asciiTheme="majorBidi" w:hAnsiTheme="majorBidi" w:cstheme="majorBidi"/>
                <w:sz w:val="24"/>
                <w:szCs w:val="24"/>
              </w:rPr>
              <w:t>…</w:t>
            </w:r>
          </w:p>
          <w:p w14:paraId="5A7EBA17" w14:textId="77777777" w:rsidR="00C411E4" w:rsidRPr="008D1EA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4"/>
                <w:szCs w:val="24"/>
              </w:rPr>
            </w:pPr>
            <w:r w:rsidRPr="008D1EAA">
              <w:rPr>
                <w:rFonts w:asciiTheme="majorBidi" w:hAnsiTheme="majorBidi" w:cstheme="majorBidi"/>
                <w:sz w:val="24"/>
                <w:szCs w:val="24"/>
              </w:rPr>
              <w:t>OP</w:t>
            </w:r>
            <w:r w:rsidRPr="008D1EAA">
              <w:rPr>
                <w:rFonts w:asciiTheme="majorBidi" w:hAnsiTheme="majorBidi" w:cstheme="majorBidi"/>
                <w:i/>
                <w:iCs/>
                <w:sz w:val="24"/>
                <w:szCs w:val="24"/>
                <w:vertAlign w:val="subscript"/>
              </w:rPr>
              <w:t>N</w:t>
            </w:r>
          </w:p>
        </w:tc>
        <w:tc>
          <w:tcPr>
            <w:tcW w:w="2070" w:type="dxa"/>
          </w:tcPr>
          <w:p w14:paraId="4AB5F2A6" w14:textId="77777777" w:rsidR="00C411E4" w:rsidRPr="008D1EA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4"/>
                <w:szCs w:val="24"/>
              </w:rPr>
            </w:pPr>
            <w:r w:rsidRPr="008D1EAA">
              <w:rPr>
                <w:rFonts w:asciiTheme="majorBidi" w:hAnsiTheme="majorBidi" w:cstheme="majorBidi"/>
                <w:sz w:val="24"/>
                <w:szCs w:val="24"/>
              </w:rPr>
              <w:t>P</w:t>
            </w:r>
            <w:r w:rsidRPr="008D1EAA">
              <w:rPr>
                <w:rFonts w:asciiTheme="majorBidi" w:hAnsiTheme="majorBidi" w:cstheme="majorBidi"/>
                <w:sz w:val="24"/>
                <w:szCs w:val="24"/>
                <w:vertAlign w:val="subscript"/>
              </w:rPr>
              <w:t>1</w:t>
            </w:r>
          </w:p>
          <w:p w14:paraId="412AB288" w14:textId="77777777" w:rsidR="00C411E4" w:rsidRPr="008D1EA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4"/>
                <w:szCs w:val="24"/>
              </w:rPr>
            </w:pPr>
            <w:r w:rsidRPr="008D1EAA">
              <w:rPr>
                <w:rFonts w:asciiTheme="majorBidi" w:hAnsiTheme="majorBidi" w:cstheme="majorBidi"/>
                <w:sz w:val="24"/>
                <w:szCs w:val="24"/>
              </w:rPr>
              <w:t>P</w:t>
            </w:r>
            <w:r w:rsidRPr="008D1EAA">
              <w:rPr>
                <w:rFonts w:asciiTheme="majorBidi" w:hAnsiTheme="majorBidi" w:cstheme="majorBidi"/>
                <w:sz w:val="24"/>
                <w:szCs w:val="24"/>
                <w:vertAlign w:val="subscript"/>
              </w:rPr>
              <w:t>2</w:t>
            </w:r>
          </w:p>
          <w:p w14:paraId="1E0FD849" w14:textId="77777777" w:rsidR="00C411E4" w:rsidRPr="008D1EA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4"/>
                <w:szCs w:val="24"/>
              </w:rPr>
            </w:pPr>
            <w:r w:rsidRPr="008D1EAA">
              <w:rPr>
                <w:rFonts w:asciiTheme="majorBidi" w:hAnsiTheme="majorBidi" w:cstheme="majorBidi"/>
                <w:sz w:val="24"/>
                <w:szCs w:val="24"/>
              </w:rPr>
              <w:t>P</w:t>
            </w:r>
            <w:r w:rsidRPr="008D1EAA">
              <w:rPr>
                <w:rFonts w:asciiTheme="majorBidi" w:hAnsiTheme="majorBidi" w:cstheme="majorBidi"/>
                <w:sz w:val="24"/>
                <w:szCs w:val="24"/>
                <w:vertAlign w:val="subscript"/>
              </w:rPr>
              <w:t>3</w:t>
            </w:r>
          </w:p>
          <w:p w14:paraId="60E929EE" w14:textId="77777777" w:rsidR="00C411E4" w:rsidRPr="008D1EA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4"/>
                <w:szCs w:val="24"/>
              </w:rPr>
            </w:pPr>
            <w:r w:rsidRPr="008D1EAA">
              <w:rPr>
                <w:rFonts w:asciiTheme="majorBidi" w:hAnsiTheme="majorBidi" w:cstheme="majorBidi"/>
                <w:sz w:val="24"/>
                <w:szCs w:val="24"/>
              </w:rPr>
              <w:t>…</w:t>
            </w:r>
          </w:p>
          <w:p w14:paraId="6BFA7F40" w14:textId="77777777" w:rsidR="00C411E4" w:rsidRPr="008D1EA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4"/>
                <w:szCs w:val="24"/>
              </w:rPr>
            </w:pPr>
            <w:r w:rsidRPr="008D1EAA">
              <w:rPr>
                <w:rFonts w:asciiTheme="majorBidi" w:hAnsiTheme="majorBidi" w:cstheme="majorBidi"/>
                <w:sz w:val="24"/>
                <w:szCs w:val="24"/>
              </w:rPr>
              <w:t>P</w:t>
            </w:r>
            <w:r w:rsidRPr="008D1EAA">
              <w:rPr>
                <w:rFonts w:asciiTheme="majorBidi" w:hAnsiTheme="majorBidi" w:cstheme="majorBidi"/>
                <w:i/>
                <w:iCs/>
                <w:sz w:val="24"/>
                <w:szCs w:val="24"/>
                <w:vertAlign w:val="subscript"/>
              </w:rPr>
              <w:t>N</w:t>
            </w:r>
          </w:p>
        </w:tc>
      </w:tr>
    </w:tbl>
    <w:p w14:paraId="4539455F"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41271D63"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To compute the updated probability of each mutation operator, there is need to know the number of mutants by the operator and the number of mutants that are difficult to kill. For example:</w:t>
      </w:r>
    </w:p>
    <w:p w14:paraId="149F2A92"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In each iteration 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930"/>
        <w:gridCol w:w="895"/>
      </w:tblGrid>
      <w:tr w:rsidR="00C411E4" w14:paraId="6B8CB8C4" w14:textId="77777777" w:rsidTr="003513D4">
        <w:tc>
          <w:tcPr>
            <w:tcW w:w="805" w:type="dxa"/>
            <w:vAlign w:val="center"/>
          </w:tcPr>
          <w:p w14:paraId="3930E115"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p>
        </w:tc>
        <w:tc>
          <w:tcPr>
            <w:tcW w:w="6930" w:type="dxa"/>
            <w:vAlign w:val="center"/>
          </w:tcPr>
          <w:p w14:paraId="2337A564"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m:oMathPara>
              <m:oMath>
                <m:r>
                  <w:rPr>
                    <w:rFonts w:ascii="Cambria Math" w:hAnsi="Cambria Math" w:cstheme="majorBidi"/>
                    <w:sz w:val="24"/>
                    <w:szCs w:val="24"/>
                  </w:rPr>
                  <m:t>increment=2*</m:t>
                </m:r>
                <m:f>
                  <m:fPr>
                    <m:ctrlPr>
                      <w:rPr>
                        <w:rFonts w:ascii="Cambria Math" w:hAnsi="Cambria Math" w:cstheme="majorBidi"/>
                        <w:i/>
                        <w:sz w:val="24"/>
                        <w:szCs w:val="24"/>
                      </w:rPr>
                    </m:ctrlPr>
                  </m:fPr>
                  <m:num>
                    <m:r>
                      <w:rPr>
                        <w:rFonts w:ascii="Cambria Math" w:hAnsi="Cambria Math" w:cstheme="majorBidi"/>
                        <w:sz w:val="24"/>
                        <w:szCs w:val="24"/>
                      </w:rPr>
                      <m:t>nMutSamp-nKilled</m:t>
                    </m:r>
                  </m:num>
                  <m:den>
                    <m:r>
                      <w:rPr>
                        <w:rFonts w:ascii="Cambria Math" w:hAnsi="Cambria Math" w:cstheme="majorBidi"/>
                        <w:sz w:val="24"/>
                        <w:szCs w:val="24"/>
                      </w:rPr>
                      <m:t>nMutSamp</m:t>
                    </m:r>
                  </m:den>
                </m:f>
                <m:r>
                  <w:rPr>
                    <w:rFonts w:ascii="Cambria Math" w:hAnsi="Cambria Math" w:cstheme="majorBidi"/>
                    <w:sz w:val="24"/>
                    <w:szCs w:val="24"/>
                  </w:rPr>
                  <m:t>-1   ∈</m:t>
                </m:r>
                <m:d>
                  <m:dPr>
                    <m:begChr m:val="["/>
                    <m:endChr m:val="]"/>
                    <m:ctrlPr>
                      <w:rPr>
                        <w:rFonts w:ascii="Cambria Math" w:hAnsi="Cambria Math" w:cstheme="majorBidi"/>
                        <w:i/>
                        <w:sz w:val="24"/>
                        <w:szCs w:val="24"/>
                      </w:rPr>
                    </m:ctrlPr>
                  </m:dPr>
                  <m:e>
                    <m:r>
                      <w:rPr>
                        <w:rFonts w:ascii="Cambria Math" w:hAnsi="Cambria Math" w:cstheme="majorBidi"/>
                        <w:sz w:val="24"/>
                        <w:szCs w:val="24"/>
                      </w:rPr>
                      <m:t>-1.1</m:t>
                    </m:r>
                  </m:e>
                </m:d>
              </m:oMath>
            </m:oMathPara>
          </w:p>
        </w:tc>
        <w:tc>
          <w:tcPr>
            <w:tcW w:w="895" w:type="dxa"/>
            <w:vAlign w:val="center"/>
          </w:tcPr>
          <w:p w14:paraId="28D0C11A" w14:textId="4DA11754"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r>
              <w:rPr>
                <w:rFonts w:asciiTheme="majorBidi" w:hAnsiTheme="majorBidi" w:cstheme="majorBidi"/>
                <w:sz w:val="24"/>
                <w:szCs w:val="24"/>
              </w:rPr>
              <w:t>(</w:t>
            </w:r>
            <w:r>
              <w:rPr>
                <w:rFonts w:asciiTheme="majorBidi" w:hAnsiTheme="majorBidi" w:cstheme="majorBidi"/>
                <w:sz w:val="24"/>
                <w:szCs w:val="24"/>
              </w:rPr>
              <w:fldChar w:fldCharType="begin"/>
            </w:r>
            <w:r>
              <w:rPr>
                <w:rFonts w:asciiTheme="majorBidi" w:hAnsiTheme="majorBidi" w:cstheme="majorBidi"/>
                <w:sz w:val="24"/>
                <w:szCs w:val="24"/>
              </w:rPr>
              <w:instrText xml:space="preserve"> SEQ Eq \* MERGEFORMAT </w:instrText>
            </w:r>
            <w:r>
              <w:rPr>
                <w:rFonts w:asciiTheme="majorBidi" w:hAnsiTheme="majorBidi" w:cstheme="majorBidi"/>
                <w:sz w:val="24"/>
                <w:szCs w:val="24"/>
              </w:rPr>
              <w:fldChar w:fldCharType="separate"/>
            </w:r>
            <w:r w:rsidR="001101E6">
              <w:rPr>
                <w:rFonts w:asciiTheme="majorBidi" w:hAnsiTheme="majorBidi" w:cstheme="majorBidi"/>
                <w:noProof/>
                <w:sz w:val="24"/>
                <w:szCs w:val="24"/>
              </w:rPr>
              <w:t>3</w:t>
            </w:r>
            <w:r>
              <w:rPr>
                <w:rFonts w:asciiTheme="majorBidi" w:hAnsiTheme="majorBidi" w:cstheme="majorBidi"/>
                <w:sz w:val="24"/>
                <w:szCs w:val="24"/>
              </w:rPr>
              <w:fldChar w:fldCharType="end"/>
            </w:r>
            <w:r>
              <w:rPr>
                <w:rFonts w:asciiTheme="majorBidi" w:hAnsiTheme="majorBidi" w:cstheme="majorBidi"/>
                <w:sz w:val="24"/>
                <w:szCs w:val="24"/>
              </w:rPr>
              <w:t>)</w:t>
            </w:r>
          </w:p>
        </w:tc>
      </w:tr>
    </w:tbl>
    <w:p w14:paraId="10992B7F"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Where </w:t>
      </w:r>
      <w:r>
        <w:rPr>
          <w:rFonts w:asciiTheme="majorBidi" w:hAnsiTheme="majorBidi" w:cstheme="majorBidi"/>
          <w:sz w:val="24"/>
          <w:szCs w:val="24"/>
        </w:rPr>
        <w:tab/>
        <w:t>nMutSamp = Number of mutants generated by OPi at iteration i</w:t>
      </w:r>
    </w:p>
    <w:p w14:paraId="5F265704"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ab/>
        <w:t>nKilled = Number of killed mutants generated from OPi</w:t>
      </w:r>
    </w:p>
    <w:p w14:paraId="5CE510EA"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If no mutant is killed,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930"/>
        <w:gridCol w:w="895"/>
      </w:tblGrid>
      <w:tr w:rsidR="00C411E4" w14:paraId="7EF298D7" w14:textId="77777777" w:rsidTr="003513D4">
        <w:tc>
          <w:tcPr>
            <w:tcW w:w="805" w:type="dxa"/>
            <w:vAlign w:val="center"/>
          </w:tcPr>
          <w:p w14:paraId="5AC6C064"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r>
              <w:rPr>
                <w:rFonts w:asciiTheme="majorBidi" w:hAnsiTheme="majorBidi" w:cstheme="majorBidi"/>
                <w:sz w:val="24"/>
                <w:szCs w:val="24"/>
              </w:rPr>
              <w:t xml:space="preserve">Then </w:t>
            </w:r>
          </w:p>
        </w:tc>
        <w:tc>
          <w:tcPr>
            <w:tcW w:w="6930" w:type="dxa"/>
            <w:vAlign w:val="center"/>
          </w:tcPr>
          <w:p w14:paraId="15CF9EF0"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m:oMath>
              <m:f>
                <m:fPr>
                  <m:ctrlPr>
                    <w:rPr>
                      <w:rFonts w:ascii="Cambria Math" w:hAnsi="Cambria Math" w:cstheme="majorBidi"/>
                      <w:i/>
                      <w:sz w:val="24"/>
                      <w:szCs w:val="24"/>
                    </w:rPr>
                  </m:ctrlPr>
                </m:fPr>
                <m:num>
                  <m:r>
                    <w:rPr>
                      <w:rFonts w:ascii="Cambria Math" w:hAnsi="Cambria Math" w:cstheme="majorBidi"/>
                      <w:sz w:val="24"/>
                      <w:szCs w:val="24"/>
                    </w:rPr>
                    <m:t>nMutSamp-nKilled</m:t>
                  </m:r>
                </m:num>
                <m:den>
                  <m:r>
                    <w:rPr>
                      <w:rFonts w:ascii="Cambria Math" w:hAnsi="Cambria Math" w:cstheme="majorBidi"/>
                      <w:sz w:val="24"/>
                      <w:szCs w:val="24"/>
                    </w:rPr>
                    <m:t>nMutSamp</m:t>
                  </m:r>
                </m:den>
              </m:f>
              <m:r>
                <w:rPr>
                  <w:rFonts w:ascii="Cambria Math" w:hAnsi="Cambria Math" w:cstheme="majorBidi"/>
                  <w:sz w:val="24"/>
                  <w:szCs w:val="24"/>
                </w:rPr>
                <m:t>=1</m:t>
              </m:r>
            </m:oMath>
          </w:p>
        </w:tc>
        <w:tc>
          <w:tcPr>
            <w:tcW w:w="895" w:type="dxa"/>
            <w:vAlign w:val="center"/>
          </w:tcPr>
          <w:p w14:paraId="59111229" w14:textId="42E74552"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r>
              <w:rPr>
                <w:rFonts w:asciiTheme="majorBidi" w:hAnsiTheme="majorBidi" w:cstheme="majorBidi"/>
                <w:sz w:val="24"/>
                <w:szCs w:val="24"/>
              </w:rPr>
              <w:t>(</w:t>
            </w:r>
            <w:r>
              <w:rPr>
                <w:rFonts w:asciiTheme="majorBidi" w:hAnsiTheme="majorBidi" w:cstheme="majorBidi"/>
                <w:sz w:val="24"/>
                <w:szCs w:val="24"/>
              </w:rPr>
              <w:fldChar w:fldCharType="begin"/>
            </w:r>
            <w:r>
              <w:rPr>
                <w:rFonts w:asciiTheme="majorBidi" w:hAnsiTheme="majorBidi" w:cstheme="majorBidi"/>
                <w:sz w:val="24"/>
                <w:szCs w:val="24"/>
              </w:rPr>
              <w:instrText xml:space="preserve"> SEQ Eq \* MERGEFORMAT </w:instrText>
            </w:r>
            <w:r>
              <w:rPr>
                <w:rFonts w:asciiTheme="majorBidi" w:hAnsiTheme="majorBidi" w:cstheme="majorBidi"/>
                <w:sz w:val="24"/>
                <w:szCs w:val="24"/>
              </w:rPr>
              <w:fldChar w:fldCharType="separate"/>
            </w:r>
            <w:r w:rsidR="001101E6">
              <w:rPr>
                <w:rFonts w:asciiTheme="majorBidi" w:hAnsiTheme="majorBidi" w:cstheme="majorBidi"/>
                <w:noProof/>
                <w:sz w:val="24"/>
                <w:szCs w:val="24"/>
              </w:rPr>
              <w:t>4</w:t>
            </w:r>
            <w:r>
              <w:rPr>
                <w:rFonts w:asciiTheme="majorBidi" w:hAnsiTheme="majorBidi" w:cstheme="majorBidi"/>
                <w:sz w:val="24"/>
                <w:szCs w:val="24"/>
              </w:rPr>
              <w:fldChar w:fldCharType="end"/>
            </w:r>
            <w:r>
              <w:rPr>
                <w:rFonts w:asciiTheme="majorBidi" w:hAnsiTheme="majorBidi" w:cstheme="majorBidi"/>
                <w:sz w:val="24"/>
                <w:szCs w:val="24"/>
              </w:rPr>
              <w:t>)</w:t>
            </w:r>
          </w:p>
        </w:tc>
      </w:tr>
    </w:tbl>
    <w:p w14:paraId="3BDE6A2A"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5E9BA30D"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sym w:font="Symbol" w:char="F05C"/>
      </w:r>
      <w:r>
        <w:rPr>
          <w:rFonts w:asciiTheme="majorBidi" w:hAnsiTheme="majorBidi" w:cstheme="majorBidi"/>
          <w:sz w:val="24"/>
          <w:szCs w:val="24"/>
        </w:rPr>
        <w:t xml:space="preserve"> increment = (2 * 1) – 1 = 1 [Maximum value]</w:t>
      </w:r>
    </w:p>
    <w:p w14:paraId="13CB02BE"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But if all the mutants are killed,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930"/>
        <w:gridCol w:w="895"/>
      </w:tblGrid>
      <w:tr w:rsidR="00C411E4" w14:paraId="689DA604" w14:textId="77777777" w:rsidTr="003513D4">
        <w:tc>
          <w:tcPr>
            <w:tcW w:w="805" w:type="dxa"/>
            <w:vAlign w:val="center"/>
          </w:tcPr>
          <w:p w14:paraId="6E34DE68"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r>
              <w:rPr>
                <w:rFonts w:asciiTheme="majorBidi" w:hAnsiTheme="majorBidi" w:cstheme="majorBidi"/>
                <w:sz w:val="24"/>
                <w:szCs w:val="24"/>
              </w:rPr>
              <w:t xml:space="preserve">Then </w:t>
            </w:r>
          </w:p>
        </w:tc>
        <w:tc>
          <w:tcPr>
            <w:tcW w:w="6930" w:type="dxa"/>
            <w:vAlign w:val="center"/>
          </w:tcPr>
          <w:p w14:paraId="7D451C23"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m:oMath>
              <m:f>
                <m:fPr>
                  <m:ctrlPr>
                    <w:rPr>
                      <w:rFonts w:ascii="Cambria Math" w:hAnsi="Cambria Math" w:cstheme="majorBidi"/>
                      <w:i/>
                      <w:sz w:val="24"/>
                      <w:szCs w:val="24"/>
                    </w:rPr>
                  </m:ctrlPr>
                </m:fPr>
                <m:num>
                  <m:r>
                    <w:rPr>
                      <w:rFonts w:ascii="Cambria Math" w:hAnsi="Cambria Math" w:cstheme="majorBidi"/>
                      <w:sz w:val="24"/>
                      <w:szCs w:val="24"/>
                    </w:rPr>
                    <m:t>nMutSamp-nKilled</m:t>
                  </m:r>
                </m:num>
                <m:den>
                  <m:r>
                    <w:rPr>
                      <w:rFonts w:ascii="Cambria Math" w:hAnsi="Cambria Math" w:cstheme="majorBidi"/>
                      <w:sz w:val="24"/>
                      <w:szCs w:val="24"/>
                    </w:rPr>
                    <m:t>nMutSamp</m:t>
                  </m:r>
                </m:den>
              </m:f>
              <m:r>
                <w:rPr>
                  <w:rFonts w:ascii="Cambria Math" w:hAnsi="Cambria Math" w:cstheme="majorBidi"/>
                  <w:sz w:val="24"/>
                  <w:szCs w:val="24"/>
                </w:rPr>
                <m:t>=0</m:t>
              </m:r>
            </m:oMath>
          </w:p>
        </w:tc>
        <w:tc>
          <w:tcPr>
            <w:tcW w:w="895" w:type="dxa"/>
            <w:vAlign w:val="center"/>
          </w:tcPr>
          <w:p w14:paraId="5F555B55" w14:textId="6CAEB0CD"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r>
              <w:rPr>
                <w:rFonts w:asciiTheme="majorBidi" w:hAnsiTheme="majorBidi" w:cstheme="majorBidi"/>
                <w:sz w:val="24"/>
                <w:szCs w:val="24"/>
              </w:rPr>
              <w:t>(</w:t>
            </w:r>
            <w:r>
              <w:rPr>
                <w:rFonts w:asciiTheme="majorBidi" w:hAnsiTheme="majorBidi" w:cstheme="majorBidi"/>
                <w:sz w:val="24"/>
                <w:szCs w:val="24"/>
              </w:rPr>
              <w:fldChar w:fldCharType="begin"/>
            </w:r>
            <w:r>
              <w:rPr>
                <w:rFonts w:asciiTheme="majorBidi" w:hAnsiTheme="majorBidi" w:cstheme="majorBidi"/>
                <w:sz w:val="24"/>
                <w:szCs w:val="24"/>
              </w:rPr>
              <w:instrText xml:space="preserve"> SEQ Eq \* MERGEFORMAT </w:instrText>
            </w:r>
            <w:r>
              <w:rPr>
                <w:rFonts w:asciiTheme="majorBidi" w:hAnsiTheme="majorBidi" w:cstheme="majorBidi"/>
                <w:sz w:val="24"/>
                <w:szCs w:val="24"/>
              </w:rPr>
              <w:fldChar w:fldCharType="separate"/>
            </w:r>
            <w:r w:rsidR="001101E6">
              <w:rPr>
                <w:rFonts w:asciiTheme="majorBidi" w:hAnsiTheme="majorBidi" w:cstheme="majorBidi"/>
                <w:noProof/>
                <w:sz w:val="24"/>
                <w:szCs w:val="24"/>
              </w:rPr>
              <w:t>5</w:t>
            </w:r>
            <w:r>
              <w:rPr>
                <w:rFonts w:asciiTheme="majorBidi" w:hAnsiTheme="majorBidi" w:cstheme="majorBidi"/>
                <w:sz w:val="24"/>
                <w:szCs w:val="24"/>
              </w:rPr>
              <w:fldChar w:fldCharType="end"/>
            </w:r>
            <w:r>
              <w:rPr>
                <w:rFonts w:asciiTheme="majorBidi" w:hAnsiTheme="majorBidi" w:cstheme="majorBidi"/>
                <w:sz w:val="24"/>
                <w:szCs w:val="24"/>
              </w:rPr>
              <w:t>)</w:t>
            </w:r>
          </w:p>
        </w:tc>
      </w:tr>
    </w:tbl>
    <w:p w14:paraId="02F6D501"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sym w:font="Symbol" w:char="F05C"/>
      </w:r>
      <w:r>
        <w:rPr>
          <w:rFonts w:asciiTheme="majorBidi" w:hAnsiTheme="majorBidi" w:cstheme="majorBidi"/>
          <w:sz w:val="24"/>
          <w:szCs w:val="24"/>
        </w:rPr>
        <w:t xml:space="preserve"> increment = (2 * 0) – 1 = -1 [Minimum value]</w:t>
      </w:r>
    </w:p>
    <w:p w14:paraId="525629E8"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This means that any value of increment would be [-1,1].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930"/>
        <w:gridCol w:w="895"/>
      </w:tblGrid>
      <w:tr w:rsidR="00C411E4" w14:paraId="5D39B444" w14:textId="77777777" w:rsidTr="003513D4">
        <w:tc>
          <w:tcPr>
            <w:tcW w:w="805" w:type="dxa"/>
            <w:vAlign w:val="center"/>
          </w:tcPr>
          <w:p w14:paraId="4E927902"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p>
        </w:tc>
        <w:tc>
          <w:tcPr>
            <w:tcW w:w="6930" w:type="dxa"/>
            <w:vAlign w:val="center"/>
          </w:tcPr>
          <w:p w14:paraId="64391665"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                Probability Score = </w:t>
            </w:r>
            <m:oMath>
              <m:d>
                <m:dPr>
                  <m:begChr m:val="{"/>
                  <m:endChr m:val=""/>
                  <m:ctrlPr>
                    <w:rPr>
                      <w:rFonts w:ascii="Cambria Math" w:hAnsi="Cambria Math" w:cstheme="majorBidi"/>
                      <w:i/>
                      <w:sz w:val="24"/>
                      <w:szCs w:val="24"/>
                    </w:rPr>
                  </m:ctrlPr>
                </m:dPr>
                <m:e>
                  <m:eqArr>
                    <m:eqArrPr>
                      <m:ctrlPr>
                        <w:rPr>
                          <w:rFonts w:ascii="Cambria Math" w:hAnsi="Cambria Math" w:cstheme="majorBidi"/>
                          <w:i/>
                          <w:sz w:val="24"/>
                          <w:szCs w:val="24"/>
                        </w:rPr>
                      </m:ctrlPr>
                    </m:eqArrPr>
                    <m:e>
                      <m:r>
                        <w:rPr>
                          <w:rFonts w:ascii="Cambria Math" w:hAnsi="Cambria Math" w:cstheme="majorBidi"/>
                          <w:sz w:val="24"/>
                          <w:szCs w:val="24"/>
                        </w:rPr>
                        <m:t>C.  ⋕Iteration=1</m:t>
                      </m:r>
                    </m:e>
                    <m:e>
                      <m:ctrlPr>
                        <w:rPr>
                          <w:rFonts w:ascii="Cambria Math" w:eastAsia="Cambria Math" w:hAnsi="Cambria Math" w:cs="Cambria Math"/>
                          <w:i/>
                          <w:sz w:val="24"/>
                          <w:szCs w:val="24"/>
                        </w:rPr>
                      </m:ctrlPr>
                    </m:e>
                    <m:e>
                      <m:r>
                        <w:rPr>
                          <w:rFonts w:ascii="Cambria Math" w:eastAsia="Cambria Math" w:hAnsi="Cambria Math" w:cs="Cambria Math"/>
                          <w:sz w:val="24"/>
                          <w:szCs w:val="24"/>
                        </w:rPr>
                        <m:t>P.  ⋕Iteration&gt;1</m:t>
                      </m:r>
                    </m:e>
                  </m:eqArr>
                </m:e>
              </m:d>
            </m:oMath>
          </w:p>
        </w:tc>
        <w:tc>
          <w:tcPr>
            <w:tcW w:w="895" w:type="dxa"/>
            <w:vAlign w:val="center"/>
          </w:tcPr>
          <w:p w14:paraId="7D1D0445" w14:textId="0F5D810E"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r>
              <w:rPr>
                <w:rFonts w:asciiTheme="majorBidi" w:hAnsiTheme="majorBidi" w:cstheme="majorBidi"/>
                <w:sz w:val="24"/>
                <w:szCs w:val="24"/>
              </w:rPr>
              <w:t>(</w:t>
            </w:r>
            <w:r>
              <w:rPr>
                <w:rFonts w:asciiTheme="majorBidi" w:hAnsiTheme="majorBidi" w:cstheme="majorBidi"/>
                <w:sz w:val="24"/>
                <w:szCs w:val="24"/>
              </w:rPr>
              <w:fldChar w:fldCharType="begin"/>
            </w:r>
            <w:r>
              <w:rPr>
                <w:rFonts w:asciiTheme="majorBidi" w:hAnsiTheme="majorBidi" w:cstheme="majorBidi"/>
                <w:sz w:val="24"/>
                <w:szCs w:val="24"/>
              </w:rPr>
              <w:instrText xml:space="preserve"> SEQ Eq \* MERGEFORMAT </w:instrText>
            </w:r>
            <w:r>
              <w:rPr>
                <w:rFonts w:asciiTheme="majorBidi" w:hAnsiTheme="majorBidi" w:cstheme="majorBidi"/>
                <w:sz w:val="24"/>
                <w:szCs w:val="24"/>
              </w:rPr>
              <w:fldChar w:fldCharType="separate"/>
            </w:r>
            <w:r w:rsidR="001101E6">
              <w:rPr>
                <w:rFonts w:asciiTheme="majorBidi" w:hAnsiTheme="majorBidi" w:cstheme="majorBidi"/>
                <w:noProof/>
                <w:sz w:val="24"/>
                <w:szCs w:val="24"/>
              </w:rPr>
              <w:t>6</w:t>
            </w:r>
            <w:r>
              <w:rPr>
                <w:rFonts w:asciiTheme="majorBidi" w:hAnsiTheme="majorBidi" w:cstheme="majorBidi"/>
                <w:sz w:val="24"/>
                <w:szCs w:val="24"/>
              </w:rPr>
              <w:fldChar w:fldCharType="end"/>
            </w:r>
            <w:r>
              <w:rPr>
                <w:rFonts w:asciiTheme="majorBidi" w:hAnsiTheme="majorBidi" w:cstheme="majorBidi"/>
                <w:sz w:val="24"/>
                <w:szCs w:val="24"/>
              </w:rPr>
              <w:t>)</w:t>
            </w:r>
          </w:p>
        </w:tc>
      </w:tr>
    </w:tbl>
    <w:p w14:paraId="09C56F72"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So if the number of iteration/generation is 1, i.e. MaxIt=1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930"/>
        <w:gridCol w:w="895"/>
      </w:tblGrid>
      <w:tr w:rsidR="00C411E4" w14:paraId="786A7379" w14:textId="77777777" w:rsidTr="003513D4">
        <w:tc>
          <w:tcPr>
            <w:tcW w:w="805" w:type="dxa"/>
            <w:vAlign w:val="center"/>
          </w:tcPr>
          <w:p w14:paraId="76511A9D"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p>
        </w:tc>
        <w:tc>
          <w:tcPr>
            <w:tcW w:w="6930" w:type="dxa"/>
            <w:vAlign w:val="center"/>
          </w:tcPr>
          <w:p w14:paraId="2076EDB3"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m:oMathPara>
              <m:oMath>
                <m:r>
                  <w:rPr>
                    <w:rFonts w:ascii="Cambria Math" w:hAnsi="Cambria Math" w:cstheme="majorBidi"/>
                    <w:sz w:val="24"/>
                    <w:szCs w:val="24"/>
                  </w:rPr>
                  <m:t xml:space="preserve">P=C+ </m:t>
                </m:r>
                <m:f>
                  <m:fPr>
                    <m:ctrlPr>
                      <w:rPr>
                        <w:rFonts w:ascii="Cambria Math" w:hAnsi="Cambria Math" w:cstheme="majorBidi"/>
                        <w:i/>
                        <w:sz w:val="24"/>
                        <w:szCs w:val="24"/>
                      </w:rPr>
                    </m:ctrlPr>
                  </m:fPr>
                  <m:num>
                    <m:r>
                      <w:rPr>
                        <w:rFonts w:ascii="Cambria Math" w:hAnsi="Cambria Math" w:cstheme="majorBidi"/>
                        <w:sz w:val="24"/>
                        <w:szCs w:val="24"/>
                      </w:rPr>
                      <m:t>increment</m:t>
                    </m:r>
                  </m:num>
                  <m:den>
                    <m:r>
                      <w:rPr>
                        <w:rFonts w:ascii="Cambria Math" w:hAnsi="Cambria Math" w:cstheme="majorBidi"/>
                        <w:sz w:val="24"/>
                        <w:szCs w:val="24"/>
                      </w:rPr>
                      <m:t>totalMutant</m:t>
                    </m:r>
                  </m:den>
                </m:f>
              </m:oMath>
            </m:oMathPara>
          </w:p>
        </w:tc>
        <w:tc>
          <w:tcPr>
            <w:tcW w:w="895" w:type="dxa"/>
            <w:vAlign w:val="center"/>
          </w:tcPr>
          <w:p w14:paraId="0D89BED4" w14:textId="77DC7D3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r>
              <w:rPr>
                <w:rFonts w:asciiTheme="majorBidi" w:hAnsiTheme="majorBidi" w:cstheme="majorBidi"/>
                <w:sz w:val="24"/>
                <w:szCs w:val="24"/>
              </w:rPr>
              <w:t>(</w:t>
            </w:r>
            <w:r>
              <w:rPr>
                <w:rFonts w:asciiTheme="majorBidi" w:hAnsiTheme="majorBidi" w:cstheme="majorBidi"/>
                <w:sz w:val="24"/>
                <w:szCs w:val="24"/>
              </w:rPr>
              <w:fldChar w:fldCharType="begin"/>
            </w:r>
            <w:r>
              <w:rPr>
                <w:rFonts w:asciiTheme="majorBidi" w:hAnsiTheme="majorBidi" w:cstheme="majorBidi"/>
                <w:sz w:val="24"/>
                <w:szCs w:val="24"/>
              </w:rPr>
              <w:instrText xml:space="preserve"> SEQ Eq \* MERGEFORMAT </w:instrText>
            </w:r>
            <w:r>
              <w:rPr>
                <w:rFonts w:asciiTheme="majorBidi" w:hAnsiTheme="majorBidi" w:cstheme="majorBidi"/>
                <w:sz w:val="24"/>
                <w:szCs w:val="24"/>
              </w:rPr>
              <w:fldChar w:fldCharType="separate"/>
            </w:r>
            <w:r w:rsidR="001101E6">
              <w:rPr>
                <w:rFonts w:asciiTheme="majorBidi" w:hAnsiTheme="majorBidi" w:cstheme="majorBidi"/>
                <w:noProof/>
                <w:sz w:val="24"/>
                <w:szCs w:val="24"/>
              </w:rPr>
              <w:t>7</w:t>
            </w:r>
            <w:r>
              <w:rPr>
                <w:rFonts w:asciiTheme="majorBidi" w:hAnsiTheme="majorBidi" w:cstheme="majorBidi"/>
                <w:sz w:val="24"/>
                <w:szCs w:val="24"/>
              </w:rPr>
              <w:fldChar w:fldCharType="end"/>
            </w:r>
            <w:r>
              <w:rPr>
                <w:rFonts w:asciiTheme="majorBidi" w:hAnsiTheme="majorBidi" w:cstheme="majorBidi"/>
                <w:sz w:val="24"/>
                <w:szCs w:val="24"/>
              </w:rPr>
              <w:t>)</w:t>
            </w:r>
          </w:p>
        </w:tc>
      </w:tr>
    </w:tbl>
    <w:p w14:paraId="26DCEC75"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046815F4"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But if the number of iteration, MaxIt=2,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930"/>
        <w:gridCol w:w="895"/>
      </w:tblGrid>
      <w:tr w:rsidR="00C411E4" w14:paraId="6E2C4336" w14:textId="77777777" w:rsidTr="003513D4">
        <w:tc>
          <w:tcPr>
            <w:tcW w:w="805" w:type="dxa"/>
            <w:vAlign w:val="center"/>
          </w:tcPr>
          <w:p w14:paraId="281EF620"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p>
        </w:tc>
        <w:tc>
          <w:tcPr>
            <w:tcW w:w="6930" w:type="dxa"/>
            <w:vAlign w:val="center"/>
          </w:tcPr>
          <w:p w14:paraId="46D50437"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m:oMathPara>
              <m:oMath>
                <m:r>
                  <w:rPr>
                    <w:rFonts w:ascii="Cambria Math" w:hAnsi="Cambria Math" w:cstheme="majorBidi"/>
                    <w:sz w:val="24"/>
                    <w:szCs w:val="24"/>
                  </w:rPr>
                  <m:t xml:space="preserve">P=C+ </m:t>
                </m:r>
                <m:f>
                  <m:fPr>
                    <m:ctrlPr>
                      <w:rPr>
                        <w:rFonts w:ascii="Cambria Math" w:hAnsi="Cambria Math" w:cstheme="majorBidi"/>
                        <w:i/>
                        <w:sz w:val="24"/>
                        <w:szCs w:val="24"/>
                      </w:rPr>
                    </m:ctrlPr>
                  </m:fPr>
                  <m:num>
                    <m:r>
                      <w:rPr>
                        <w:rFonts w:ascii="Cambria Math" w:hAnsi="Cambria Math" w:cstheme="majorBidi"/>
                        <w:sz w:val="24"/>
                        <w:szCs w:val="24"/>
                      </w:rPr>
                      <m:t>increment</m:t>
                    </m:r>
                  </m:num>
                  <m:den>
                    <m:r>
                      <w:rPr>
                        <w:rFonts w:ascii="Cambria Math" w:hAnsi="Cambria Math" w:cstheme="majorBidi"/>
                        <w:sz w:val="24"/>
                        <w:szCs w:val="24"/>
                      </w:rPr>
                      <m:t>2*totalMutant</m:t>
                    </m:r>
                  </m:den>
                </m:f>
              </m:oMath>
            </m:oMathPara>
          </w:p>
        </w:tc>
        <w:tc>
          <w:tcPr>
            <w:tcW w:w="895" w:type="dxa"/>
            <w:vAlign w:val="center"/>
          </w:tcPr>
          <w:p w14:paraId="750F7C9B" w14:textId="412CDED3"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r>
              <w:rPr>
                <w:rFonts w:asciiTheme="majorBidi" w:hAnsiTheme="majorBidi" w:cstheme="majorBidi"/>
                <w:sz w:val="24"/>
                <w:szCs w:val="24"/>
              </w:rPr>
              <w:t>(</w:t>
            </w:r>
            <w:r>
              <w:rPr>
                <w:rFonts w:asciiTheme="majorBidi" w:hAnsiTheme="majorBidi" w:cstheme="majorBidi"/>
                <w:sz w:val="24"/>
                <w:szCs w:val="24"/>
              </w:rPr>
              <w:fldChar w:fldCharType="begin"/>
            </w:r>
            <w:r>
              <w:rPr>
                <w:rFonts w:asciiTheme="majorBidi" w:hAnsiTheme="majorBidi" w:cstheme="majorBidi"/>
                <w:sz w:val="24"/>
                <w:szCs w:val="24"/>
              </w:rPr>
              <w:instrText xml:space="preserve"> SEQ Eq \* MERGEFORMAT </w:instrText>
            </w:r>
            <w:r>
              <w:rPr>
                <w:rFonts w:asciiTheme="majorBidi" w:hAnsiTheme="majorBidi" w:cstheme="majorBidi"/>
                <w:sz w:val="24"/>
                <w:szCs w:val="24"/>
              </w:rPr>
              <w:fldChar w:fldCharType="separate"/>
            </w:r>
            <w:r w:rsidR="001101E6">
              <w:rPr>
                <w:rFonts w:asciiTheme="majorBidi" w:hAnsiTheme="majorBidi" w:cstheme="majorBidi"/>
                <w:noProof/>
                <w:sz w:val="24"/>
                <w:szCs w:val="24"/>
              </w:rPr>
              <w:t>8</w:t>
            </w:r>
            <w:r>
              <w:rPr>
                <w:rFonts w:asciiTheme="majorBidi" w:hAnsiTheme="majorBidi" w:cstheme="majorBidi"/>
                <w:sz w:val="24"/>
                <w:szCs w:val="24"/>
              </w:rPr>
              <w:fldChar w:fldCharType="end"/>
            </w:r>
            <w:r>
              <w:rPr>
                <w:rFonts w:asciiTheme="majorBidi" w:hAnsiTheme="majorBidi" w:cstheme="majorBidi"/>
                <w:sz w:val="24"/>
                <w:szCs w:val="24"/>
              </w:rPr>
              <w:t>)</w:t>
            </w:r>
          </w:p>
        </w:tc>
      </w:tr>
    </w:tbl>
    <w:p w14:paraId="331B6707"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3"/>
        <w:gridCol w:w="6557"/>
        <w:gridCol w:w="860"/>
      </w:tblGrid>
      <w:tr w:rsidR="00C411E4" w14:paraId="288517F9" w14:textId="77777777" w:rsidTr="003513D4">
        <w:tc>
          <w:tcPr>
            <w:tcW w:w="805" w:type="dxa"/>
            <w:vAlign w:val="center"/>
          </w:tcPr>
          <w:p w14:paraId="3D4C4D7C"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r>
              <w:rPr>
                <w:rFonts w:asciiTheme="majorBidi" w:hAnsiTheme="majorBidi" w:cstheme="majorBidi"/>
                <w:sz w:val="24"/>
                <w:szCs w:val="24"/>
              </w:rPr>
              <w:t xml:space="preserve">Generally,  </w:t>
            </w:r>
          </w:p>
        </w:tc>
        <w:tc>
          <w:tcPr>
            <w:tcW w:w="6930" w:type="dxa"/>
            <w:vAlign w:val="center"/>
          </w:tcPr>
          <w:p w14:paraId="33457500" w14:textId="77777777" w:rsidR="00C411E4" w:rsidRDefault="003A068B"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i-1</m:t>
                    </m:r>
                  </m:sub>
                </m:sSub>
                <m:r>
                  <w:rPr>
                    <w:rFonts w:ascii="Cambria Math" w:hAnsi="Cambria Math" w:cstheme="majorBidi"/>
                    <w:sz w:val="24"/>
                    <w:szCs w:val="24"/>
                  </w:rPr>
                  <m:t xml:space="preserve">+ </m:t>
                </m:r>
                <m:f>
                  <m:fPr>
                    <m:ctrlPr>
                      <w:rPr>
                        <w:rFonts w:ascii="Cambria Math" w:hAnsi="Cambria Math" w:cstheme="majorBidi"/>
                        <w:i/>
                        <w:sz w:val="24"/>
                        <w:szCs w:val="24"/>
                      </w:rPr>
                    </m:ctrlPr>
                  </m:fPr>
                  <m:num>
                    <m:r>
                      <w:rPr>
                        <w:rFonts w:ascii="Cambria Math" w:hAnsi="Cambria Math" w:cstheme="majorBidi"/>
                        <w:sz w:val="24"/>
                        <w:szCs w:val="24"/>
                      </w:rPr>
                      <m:t>increment</m:t>
                    </m:r>
                  </m:num>
                  <m:den>
                    <m:r>
                      <w:rPr>
                        <w:rFonts w:ascii="Cambria Math" w:hAnsi="Cambria Math" w:cstheme="majorBidi"/>
                        <w:sz w:val="24"/>
                        <w:szCs w:val="24"/>
                      </w:rPr>
                      <m:t>MaxIt*totalMutant</m:t>
                    </m:r>
                  </m:den>
                </m:f>
              </m:oMath>
            </m:oMathPara>
          </w:p>
        </w:tc>
        <w:tc>
          <w:tcPr>
            <w:tcW w:w="895" w:type="dxa"/>
            <w:vAlign w:val="center"/>
          </w:tcPr>
          <w:p w14:paraId="0AA64A82" w14:textId="7FC7D581"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r>
              <w:rPr>
                <w:rFonts w:asciiTheme="majorBidi" w:hAnsiTheme="majorBidi" w:cstheme="majorBidi"/>
                <w:sz w:val="24"/>
                <w:szCs w:val="24"/>
              </w:rPr>
              <w:t>(</w:t>
            </w:r>
            <w:r>
              <w:rPr>
                <w:rFonts w:asciiTheme="majorBidi" w:hAnsiTheme="majorBidi" w:cstheme="majorBidi"/>
                <w:sz w:val="24"/>
                <w:szCs w:val="24"/>
              </w:rPr>
              <w:fldChar w:fldCharType="begin"/>
            </w:r>
            <w:r>
              <w:rPr>
                <w:rFonts w:asciiTheme="majorBidi" w:hAnsiTheme="majorBidi" w:cstheme="majorBidi"/>
                <w:sz w:val="24"/>
                <w:szCs w:val="24"/>
              </w:rPr>
              <w:instrText xml:space="preserve"> SEQ Eq \* MERGEFORMAT </w:instrText>
            </w:r>
            <w:r>
              <w:rPr>
                <w:rFonts w:asciiTheme="majorBidi" w:hAnsiTheme="majorBidi" w:cstheme="majorBidi"/>
                <w:sz w:val="24"/>
                <w:szCs w:val="24"/>
              </w:rPr>
              <w:fldChar w:fldCharType="separate"/>
            </w:r>
            <w:r w:rsidR="001101E6">
              <w:rPr>
                <w:rFonts w:asciiTheme="majorBidi" w:hAnsiTheme="majorBidi" w:cstheme="majorBidi"/>
                <w:noProof/>
                <w:sz w:val="24"/>
                <w:szCs w:val="24"/>
              </w:rPr>
              <w:t>9</w:t>
            </w:r>
            <w:r>
              <w:rPr>
                <w:rFonts w:asciiTheme="majorBidi" w:hAnsiTheme="majorBidi" w:cstheme="majorBidi"/>
                <w:sz w:val="24"/>
                <w:szCs w:val="24"/>
              </w:rPr>
              <w:fldChar w:fldCharType="end"/>
            </w:r>
            <w:r>
              <w:rPr>
                <w:rFonts w:asciiTheme="majorBidi" w:hAnsiTheme="majorBidi" w:cstheme="majorBidi"/>
                <w:sz w:val="24"/>
                <w:szCs w:val="24"/>
              </w:rPr>
              <w:t>)</w:t>
            </w:r>
          </w:p>
        </w:tc>
      </w:tr>
    </w:tbl>
    <w:p w14:paraId="14F56E85"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269DAD99"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This would force the final probability of the mutation operator, P</w:t>
      </w:r>
      <w:r>
        <w:rPr>
          <w:rFonts w:asciiTheme="majorBidi" w:hAnsiTheme="majorBidi" w:cstheme="majorBidi"/>
          <w:sz w:val="24"/>
          <w:szCs w:val="24"/>
          <w:vertAlign w:val="subscript"/>
        </w:rPr>
        <w:t>op</w:t>
      </w:r>
      <w:r>
        <w:rPr>
          <w:rFonts w:asciiTheme="majorBidi" w:hAnsiTheme="majorBidi" w:cstheme="majorBidi"/>
          <w:sz w:val="24"/>
          <w:szCs w:val="24"/>
        </w:rPr>
        <w:t xml:space="preserve"> </w:t>
      </w:r>
      <w:r>
        <w:rPr>
          <w:rFonts w:asciiTheme="majorBidi" w:hAnsiTheme="majorBidi" w:cstheme="majorBidi"/>
          <w:sz w:val="24"/>
          <w:szCs w:val="24"/>
        </w:rPr>
        <w:sym w:font="Symbol" w:char="F0CE"/>
      </w:r>
      <w:r>
        <w:rPr>
          <w:rFonts w:asciiTheme="majorBidi" w:hAnsiTheme="majorBidi" w:cstheme="majorBidi"/>
          <w:sz w:val="24"/>
          <w:szCs w:val="24"/>
        </w:rPr>
        <w:t xml:space="preserve"> [0,1].</w:t>
      </w:r>
    </w:p>
    <w:p w14:paraId="0A1992CA"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If more than half of the mutant sample are killed, increment would be negative thereby decreasing the value of the next probability. In other hand, if less than half of the mutant sample are killed, increment would be positive thereby increasing the value of the next probability of the same mutation operator. This can be represented mathematically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930"/>
        <w:gridCol w:w="895"/>
      </w:tblGrid>
      <w:tr w:rsidR="00C411E4" w14:paraId="5BF29DB6" w14:textId="77777777" w:rsidTr="003513D4">
        <w:tc>
          <w:tcPr>
            <w:tcW w:w="805" w:type="dxa"/>
            <w:vAlign w:val="center"/>
          </w:tcPr>
          <w:p w14:paraId="1220F872"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p>
        </w:tc>
        <w:tc>
          <w:tcPr>
            <w:tcW w:w="6930" w:type="dxa"/>
            <w:vAlign w:val="center"/>
          </w:tcPr>
          <w:p w14:paraId="15E7F593"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m:oMathPara>
              <m:oMath>
                <m:r>
                  <w:rPr>
                    <w:rFonts w:ascii="Cambria Math" w:hAnsi="Cambria Math" w:cstheme="majorBidi"/>
                    <w:sz w:val="24"/>
                    <w:szCs w:val="24"/>
                  </w:rPr>
                  <m:t>0&lt;nKilled&lt;nMutSamp/2</m:t>
                </m:r>
              </m:oMath>
            </m:oMathPara>
          </w:p>
        </w:tc>
        <w:tc>
          <w:tcPr>
            <w:tcW w:w="895" w:type="dxa"/>
            <w:vAlign w:val="center"/>
          </w:tcPr>
          <w:p w14:paraId="7EC4B8CD" w14:textId="0B4E2803"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r>
              <w:rPr>
                <w:rFonts w:asciiTheme="majorBidi" w:hAnsiTheme="majorBidi" w:cstheme="majorBidi"/>
                <w:sz w:val="24"/>
                <w:szCs w:val="24"/>
              </w:rPr>
              <w:t>(</w:t>
            </w:r>
            <w:r>
              <w:rPr>
                <w:rFonts w:asciiTheme="majorBidi" w:hAnsiTheme="majorBidi" w:cstheme="majorBidi"/>
                <w:sz w:val="24"/>
                <w:szCs w:val="24"/>
              </w:rPr>
              <w:fldChar w:fldCharType="begin"/>
            </w:r>
            <w:r>
              <w:rPr>
                <w:rFonts w:asciiTheme="majorBidi" w:hAnsiTheme="majorBidi" w:cstheme="majorBidi"/>
                <w:sz w:val="24"/>
                <w:szCs w:val="24"/>
              </w:rPr>
              <w:instrText xml:space="preserve"> SEQ Eq \* MERGEFORMAT </w:instrText>
            </w:r>
            <w:r>
              <w:rPr>
                <w:rFonts w:asciiTheme="majorBidi" w:hAnsiTheme="majorBidi" w:cstheme="majorBidi"/>
                <w:sz w:val="24"/>
                <w:szCs w:val="24"/>
              </w:rPr>
              <w:fldChar w:fldCharType="separate"/>
            </w:r>
            <w:r w:rsidR="001101E6">
              <w:rPr>
                <w:rFonts w:asciiTheme="majorBidi" w:hAnsiTheme="majorBidi" w:cstheme="majorBidi"/>
                <w:noProof/>
                <w:sz w:val="24"/>
                <w:szCs w:val="24"/>
              </w:rPr>
              <w:t>10</w:t>
            </w:r>
            <w:r>
              <w:rPr>
                <w:rFonts w:asciiTheme="majorBidi" w:hAnsiTheme="majorBidi" w:cstheme="majorBidi"/>
                <w:sz w:val="24"/>
                <w:szCs w:val="24"/>
              </w:rPr>
              <w:fldChar w:fldCharType="end"/>
            </w:r>
            <w:r>
              <w:rPr>
                <w:rFonts w:asciiTheme="majorBidi" w:hAnsiTheme="majorBidi" w:cstheme="majorBidi"/>
                <w:sz w:val="24"/>
                <w:szCs w:val="24"/>
              </w:rPr>
              <w:t>)</w:t>
            </w:r>
          </w:p>
        </w:tc>
      </w:tr>
      <w:tr w:rsidR="00C411E4" w14:paraId="7250B957" w14:textId="77777777" w:rsidTr="003513D4">
        <w:tc>
          <w:tcPr>
            <w:tcW w:w="805" w:type="dxa"/>
            <w:vAlign w:val="center"/>
          </w:tcPr>
          <w:p w14:paraId="05993818"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p>
        </w:tc>
        <w:tc>
          <w:tcPr>
            <w:tcW w:w="6930" w:type="dxa"/>
            <w:vAlign w:val="center"/>
          </w:tcPr>
          <w:p w14:paraId="6209B68D"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m:oMathPara>
              <m:oMath>
                <m:r>
                  <w:rPr>
                    <w:rFonts w:ascii="Cambria Math" w:hAnsi="Cambria Math" w:cstheme="majorBidi"/>
                    <w:sz w:val="24"/>
                    <w:szCs w:val="24"/>
                  </w:rPr>
                  <m:t>nMutSample/2&lt;nKilled≤nMutSamp</m:t>
                </m:r>
              </m:oMath>
            </m:oMathPara>
          </w:p>
        </w:tc>
        <w:tc>
          <w:tcPr>
            <w:tcW w:w="895" w:type="dxa"/>
            <w:vAlign w:val="center"/>
          </w:tcPr>
          <w:p w14:paraId="29AD2427" w14:textId="4C4DBB0C"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r>
              <w:rPr>
                <w:rFonts w:asciiTheme="majorBidi" w:hAnsiTheme="majorBidi" w:cstheme="majorBidi"/>
                <w:sz w:val="24"/>
                <w:szCs w:val="24"/>
              </w:rPr>
              <w:t>(</w:t>
            </w:r>
            <w:r>
              <w:rPr>
                <w:rFonts w:asciiTheme="majorBidi" w:hAnsiTheme="majorBidi" w:cstheme="majorBidi"/>
                <w:sz w:val="24"/>
                <w:szCs w:val="24"/>
              </w:rPr>
              <w:fldChar w:fldCharType="begin"/>
            </w:r>
            <w:r>
              <w:rPr>
                <w:rFonts w:asciiTheme="majorBidi" w:hAnsiTheme="majorBidi" w:cstheme="majorBidi"/>
                <w:sz w:val="24"/>
                <w:szCs w:val="24"/>
              </w:rPr>
              <w:instrText xml:space="preserve"> SEQ Eq \* MERGEFORMAT </w:instrText>
            </w:r>
            <w:r>
              <w:rPr>
                <w:rFonts w:asciiTheme="majorBidi" w:hAnsiTheme="majorBidi" w:cstheme="majorBidi"/>
                <w:sz w:val="24"/>
                <w:szCs w:val="24"/>
              </w:rPr>
              <w:fldChar w:fldCharType="separate"/>
            </w:r>
            <w:r w:rsidR="001101E6">
              <w:rPr>
                <w:rFonts w:asciiTheme="majorBidi" w:hAnsiTheme="majorBidi" w:cstheme="majorBidi"/>
                <w:noProof/>
                <w:sz w:val="24"/>
                <w:szCs w:val="24"/>
              </w:rPr>
              <w:t>11</w:t>
            </w:r>
            <w:r>
              <w:rPr>
                <w:rFonts w:asciiTheme="majorBidi" w:hAnsiTheme="majorBidi" w:cstheme="majorBidi"/>
                <w:sz w:val="24"/>
                <w:szCs w:val="24"/>
              </w:rPr>
              <w:fldChar w:fldCharType="end"/>
            </w:r>
            <w:r>
              <w:rPr>
                <w:rFonts w:asciiTheme="majorBidi" w:hAnsiTheme="majorBidi" w:cstheme="majorBidi"/>
                <w:sz w:val="24"/>
                <w:szCs w:val="24"/>
              </w:rPr>
              <w:t>)</w:t>
            </w:r>
          </w:p>
        </w:tc>
      </w:tr>
    </w:tbl>
    <w:p w14:paraId="1DE34242"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If the two equations above are evaluated to TRUE, they would cause the values of increment to be positive and negative respectively.</w:t>
      </w:r>
    </w:p>
    <w:p w14:paraId="32719700"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In other words, we would ensure the 0 ≤ P</w:t>
      </w:r>
      <w:r>
        <w:rPr>
          <w:rFonts w:asciiTheme="majorBidi" w:hAnsiTheme="majorBidi" w:cstheme="majorBidi"/>
          <w:sz w:val="24"/>
          <w:szCs w:val="24"/>
          <w:vertAlign w:val="subscript"/>
        </w:rPr>
        <w:t>op</w:t>
      </w:r>
      <w:r>
        <w:rPr>
          <w:rFonts w:asciiTheme="majorBidi" w:hAnsiTheme="majorBidi" w:cstheme="majorBidi"/>
          <w:sz w:val="24"/>
          <w:szCs w:val="24"/>
        </w:rPr>
        <w:t xml:space="preserve"> ≤ 1</w:t>
      </w:r>
    </w:p>
    <w:p w14:paraId="4ABA973E"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probability score is summed and normalized to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930"/>
        <w:gridCol w:w="895"/>
      </w:tblGrid>
      <w:tr w:rsidR="00C411E4" w14:paraId="35BDE437" w14:textId="77777777" w:rsidTr="003513D4">
        <w:tc>
          <w:tcPr>
            <w:tcW w:w="805" w:type="dxa"/>
            <w:vAlign w:val="center"/>
          </w:tcPr>
          <w:p w14:paraId="734900DC"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p>
        </w:tc>
        <w:tc>
          <w:tcPr>
            <w:tcW w:w="6930" w:type="dxa"/>
            <w:vAlign w:val="center"/>
          </w:tcPr>
          <w:p w14:paraId="52B2E1DF" w14:textId="77777777" w:rsidR="00C411E4" w:rsidRPr="006437FD"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eastAsiaTheme="minorEastAsia" w:hAnsiTheme="majorBidi" w:cstheme="majorBidi"/>
                <w:i/>
                <w:sz w:val="24"/>
                <w:szCs w:val="24"/>
              </w:rPr>
            </w:pPr>
            <w:r>
              <w:rPr>
                <w:rFonts w:asciiTheme="majorBidi" w:hAnsiTheme="majorBidi" w:cstheme="majorBidi"/>
                <w:sz w:val="24"/>
                <w:szCs w:val="24"/>
              </w:rPr>
              <w:t>i.e.</w:t>
            </w:r>
            <m:oMath>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const</m:t>
                  </m:r>
                </m:den>
              </m:f>
              <m:nary>
                <m:naryPr>
                  <m:chr m:val="∑"/>
                  <m:limLoc m:val="undOvr"/>
                  <m:ctrlPr>
                    <w:rPr>
                      <w:rFonts w:ascii="Cambria Math" w:hAnsi="Cambria Math" w:cstheme="majorBidi"/>
                      <w:i/>
                      <w:sz w:val="24"/>
                      <w:szCs w:val="24"/>
                    </w:rPr>
                  </m:ctrlPr>
                </m:naryPr>
                <m:sub>
                  <m:r>
                    <w:rPr>
                      <w:rFonts w:ascii="Cambria Math" w:hAnsi="Cambria Math" w:cstheme="majorBidi"/>
                      <w:sz w:val="24"/>
                      <w:szCs w:val="24"/>
                    </w:rPr>
                    <m:t>i=1</m:t>
                  </m:r>
                </m:sub>
                <m:sup>
                  <m:r>
                    <w:rPr>
                      <w:rFonts w:ascii="Cambria Math" w:hAnsi="Cambria Math" w:cstheme="majorBidi"/>
                      <w:sz w:val="24"/>
                      <w:szCs w:val="24"/>
                    </w:rPr>
                    <m:t>nOp</m:t>
                  </m:r>
                </m:sup>
                <m:e>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e>
              </m:nary>
              <m:r>
                <w:rPr>
                  <w:rFonts w:ascii="Cambria Math" w:hAnsi="Cambria Math" w:cstheme="majorBidi"/>
                  <w:sz w:val="24"/>
                  <w:szCs w:val="24"/>
                </w:rPr>
                <m:t xml:space="preserve">=1 such that </m:t>
              </m:r>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norm</m:t>
                  </m:r>
                </m:sub>
              </m:sSub>
              <m:r>
                <w:rPr>
                  <w:rFonts w:ascii="Cambria Math" w:hAnsi="Cambria Math" w:cstheme="majorBidi"/>
                  <w:sz w:val="24"/>
                  <w:szCs w:val="24"/>
                </w:rPr>
                <m:t>=</m:t>
              </m:r>
              <m:f>
                <m:fPr>
                  <m:ctrlPr>
                    <w:rPr>
                      <w:rFonts w:ascii="Cambria Math" w:hAnsi="Cambria Math" w:cstheme="majorBidi"/>
                      <w:i/>
                      <w:sz w:val="24"/>
                      <w:szCs w:val="24"/>
                    </w:rPr>
                  </m:ctrlPr>
                </m:fPr>
                <m:num>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num>
                <m:den>
                  <m:nary>
                    <m:naryPr>
                      <m:chr m:val="∑"/>
                      <m:limLoc m:val="undOvr"/>
                      <m:ctrlPr>
                        <w:rPr>
                          <w:rFonts w:ascii="Cambria Math" w:hAnsi="Cambria Math" w:cstheme="majorBidi"/>
                          <w:i/>
                          <w:sz w:val="24"/>
                          <w:szCs w:val="24"/>
                        </w:rPr>
                      </m:ctrlPr>
                    </m:naryPr>
                    <m:sub>
                      <m:r>
                        <w:rPr>
                          <w:rFonts w:ascii="Cambria Math" w:hAnsi="Cambria Math" w:cstheme="majorBidi"/>
                          <w:sz w:val="24"/>
                          <w:szCs w:val="24"/>
                        </w:rPr>
                        <m:t>i=1</m:t>
                      </m:r>
                    </m:sub>
                    <m:sup>
                      <m:r>
                        <w:rPr>
                          <w:rFonts w:ascii="Cambria Math" w:hAnsi="Cambria Math" w:cstheme="majorBidi"/>
                          <w:sz w:val="24"/>
                          <w:szCs w:val="24"/>
                        </w:rPr>
                        <m:t>nOp</m:t>
                      </m:r>
                    </m:sup>
                    <m:e>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e>
                  </m:nary>
                </m:den>
              </m:f>
            </m:oMath>
          </w:p>
        </w:tc>
        <w:tc>
          <w:tcPr>
            <w:tcW w:w="895" w:type="dxa"/>
            <w:vAlign w:val="center"/>
          </w:tcPr>
          <w:p w14:paraId="338FFBDC" w14:textId="700A15B4"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r>
              <w:rPr>
                <w:rFonts w:asciiTheme="majorBidi" w:hAnsiTheme="majorBidi" w:cstheme="majorBidi"/>
                <w:sz w:val="24"/>
                <w:szCs w:val="24"/>
              </w:rPr>
              <w:t>(</w:t>
            </w:r>
            <w:r>
              <w:rPr>
                <w:rFonts w:asciiTheme="majorBidi" w:hAnsiTheme="majorBidi" w:cstheme="majorBidi"/>
                <w:sz w:val="24"/>
                <w:szCs w:val="24"/>
              </w:rPr>
              <w:fldChar w:fldCharType="begin"/>
            </w:r>
            <w:r>
              <w:rPr>
                <w:rFonts w:asciiTheme="majorBidi" w:hAnsiTheme="majorBidi" w:cstheme="majorBidi"/>
                <w:sz w:val="24"/>
                <w:szCs w:val="24"/>
              </w:rPr>
              <w:instrText xml:space="preserve"> SEQ Eq \* MERGEFORMAT </w:instrText>
            </w:r>
            <w:r>
              <w:rPr>
                <w:rFonts w:asciiTheme="majorBidi" w:hAnsiTheme="majorBidi" w:cstheme="majorBidi"/>
                <w:sz w:val="24"/>
                <w:szCs w:val="24"/>
              </w:rPr>
              <w:fldChar w:fldCharType="separate"/>
            </w:r>
            <w:r w:rsidR="001101E6">
              <w:rPr>
                <w:rFonts w:asciiTheme="majorBidi" w:hAnsiTheme="majorBidi" w:cstheme="majorBidi"/>
                <w:noProof/>
                <w:sz w:val="24"/>
                <w:szCs w:val="24"/>
              </w:rPr>
              <w:t>12</w:t>
            </w:r>
            <w:r>
              <w:rPr>
                <w:rFonts w:asciiTheme="majorBidi" w:hAnsiTheme="majorBidi" w:cstheme="majorBidi"/>
                <w:sz w:val="24"/>
                <w:szCs w:val="24"/>
              </w:rPr>
              <w:fldChar w:fldCharType="end"/>
            </w:r>
            <w:r>
              <w:rPr>
                <w:rFonts w:asciiTheme="majorBidi" w:hAnsiTheme="majorBidi" w:cstheme="majorBidi"/>
                <w:sz w:val="24"/>
                <w:szCs w:val="24"/>
              </w:rPr>
              <w:t>)</w:t>
            </w:r>
          </w:p>
        </w:tc>
      </w:tr>
    </w:tbl>
    <w:p w14:paraId="50E8DBC9"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proportion of each operator is used to give precedence to the generated mutants together with the line of the program in the next generation.</w:t>
      </w:r>
    </w:p>
    <w:p w14:paraId="104484A4"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Similarly, we have probability of killing programs mutated at a particular line of code. We also update the probability of not killing a program mutated at certain line number just like we did for the mutation operator.</w:t>
      </w:r>
    </w:p>
    <w:p w14:paraId="2FA13A28" w14:textId="17A03A24" w:rsidR="00C411E4" w:rsidRPr="008D1EAA" w:rsidRDefault="00C411E4" w:rsidP="00882758">
      <w:pPr>
        <w:pStyle w:val="Caption"/>
        <w:keepNext/>
        <w:jc w:val="center"/>
        <w:rPr>
          <w:b/>
          <w:bCs/>
          <w:i w:val="0"/>
          <w:iCs w:val="0"/>
          <w:color w:val="auto"/>
        </w:rPr>
      </w:pPr>
      <w:bookmarkStart w:id="359" w:name="_Toc506449829"/>
      <w:r w:rsidRPr="008D1EAA">
        <w:rPr>
          <w:b/>
          <w:bCs/>
          <w:i w:val="0"/>
          <w:iCs w:val="0"/>
          <w:color w:val="auto"/>
        </w:rPr>
        <w:t xml:space="preserve">Table </w:t>
      </w:r>
      <w:r w:rsidR="000E2513" w:rsidRPr="008D1EAA">
        <w:rPr>
          <w:b/>
          <w:bCs/>
          <w:i w:val="0"/>
          <w:iCs w:val="0"/>
          <w:color w:val="auto"/>
        </w:rPr>
        <w:fldChar w:fldCharType="begin"/>
      </w:r>
      <w:r w:rsidR="000E2513" w:rsidRPr="008D1EAA">
        <w:rPr>
          <w:b/>
          <w:bCs/>
          <w:i w:val="0"/>
          <w:iCs w:val="0"/>
          <w:color w:val="auto"/>
        </w:rPr>
        <w:instrText xml:space="preserve"> SEQ Table \* ARABIC </w:instrText>
      </w:r>
      <w:r w:rsidR="000E2513" w:rsidRPr="008D1EAA">
        <w:rPr>
          <w:b/>
          <w:bCs/>
          <w:i w:val="0"/>
          <w:iCs w:val="0"/>
          <w:color w:val="auto"/>
        </w:rPr>
        <w:fldChar w:fldCharType="separate"/>
      </w:r>
      <w:r w:rsidR="001101E6">
        <w:rPr>
          <w:b/>
          <w:bCs/>
          <w:i w:val="0"/>
          <w:iCs w:val="0"/>
          <w:noProof/>
          <w:color w:val="auto"/>
        </w:rPr>
        <w:t>8</w:t>
      </w:r>
      <w:r w:rsidR="000E2513" w:rsidRPr="008D1EAA">
        <w:rPr>
          <w:b/>
          <w:bCs/>
          <w:i w:val="0"/>
          <w:iCs w:val="0"/>
          <w:noProof/>
          <w:color w:val="auto"/>
        </w:rPr>
        <w:fldChar w:fldCharType="end"/>
      </w:r>
      <w:r w:rsidRPr="008D1EAA">
        <w:rPr>
          <w:b/>
          <w:bCs/>
          <w:i w:val="0"/>
          <w:iCs w:val="0"/>
          <w:color w:val="auto"/>
        </w:rPr>
        <w:t>:</w:t>
      </w:r>
      <w:r w:rsidR="00160E49">
        <w:rPr>
          <w:b/>
          <w:bCs/>
          <w:i w:val="0"/>
          <w:iCs w:val="0"/>
          <w:color w:val="auto"/>
        </w:rPr>
        <w:t xml:space="preserve"> </w:t>
      </w:r>
      <w:r w:rsidRPr="008D1EAA">
        <w:rPr>
          <w:b/>
          <w:bCs/>
          <w:i w:val="0"/>
          <w:iCs w:val="0"/>
          <w:color w:val="auto"/>
        </w:rPr>
        <w:t>Probability score of program line number</w:t>
      </w:r>
      <w:bookmarkEnd w:id="359"/>
    </w:p>
    <w:tbl>
      <w:tblPr>
        <w:tblW w:w="0" w:type="auto"/>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1620"/>
        <w:gridCol w:w="1620"/>
      </w:tblGrid>
      <w:tr w:rsidR="00C411E4" w:rsidRPr="00A802F5" w14:paraId="676C9070" w14:textId="77777777" w:rsidTr="008D1EAA">
        <w:trPr>
          <w:jc w:val="center"/>
        </w:trPr>
        <w:tc>
          <w:tcPr>
            <w:tcW w:w="1620" w:type="dxa"/>
            <w:tcBorders>
              <w:top w:val="single" w:sz="4" w:space="0" w:color="auto"/>
              <w:bottom w:val="single" w:sz="4" w:space="0" w:color="auto"/>
            </w:tcBorders>
          </w:tcPr>
          <w:p w14:paraId="5740DB4F" w14:textId="77777777" w:rsidR="00C411E4" w:rsidRPr="008D1EA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4"/>
                <w:szCs w:val="24"/>
              </w:rPr>
            </w:pPr>
            <w:r w:rsidRPr="008D1EAA">
              <w:rPr>
                <w:rFonts w:asciiTheme="majorBidi" w:hAnsiTheme="majorBidi" w:cstheme="majorBidi"/>
                <w:b/>
                <w:bCs/>
                <w:sz w:val="24"/>
                <w:szCs w:val="24"/>
              </w:rPr>
              <w:t>Line Number</w:t>
            </w:r>
          </w:p>
        </w:tc>
        <w:tc>
          <w:tcPr>
            <w:tcW w:w="1620" w:type="dxa"/>
            <w:tcBorders>
              <w:top w:val="single" w:sz="4" w:space="0" w:color="auto"/>
              <w:bottom w:val="single" w:sz="4" w:space="0" w:color="auto"/>
            </w:tcBorders>
          </w:tcPr>
          <w:p w14:paraId="6E2A4A2D" w14:textId="77777777" w:rsidR="00C411E4" w:rsidRPr="008D1EA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4"/>
                <w:szCs w:val="24"/>
              </w:rPr>
            </w:pPr>
            <w:r w:rsidRPr="008D1EAA">
              <w:rPr>
                <w:rFonts w:asciiTheme="majorBidi" w:hAnsiTheme="majorBidi" w:cstheme="majorBidi"/>
                <w:b/>
                <w:bCs/>
                <w:sz w:val="24"/>
                <w:szCs w:val="24"/>
              </w:rPr>
              <w:t>Probability</w:t>
            </w:r>
          </w:p>
        </w:tc>
      </w:tr>
      <w:tr w:rsidR="00C411E4" w:rsidRPr="00A802F5" w14:paraId="48252F9B" w14:textId="77777777" w:rsidTr="008D1EAA">
        <w:trPr>
          <w:jc w:val="center"/>
        </w:trPr>
        <w:tc>
          <w:tcPr>
            <w:tcW w:w="1620" w:type="dxa"/>
            <w:tcBorders>
              <w:top w:val="single" w:sz="4" w:space="0" w:color="auto"/>
            </w:tcBorders>
          </w:tcPr>
          <w:p w14:paraId="4AEE0EB3" w14:textId="77777777" w:rsidR="00C411E4" w:rsidRPr="00A802F5"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r w:rsidRPr="00A802F5">
              <w:rPr>
                <w:rFonts w:asciiTheme="majorBidi" w:hAnsiTheme="majorBidi" w:cstheme="majorBidi"/>
                <w:sz w:val="24"/>
                <w:szCs w:val="24"/>
              </w:rPr>
              <w:t>1</w:t>
            </w:r>
          </w:p>
          <w:p w14:paraId="29B6C617" w14:textId="77777777" w:rsidR="00C411E4" w:rsidRPr="00DE6DD9"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r w:rsidRPr="00DE6DD9">
              <w:rPr>
                <w:rFonts w:asciiTheme="majorBidi" w:hAnsiTheme="majorBidi" w:cstheme="majorBidi"/>
                <w:sz w:val="24"/>
                <w:szCs w:val="24"/>
              </w:rPr>
              <w:t>2</w:t>
            </w:r>
          </w:p>
          <w:p w14:paraId="63DA2AC2" w14:textId="77777777" w:rsidR="00C411E4" w:rsidRPr="00DE6DD9"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m:oMathPara>
              <m:oMath>
                <m:r>
                  <w:rPr>
                    <w:rFonts w:ascii="Cambria Math" w:hAnsi="Cambria Math" w:cstheme="majorBidi"/>
                    <w:sz w:val="24"/>
                    <w:szCs w:val="24"/>
                  </w:rPr>
                  <m:t>⋮</m:t>
                </m:r>
              </m:oMath>
            </m:oMathPara>
          </w:p>
          <w:p w14:paraId="43A73C7A" w14:textId="77777777" w:rsidR="00C411E4" w:rsidRPr="00DE6DD9"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r w:rsidRPr="00DE6DD9">
              <w:rPr>
                <w:rFonts w:asciiTheme="majorBidi" w:hAnsiTheme="majorBidi" w:cstheme="majorBidi"/>
                <w:sz w:val="24"/>
                <w:szCs w:val="24"/>
              </w:rPr>
              <w:t>L</w:t>
            </w:r>
          </w:p>
        </w:tc>
        <w:tc>
          <w:tcPr>
            <w:tcW w:w="1620" w:type="dxa"/>
            <w:tcBorders>
              <w:top w:val="single" w:sz="4" w:space="0" w:color="auto"/>
            </w:tcBorders>
          </w:tcPr>
          <w:p w14:paraId="01C7F2A9" w14:textId="77777777" w:rsidR="00C411E4" w:rsidRPr="00E04E0D"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r w:rsidRPr="00E04E0D">
              <w:rPr>
                <w:rFonts w:asciiTheme="majorBidi" w:hAnsiTheme="majorBidi" w:cstheme="majorBidi"/>
                <w:sz w:val="24"/>
                <w:szCs w:val="24"/>
              </w:rPr>
              <w:t>P</w:t>
            </w:r>
            <w:r w:rsidRPr="00E04E0D">
              <w:rPr>
                <w:rFonts w:asciiTheme="majorBidi" w:hAnsiTheme="majorBidi" w:cstheme="majorBidi"/>
                <w:sz w:val="24"/>
                <w:szCs w:val="24"/>
                <w:vertAlign w:val="subscript"/>
              </w:rPr>
              <w:t>1</w:t>
            </w:r>
          </w:p>
          <w:p w14:paraId="6EB4E4CE" w14:textId="77777777" w:rsidR="00C411E4" w:rsidRPr="00A802F5"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r w:rsidRPr="00A802F5">
              <w:rPr>
                <w:rFonts w:asciiTheme="majorBidi" w:hAnsiTheme="majorBidi" w:cstheme="majorBidi"/>
                <w:sz w:val="24"/>
                <w:szCs w:val="24"/>
              </w:rPr>
              <w:t>P</w:t>
            </w:r>
            <w:r w:rsidRPr="00A802F5">
              <w:rPr>
                <w:rFonts w:asciiTheme="majorBidi" w:hAnsiTheme="majorBidi" w:cstheme="majorBidi"/>
                <w:sz w:val="24"/>
                <w:szCs w:val="24"/>
                <w:vertAlign w:val="subscript"/>
              </w:rPr>
              <w:t>2</w:t>
            </w:r>
          </w:p>
          <w:p w14:paraId="2CBAA182" w14:textId="77777777" w:rsidR="00C411E4" w:rsidRPr="00A802F5"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m:oMathPara>
              <m:oMath>
                <m:r>
                  <w:rPr>
                    <w:rFonts w:ascii="Cambria Math" w:hAnsi="Cambria Math" w:cstheme="majorBidi"/>
                    <w:sz w:val="24"/>
                    <w:szCs w:val="24"/>
                  </w:rPr>
                  <m:t>⋮</m:t>
                </m:r>
              </m:oMath>
            </m:oMathPara>
          </w:p>
          <w:p w14:paraId="0ED2CD93" w14:textId="77777777" w:rsidR="00C411E4" w:rsidRPr="00A802F5"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r w:rsidRPr="00A802F5">
              <w:rPr>
                <w:rFonts w:asciiTheme="majorBidi" w:hAnsiTheme="majorBidi" w:cstheme="majorBidi"/>
                <w:sz w:val="24"/>
                <w:szCs w:val="24"/>
              </w:rPr>
              <w:t>P</w:t>
            </w:r>
            <w:r w:rsidRPr="00A802F5">
              <w:rPr>
                <w:rFonts w:asciiTheme="majorBidi" w:hAnsiTheme="majorBidi" w:cstheme="majorBidi"/>
                <w:sz w:val="24"/>
                <w:szCs w:val="24"/>
                <w:vertAlign w:val="subscript"/>
              </w:rPr>
              <w:t>L</w:t>
            </w:r>
          </w:p>
        </w:tc>
      </w:tr>
    </w:tbl>
    <w:p w14:paraId="55A037C8"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Where L is the number of line of the program under test. Since no deletion nor insertion of statement operator is used, the number of line of the original program is the same as the number of line of each mutant.</w:t>
      </w:r>
    </w:p>
    <w:p w14:paraId="7E88D1C3"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probability of line number is also normalized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930"/>
        <w:gridCol w:w="895"/>
      </w:tblGrid>
      <w:tr w:rsidR="00C411E4" w14:paraId="38288A4E" w14:textId="77777777" w:rsidTr="003513D4">
        <w:tc>
          <w:tcPr>
            <w:tcW w:w="805" w:type="dxa"/>
            <w:vAlign w:val="center"/>
          </w:tcPr>
          <w:p w14:paraId="61E42B6F"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p>
        </w:tc>
        <w:tc>
          <w:tcPr>
            <w:tcW w:w="6930" w:type="dxa"/>
            <w:vAlign w:val="center"/>
          </w:tcPr>
          <w:p w14:paraId="09633C6F" w14:textId="77777777" w:rsidR="00C411E4" w:rsidRPr="0029356C"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eastAsiaTheme="minorEastAsia" w:hAnsiTheme="majorBidi" w:cstheme="majorBidi"/>
                <w:sz w:val="24"/>
                <w:szCs w:val="24"/>
              </w:rPr>
            </w:pPr>
            <w:r w:rsidRPr="00462C4A">
              <w:rPr>
                <w:rFonts w:asciiTheme="majorBidi" w:hAnsiTheme="majorBidi" w:cstheme="majorBidi"/>
                <w:sz w:val="24"/>
                <w:szCs w:val="24"/>
              </w:rPr>
              <w:tab/>
              <w:t>P</w:t>
            </w:r>
            <w:r w:rsidRPr="00462C4A">
              <w:rPr>
                <w:rFonts w:asciiTheme="majorBidi" w:hAnsiTheme="majorBidi" w:cstheme="majorBidi"/>
                <w:sz w:val="24"/>
                <w:szCs w:val="24"/>
                <w:vertAlign w:val="subscript"/>
              </w:rPr>
              <w:t>line</w:t>
            </w:r>
            <w:r w:rsidRPr="00462C4A">
              <w:rPr>
                <w:rFonts w:asciiTheme="majorBidi" w:hAnsiTheme="majorBidi" w:cstheme="majorBidi"/>
                <w:sz w:val="24"/>
                <w:szCs w:val="24"/>
              </w:rPr>
              <w:t xml:space="preserve"> = </w:t>
            </w:r>
            <m:oMath>
              <m:f>
                <m:fPr>
                  <m:ctrlPr>
                    <w:rPr>
                      <w:rFonts w:ascii="Cambria Math" w:hAnsi="Cambria Math" w:cstheme="majorBidi"/>
                      <w:i/>
                      <w:sz w:val="24"/>
                      <w:szCs w:val="24"/>
                    </w:rPr>
                  </m:ctrlPr>
                </m:fPr>
                <m:num>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j</m:t>
                      </m:r>
                    </m:sub>
                  </m:sSub>
                </m:num>
                <m:den>
                  <m:nary>
                    <m:naryPr>
                      <m:chr m:val="∑"/>
                      <m:limLoc m:val="undOvr"/>
                      <m:ctrlPr>
                        <w:rPr>
                          <w:rFonts w:ascii="Cambria Math" w:hAnsi="Cambria Math" w:cstheme="majorBidi"/>
                          <w:i/>
                          <w:sz w:val="24"/>
                          <w:szCs w:val="24"/>
                        </w:rPr>
                      </m:ctrlPr>
                    </m:naryPr>
                    <m:sub>
                      <m:r>
                        <w:rPr>
                          <w:rFonts w:ascii="Cambria Math" w:hAnsi="Cambria Math" w:cstheme="majorBidi"/>
                          <w:sz w:val="24"/>
                          <w:szCs w:val="24"/>
                        </w:rPr>
                        <m:t>j=1</m:t>
                      </m:r>
                    </m:sub>
                    <m:sup>
                      <m:r>
                        <w:rPr>
                          <w:rFonts w:ascii="Cambria Math" w:hAnsi="Cambria Math" w:cstheme="majorBidi"/>
                          <w:sz w:val="24"/>
                          <w:szCs w:val="24"/>
                        </w:rPr>
                        <m:t>n</m:t>
                      </m:r>
                    </m:sup>
                    <m:e>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j</m:t>
                          </m:r>
                        </m:sub>
                      </m:sSub>
                    </m:e>
                  </m:nary>
                </m:den>
              </m:f>
            </m:oMath>
          </w:p>
        </w:tc>
        <w:tc>
          <w:tcPr>
            <w:tcW w:w="895" w:type="dxa"/>
            <w:vAlign w:val="center"/>
          </w:tcPr>
          <w:p w14:paraId="3F123282" w14:textId="7797AA9A"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r>
              <w:rPr>
                <w:rFonts w:asciiTheme="majorBidi" w:hAnsiTheme="majorBidi" w:cstheme="majorBidi"/>
                <w:sz w:val="24"/>
                <w:szCs w:val="24"/>
              </w:rPr>
              <w:t>(</w:t>
            </w:r>
            <w:r>
              <w:rPr>
                <w:rFonts w:asciiTheme="majorBidi" w:hAnsiTheme="majorBidi" w:cstheme="majorBidi"/>
                <w:sz w:val="24"/>
                <w:szCs w:val="24"/>
              </w:rPr>
              <w:fldChar w:fldCharType="begin"/>
            </w:r>
            <w:r>
              <w:rPr>
                <w:rFonts w:asciiTheme="majorBidi" w:hAnsiTheme="majorBidi" w:cstheme="majorBidi"/>
                <w:sz w:val="24"/>
                <w:szCs w:val="24"/>
              </w:rPr>
              <w:instrText xml:space="preserve"> SEQ Eq \* MERGEFORMAT </w:instrText>
            </w:r>
            <w:r>
              <w:rPr>
                <w:rFonts w:asciiTheme="majorBidi" w:hAnsiTheme="majorBidi" w:cstheme="majorBidi"/>
                <w:sz w:val="24"/>
                <w:szCs w:val="24"/>
              </w:rPr>
              <w:fldChar w:fldCharType="separate"/>
            </w:r>
            <w:r w:rsidR="001101E6">
              <w:rPr>
                <w:rFonts w:asciiTheme="majorBidi" w:hAnsiTheme="majorBidi" w:cstheme="majorBidi"/>
                <w:noProof/>
                <w:sz w:val="24"/>
                <w:szCs w:val="24"/>
              </w:rPr>
              <w:t>13</w:t>
            </w:r>
            <w:r>
              <w:rPr>
                <w:rFonts w:asciiTheme="majorBidi" w:hAnsiTheme="majorBidi" w:cstheme="majorBidi"/>
                <w:sz w:val="24"/>
                <w:szCs w:val="24"/>
              </w:rPr>
              <w:fldChar w:fldCharType="end"/>
            </w:r>
            <w:r>
              <w:rPr>
                <w:rFonts w:asciiTheme="majorBidi" w:hAnsiTheme="majorBidi" w:cstheme="majorBidi"/>
                <w:sz w:val="24"/>
                <w:szCs w:val="24"/>
              </w:rPr>
              <w:t>)</w:t>
            </w:r>
          </w:p>
        </w:tc>
      </w:tr>
    </w:tbl>
    <w:p w14:paraId="064EAD74"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W</w:t>
      </w:r>
      <w:r w:rsidRPr="00462C4A">
        <w:rPr>
          <w:rFonts w:asciiTheme="majorBidi" w:eastAsiaTheme="minorEastAsia" w:hAnsiTheme="majorBidi" w:cstheme="majorBidi"/>
          <w:sz w:val="24"/>
          <w:szCs w:val="24"/>
        </w:rPr>
        <w:t>here j = 1,2,…,n, p</w:t>
      </w:r>
      <w:r w:rsidRPr="00462C4A">
        <w:rPr>
          <w:rFonts w:asciiTheme="majorBidi" w:eastAsiaTheme="minorEastAsia" w:hAnsiTheme="majorBidi" w:cstheme="majorBidi"/>
          <w:sz w:val="24"/>
          <w:szCs w:val="24"/>
          <w:vertAlign w:val="subscript"/>
        </w:rPr>
        <w:t>j</w:t>
      </w:r>
      <w:r w:rsidRPr="00462C4A">
        <w:rPr>
          <w:rFonts w:asciiTheme="majorBidi" w:eastAsiaTheme="minorEastAsia" w:hAnsiTheme="majorBidi" w:cstheme="majorBidi"/>
          <w:sz w:val="24"/>
          <w:szCs w:val="24"/>
        </w:rPr>
        <w:t xml:space="preserve"> is</w:t>
      </w:r>
      <w:r>
        <w:rPr>
          <w:rFonts w:asciiTheme="majorBidi" w:eastAsiaTheme="minorEastAsia" w:hAnsiTheme="majorBidi" w:cstheme="majorBidi"/>
          <w:sz w:val="24"/>
          <w:szCs w:val="24"/>
        </w:rPr>
        <w:t xml:space="preserve"> the probability of line j and n is the number of line of the program.</w:t>
      </w:r>
    </w:p>
    <w:p w14:paraId="1360E9D3" w14:textId="0C0322A1" w:rsidR="00C411E4" w:rsidRDefault="00C411E4" w:rsidP="00A80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lastRenderedPageBreak/>
        <w:t>The final fitness of the mutant in question is the combination of its mutation operator’s probability score and its line number probability score. But in order to keep the fitness normalized to 1, the summation is averaged to give a single number between zero and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930"/>
        <w:gridCol w:w="895"/>
      </w:tblGrid>
      <w:tr w:rsidR="00C411E4" w14:paraId="3D02D813" w14:textId="77777777" w:rsidTr="003513D4">
        <w:tc>
          <w:tcPr>
            <w:tcW w:w="805" w:type="dxa"/>
            <w:vAlign w:val="center"/>
          </w:tcPr>
          <w:p w14:paraId="07F6FD5A"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p>
        </w:tc>
        <w:tc>
          <w:tcPr>
            <w:tcW w:w="6930" w:type="dxa"/>
            <w:vAlign w:val="center"/>
          </w:tcPr>
          <w:p w14:paraId="296213EE"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eastAsiaTheme="minorEastAsia" w:hAnsiTheme="majorBidi" w:cstheme="majorBidi"/>
                <w:sz w:val="24"/>
                <w:szCs w:val="24"/>
              </w:rPr>
              <w:t xml:space="preserve">i.e.  </w:t>
            </w:r>
            <w:r>
              <w:rPr>
                <w:rFonts w:asciiTheme="majorBidi" w:hAnsiTheme="majorBidi" w:cstheme="majorBidi"/>
                <w:sz w:val="24"/>
                <w:szCs w:val="24"/>
              </w:rPr>
              <w:t>Final Fitness = ½(P</w:t>
            </w:r>
            <w:r w:rsidRPr="00DC706D">
              <w:rPr>
                <w:rFonts w:asciiTheme="majorBidi" w:hAnsiTheme="majorBidi" w:cstheme="majorBidi"/>
                <w:sz w:val="24"/>
                <w:szCs w:val="24"/>
                <w:vertAlign w:val="subscript"/>
              </w:rPr>
              <w:t>op</w:t>
            </w:r>
            <w:r>
              <w:rPr>
                <w:rFonts w:asciiTheme="majorBidi" w:hAnsiTheme="majorBidi" w:cstheme="majorBidi"/>
                <w:sz w:val="24"/>
                <w:szCs w:val="24"/>
              </w:rPr>
              <w:t xml:space="preserve"> + P</w:t>
            </w:r>
            <w:r w:rsidRPr="00DC706D">
              <w:rPr>
                <w:rFonts w:asciiTheme="majorBidi" w:hAnsiTheme="majorBidi" w:cstheme="majorBidi"/>
                <w:sz w:val="24"/>
                <w:szCs w:val="24"/>
                <w:vertAlign w:val="subscript"/>
              </w:rPr>
              <w:t>line</w:t>
            </w:r>
            <w:r>
              <w:rPr>
                <w:rFonts w:asciiTheme="majorBidi" w:hAnsiTheme="majorBidi" w:cstheme="majorBidi"/>
                <w:sz w:val="24"/>
                <w:szCs w:val="24"/>
              </w:rPr>
              <w:t>)</w:t>
            </w:r>
          </w:p>
        </w:tc>
        <w:tc>
          <w:tcPr>
            <w:tcW w:w="895" w:type="dxa"/>
            <w:vAlign w:val="center"/>
          </w:tcPr>
          <w:p w14:paraId="32A347B6" w14:textId="04358CF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r>
              <w:rPr>
                <w:rFonts w:asciiTheme="majorBidi" w:hAnsiTheme="majorBidi" w:cstheme="majorBidi"/>
                <w:sz w:val="24"/>
                <w:szCs w:val="24"/>
              </w:rPr>
              <w:t>(</w:t>
            </w:r>
            <w:bookmarkStart w:id="360" w:name="MutantFitness"/>
            <w:r>
              <w:rPr>
                <w:rFonts w:asciiTheme="majorBidi" w:hAnsiTheme="majorBidi" w:cstheme="majorBidi"/>
                <w:sz w:val="24"/>
                <w:szCs w:val="24"/>
              </w:rPr>
              <w:fldChar w:fldCharType="begin"/>
            </w:r>
            <w:r>
              <w:rPr>
                <w:rFonts w:asciiTheme="majorBidi" w:hAnsiTheme="majorBidi" w:cstheme="majorBidi"/>
                <w:sz w:val="24"/>
                <w:szCs w:val="24"/>
              </w:rPr>
              <w:instrText xml:space="preserve"> SEQ Eq \* MERGEFORMAT </w:instrText>
            </w:r>
            <w:r>
              <w:rPr>
                <w:rFonts w:asciiTheme="majorBidi" w:hAnsiTheme="majorBidi" w:cstheme="majorBidi"/>
                <w:sz w:val="24"/>
                <w:szCs w:val="24"/>
              </w:rPr>
              <w:fldChar w:fldCharType="separate"/>
            </w:r>
            <w:r w:rsidR="001101E6">
              <w:rPr>
                <w:rFonts w:asciiTheme="majorBidi" w:hAnsiTheme="majorBidi" w:cstheme="majorBidi"/>
                <w:noProof/>
                <w:sz w:val="24"/>
                <w:szCs w:val="24"/>
              </w:rPr>
              <w:t>14</w:t>
            </w:r>
            <w:r>
              <w:rPr>
                <w:rFonts w:asciiTheme="majorBidi" w:hAnsiTheme="majorBidi" w:cstheme="majorBidi"/>
                <w:sz w:val="24"/>
                <w:szCs w:val="24"/>
              </w:rPr>
              <w:fldChar w:fldCharType="end"/>
            </w:r>
            <w:bookmarkEnd w:id="360"/>
            <w:r>
              <w:rPr>
                <w:rFonts w:asciiTheme="majorBidi" w:hAnsiTheme="majorBidi" w:cstheme="majorBidi"/>
                <w:sz w:val="24"/>
                <w:szCs w:val="24"/>
              </w:rPr>
              <w:t>)</w:t>
            </w:r>
          </w:p>
        </w:tc>
      </w:tr>
    </w:tbl>
    <w:p w14:paraId="31282B44"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fitness described above is the fitness of a mutant. The overall fitness of the set of mutants can be obtained by computing the average of the entire mutants’ fitness.</w:t>
      </w:r>
    </w:p>
    <w:p w14:paraId="6D10ABCA"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Therefore, a mutant is rated by the mutation operator it has and the position of the mutation in the original program.</w:t>
      </w:r>
    </w:p>
    <w:p w14:paraId="339B474A" w14:textId="38C4E30C" w:rsidR="00C411E4" w:rsidRPr="00462C4A" w:rsidRDefault="00C411E4" w:rsidP="00246BA4">
      <w:pPr>
        <w:pStyle w:val="Heading2"/>
        <w:numPr>
          <w:ilvl w:val="0"/>
          <w:numId w:val="37"/>
        </w:numPr>
      </w:pPr>
      <w:bookmarkStart w:id="361" w:name="_Ref506389068"/>
      <w:bookmarkStart w:id="362" w:name="_Toc506718133"/>
      <w:r w:rsidRPr="00462C4A">
        <w:t>Test Fitness Function</w:t>
      </w:r>
      <w:bookmarkEnd w:id="361"/>
      <w:bookmarkEnd w:id="362"/>
    </w:p>
    <w:p w14:paraId="670AB2BA" w14:textId="12C71310"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fitness function of the test cases is derived from the test execution matrix</w:t>
      </w:r>
      <w:r w:rsidR="00A802F5">
        <w:rPr>
          <w:rFonts w:asciiTheme="majorBidi" w:hAnsiTheme="majorBidi" w:cstheme="majorBidi"/>
          <w:sz w:val="24"/>
          <w:szCs w:val="24"/>
        </w:rPr>
        <w:t>, which is</w:t>
      </w:r>
      <w:r>
        <w:rPr>
          <w:rFonts w:asciiTheme="majorBidi" w:hAnsiTheme="majorBidi" w:cstheme="majorBidi"/>
          <w:sz w:val="24"/>
          <w:szCs w:val="24"/>
        </w:rPr>
        <w:t xml:space="preserve"> obtained after executing the entire mutants with the whole test cases. In other word, each mutant is executed against every test case. The fitness of a test case is dependent on the competition with the rest of the test cases. This means the fitness of a test case can affect the fitness of others. The approach is explained as follows. </w:t>
      </w:r>
      <w:r>
        <w:rPr>
          <w:rFonts w:asciiTheme="majorBidi" w:hAnsiTheme="majorBidi" w:cstheme="majorBidi"/>
          <w:sz w:val="24"/>
          <w:szCs w:val="24"/>
        </w:rPr>
        <w:fldChar w:fldCharType="begin"/>
      </w:r>
      <w:r>
        <w:rPr>
          <w:rFonts w:asciiTheme="majorBidi" w:hAnsiTheme="majorBidi" w:cstheme="majorBidi"/>
          <w:sz w:val="24"/>
          <w:szCs w:val="24"/>
        </w:rPr>
        <w:instrText xml:space="preserve"> REF _Ref499540242 \h </w:instrText>
      </w:r>
      <w:r>
        <w:rPr>
          <w:rFonts w:asciiTheme="majorBidi" w:hAnsiTheme="majorBidi" w:cstheme="majorBidi"/>
          <w:sz w:val="24"/>
          <w:szCs w:val="24"/>
        </w:rPr>
      </w:r>
      <w:r>
        <w:rPr>
          <w:rFonts w:asciiTheme="majorBidi" w:hAnsiTheme="majorBidi" w:cstheme="majorBidi"/>
          <w:sz w:val="24"/>
          <w:szCs w:val="24"/>
        </w:rPr>
        <w:fldChar w:fldCharType="separate"/>
      </w:r>
      <w:r w:rsidR="001101E6" w:rsidRPr="008D1EAA">
        <w:rPr>
          <w:b/>
          <w:bCs/>
        </w:rPr>
        <w:t xml:space="preserve">Table </w:t>
      </w:r>
      <w:r w:rsidR="001101E6">
        <w:rPr>
          <w:b/>
          <w:bCs/>
          <w:i/>
          <w:iCs/>
          <w:noProof/>
        </w:rPr>
        <w:t>9</w:t>
      </w:r>
      <w:r>
        <w:rPr>
          <w:rFonts w:asciiTheme="majorBidi" w:hAnsiTheme="majorBidi" w:cstheme="majorBidi"/>
          <w:sz w:val="24"/>
          <w:szCs w:val="24"/>
        </w:rPr>
        <w:fldChar w:fldCharType="end"/>
      </w:r>
      <w:r>
        <w:rPr>
          <w:rFonts w:asciiTheme="majorBidi" w:hAnsiTheme="majorBidi" w:cstheme="majorBidi"/>
          <w:sz w:val="24"/>
          <w:szCs w:val="24"/>
        </w:rPr>
        <w:t xml:space="preserve"> shows the sample of the execution matrix as shown below:</w:t>
      </w:r>
    </w:p>
    <w:p w14:paraId="20778966" w14:textId="6512D715" w:rsidR="00C411E4" w:rsidRPr="008D1EAA" w:rsidRDefault="00C411E4" w:rsidP="00882758">
      <w:pPr>
        <w:pStyle w:val="Caption"/>
        <w:keepNext/>
        <w:jc w:val="center"/>
        <w:rPr>
          <w:b/>
          <w:bCs/>
          <w:i w:val="0"/>
          <w:iCs w:val="0"/>
          <w:color w:val="auto"/>
        </w:rPr>
      </w:pPr>
      <w:bookmarkStart w:id="363" w:name="_Ref499540242"/>
      <w:bookmarkStart w:id="364" w:name="_Toc506449830"/>
      <w:r w:rsidRPr="008D1EAA">
        <w:rPr>
          <w:b/>
          <w:bCs/>
          <w:i w:val="0"/>
          <w:iCs w:val="0"/>
          <w:color w:val="auto"/>
        </w:rPr>
        <w:t xml:space="preserve">Table </w:t>
      </w:r>
      <w:r w:rsidR="000E2513" w:rsidRPr="008D1EAA">
        <w:rPr>
          <w:b/>
          <w:bCs/>
          <w:i w:val="0"/>
          <w:iCs w:val="0"/>
          <w:color w:val="auto"/>
        </w:rPr>
        <w:fldChar w:fldCharType="begin"/>
      </w:r>
      <w:r w:rsidR="000E2513" w:rsidRPr="008D1EAA">
        <w:rPr>
          <w:b/>
          <w:bCs/>
          <w:i w:val="0"/>
          <w:iCs w:val="0"/>
          <w:color w:val="auto"/>
        </w:rPr>
        <w:instrText xml:space="preserve"> SEQ Table \* ARABIC </w:instrText>
      </w:r>
      <w:r w:rsidR="000E2513" w:rsidRPr="008D1EAA">
        <w:rPr>
          <w:b/>
          <w:bCs/>
          <w:i w:val="0"/>
          <w:iCs w:val="0"/>
          <w:color w:val="auto"/>
        </w:rPr>
        <w:fldChar w:fldCharType="separate"/>
      </w:r>
      <w:r w:rsidR="001101E6">
        <w:rPr>
          <w:b/>
          <w:bCs/>
          <w:i w:val="0"/>
          <w:iCs w:val="0"/>
          <w:noProof/>
          <w:color w:val="auto"/>
        </w:rPr>
        <w:t>9</w:t>
      </w:r>
      <w:r w:rsidR="000E2513" w:rsidRPr="008D1EAA">
        <w:rPr>
          <w:b/>
          <w:bCs/>
          <w:i w:val="0"/>
          <w:iCs w:val="0"/>
          <w:noProof/>
          <w:color w:val="auto"/>
        </w:rPr>
        <w:fldChar w:fldCharType="end"/>
      </w:r>
      <w:bookmarkEnd w:id="363"/>
      <w:r w:rsidRPr="008D1EAA">
        <w:rPr>
          <w:b/>
          <w:bCs/>
          <w:i w:val="0"/>
          <w:iCs w:val="0"/>
          <w:color w:val="auto"/>
        </w:rPr>
        <w:t>: Test Execution Matrix</w:t>
      </w:r>
      <w:bookmarkEnd w:id="364"/>
    </w:p>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722"/>
        <w:gridCol w:w="715"/>
        <w:gridCol w:w="810"/>
        <w:gridCol w:w="810"/>
        <w:gridCol w:w="900"/>
        <w:gridCol w:w="720"/>
        <w:gridCol w:w="720"/>
        <w:gridCol w:w="720"/>
        <w:gridCol w:w="720"/>
        <w:gridCol w:w="720"/>
        <w:gridCol w:w="720"/>
      </w:tblGrid>
      <w:tr w:rsidR="00C411E4" w:rsidRPr="002E0C46" w14:paraId="749BAC25" w14:textId="77777777" w:rsidTr="003513D4">
        <w:tc>
          <w:tcPr>
            <w:tcW w:w="722" w:type="dxa"/>
            <w:tcBorders>
              <w:top w:val="single" w:sz="4" w:space="0" w:color="auto"/>
              <w:bottom w:val="single" w:sz="4" w:space="0" w:color="auto"/>
            </w:tcBorders>
          </w:tcPr>
          <w:p w14:paraId="24DEE340"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b/>
                <w:bCs/>
                <w:sz w:val="26"/>
                <w:szCs w:val="26"/>
              </w:rPr>
            </w:pPr>
          </w:p>
        </w:tc>
        <w:tc>
          <w:tcPr>
            <w:tcW w:w="715" w:type="dxa"/>
            <w:tcBorders>
              <w:top w:val="single" w:sz="4" w:space="0" w:color="auto"/>
              <w:bottom w:val="single" w:sz="4" w:space="0" w:color="auto"/>
            </w:tcBorders>
          </w:tcPr>
          <w:p w14:paraId="15C0D5E2"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b/>
                <w:bCs/>
                <w:sz w:val="26"/>
                <w:szCs w:val="26"/>
              </w:rPr>
            </w:pPr>
            <w:r w:rsidRPr="002E0C46">
              <w:rPr>
                <w:rFonts w:asciiTheme="majorBidi" w:hAnsiTheme="majorBidi" w:cstheme="majorBidi"/>
                <w:b/>
                <w:bCs/>
                <w:sz w:val="26"/>
                <w:szCs w:val="26"/>
              </w:rPr>
              <w:t>T1</w:t>
            </w:r>
          </w:p>
        </w:tc>
        <w:tc>
          <w:tcPr>
            <w:tcW w:w="810" w:type="dxa"/>
            <w:tcBorders>
              <w:top w:val="single" w:sz="4" w:space="0" w:color="auto"/>
              <w:bottom w:val="single" w:sz="4" w:space="0" w:color="auto"/>
            </w:tcBorders>
          </w:tcPr>
          <w:p w14:paraId="21DA0B75"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b/>
                <w:bCs/>
                <w:sz w:val="26"/>
                <w:szCs w:val="26"/>
              </w:rPr>
            </w:pPr>
            <w:r w:rsidRPr="002E0C46">
              <w:rPr>
                <w:rFonts w:asciiTheme="majorBidi" w:hAnsiTheme="majorBidi" w:cstheme="majorBidi"/>
                <w:b/>
                <w:bCs/>
                <w:sz w:val="26"/>
                <w:szCs w:val="26"/>
              </w:rPr>
              <w:t>T2</w:t>
            </w:r>
          </w:p>
        </w:tc>
        <w:tc>
          <w:tcPr>
            <w:tcW w:w="810" w:type="dxa"/>
            <w:tcBorders>
              <w:top w:val="single" w:sz="4" w:space="0" w:color="auto"/>
              <w:bottom w:val="single" w:sz="4" w:space="0" w:color="auto"/>
            </w:tcBorders>
          </w:tcPr>
          <w:p w14:paraId="44F63E80"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b/>
                <w:bCs/>
                <w:sz w:val="26"/>
                <w:szCs w:val="26"/>
              </w:rPr>
            </w:pPr>
            <w:r w:rsidRPr="002E0C46">
              <w:rPr>
                <w:rFonts w:asciiTheme="majorBidi" w:hAnsiTheme="majorBidi" w:cstheme="majorBidi"/>
                <w:b/>
                <w:bCs/>
                <w:sz w:val="26"/>
                <w:szCs w:val="26"/>
              </w:rPr>
              <w:t>T3</w:t>
            </w:r>
          </w:p>
        </w:tc>
        <w:tc>
          <w:tcPr>
            <w:tcW w:w="900" w:type="dxa"/>
            <w:tcBorders>
              <w:top w:val="single" w:sz="4" w:space="0" w:color="auto"/>
              <w:bottom w:val="single" w:sz="4" w:space="0" w:color="auto"/>
            </w:tcBorders>
          </w:tcPr>
          <w:p w14:paraId="35C89AC7"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b/>
                <w:bCs/>
                <w:sz w:val="26"/>
                <w:szCs w:val="26"/>
              </w:rPr>
            </w:pPr>
            <w:r w:rsidRPr="002E0C46">
              <w:rPr>
                <w:rFonts w:asciiTheme="majorBidi" w:hAnsiTheme="majorBidi" w:cstheme="majorBidi"/>
                <w:b/>
                <w:bCs/>
                <w:sz w:val="26"/>
                <w:szCs w:val="26"/>
              </w:rPr>
              <w:t>T4</w:t>
            </w:r>
          </w:p>
        </w:tc>
        <w:tc>
          <w:tcPr>
            <w:tcW w:w="720" w:type="dxa"/>
            <w:tcBorders>
              <w:top w:val="single" w:sz="4" w:space="0" w:color="auto"/>
              <w:bottom w:val="single" w:sz="4" w:space="0" w:color="auto"/>
            </w:tcBorders>
          </w:tcPr>
          <w:p w14:paraId="6BE69BCF"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b/>
                <w:bCs/>
                <w:sz w:val="26"/>
                <w:szCs w:val="26"/>
              </w:rPr>
            </w:pPr>
            <w:r w:rsidRPr="002E0C46">
              <w:rPr>
                <w:rFonts w:asciiTheme="majorBidi" w:hAnsiTheme="majorBidi" w:cstheme="majorBidi"/>
                <w:b/>
                <w:bCs/>
                <w:sz w:val="26"/>
                <w:szCs w:val="26"/>
              </w:rPr>
              <w:t>T5</w:t>
            </w:r>
          </w:p>
        </w:tc>
        <w:tc>
          <w:tcPr>
            <w:tcW w:w="720" w:type="dxa"/>
            <w:tcBorders>
              <w:top w:val="single" w:sz="4" w:space="0" w:color="auto"/>
              <w:bottom w:val="single" w:sz="4" w:space="0" w:color="auto"/>
            </w:tcBorders>
          </w:tcPr>
          <w:p w14:paraId="08F43409"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b/>
                <w:bCs/>
                <w:sz w:val="26"/>
                <w:szCs w:val="26"/>
              </w:rPr>
            </w:pPr>
            <w:r>
              <w:rPr>
                <w:rFonts w:asciiTheme="majorBidi" w:hAnsiTheme="majorBidi" w:cstheme="majorBidi"/>
                <w:b/>
                <w:bCs/>
                <w:sz w:val="26"/>
                <w:szCs w:val="26"/>
              </w:rPr>
              <w:t>T6</w:t>
            </w:r>
          </w:p>
        </w:tc>
        <w:tc>
          <w:tcPr>
            <w:tcW w:w="720" w:type="dxa"/>
            <w:tcBorders>
              <w:top w:val="single" w:sz="4" w:space="0" w:color="auto"/>
              <w:bottom w:val="single" w:sz="4" w:space="0" w:color="auto"/>
            </w:tcBorders>
          </w:tcPr>
          <w:p w14:paraId="1B7CFD09"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b/>
                <w:bCs/>
                <w:sz w:val="26"/>
                <w:szCs w:val="26"/>
              </w:rPr>
            </w:pPr>
            <w:r>
              <w:rPr>
                <w:rFonts w:asciiTheme="majorBidi" w:hAnsiTheme="majorBidi" w:cstheme="majorBidi"/>
                <w:b/>
                <w:bCs/>
                <w:sz w:val="26"/>
                <w:szCs w:val="26"/>
              </w:rPr>
              <w:t>T7</w:t>
            </w:r>
          </w:p>
        </w:tc>
        <w:tc>
          <w:tcPr>
            <w:tcW w:w="720" w:type="dxa"/>
            <w:tcBorders>
              <w:top w:val="single" w:sz="4" w:space="0" w:color="auto"/>
              <w:bottom w:val="single" w:sz="4" w:space="0" w:color="auto"/>
            </w:tcBorders>
          </w:tcPr>
          <w:p w14:paraId="25040BDA"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b/>
                <w:bCs/>
                <w:sz w:val="26"/>
                <w:szCs w:val="26"/>
              </w:rPr>
            </w:pPr>
            <w:r>
              <w:rPr>
                <w:rFonts w:asciiTheme="majorBidi" w:hAnsiTheme="majorBidi" w:cstheme="majorBidi"/>
                <w:b/>
                <w:bCs/>
                <w:sz w:val="26"/>
                <w:szCs w:val="26"/>
              </w:rPr>
              <w:t>T8</w:t>
            </w:r>
          </w:p>
        </w:tc>
        <w:tc>
          <w:tcPr>
            <w:tcW w:w="720" w:type="dxa"/>
            <w:tcBorders>
              <w:top w:val="single" w:sz="4" w:space="0" w:color="auto"/>
              <w:bottom w:val="single" w:sz="4" w:space="0" w:color="auto"/>
            </w:tcBorders>
          </w:tcPr>
          <w:p w14:paraId="27476BE9"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b/>
                <w:bCs/>
                <w:sz w:val="26"/>
                <w:szCs w:val="26"/>
              </w:rPr>
            </w:pPr>
            <w:r>
              <w:rPr>
                <w:rFonts w:asciiTheme="majorBidi" w:hAnsiTheme="majorBidi" w:cstheme="majorBidi"/>
                <w:b/>
                <w:bCs/>
                <w:sz w:val="26"/>
                <w:szCs w:val="26"/>
              </w:rPr>
              <w:t>T9</w:t>
            </w:r>
          </w:p>
        </w:tc>
        <w:tc>
          <w:tcPr>
            <w:tcW w:w="720" w:type="dxa"/>
            <w:tcBorders>
              <w:top w:val="single" w:sz="4" w:space="0" w:color="auto"/>
              <w:bottom w:val="single" w:sz="4" w:space="0" w:color="auto"/>
            </w:tcBorders>
          </w:tcPr>
          <w:p w14:paraId="7A038895"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b/>
                <w:bCs/>
                <w:sz w:val="26"/>
                <w:szCs w:val="26"/>
              </w:rPr>
            </w:pPr>
            <w:r>
              <w:rPr>
                <w:rFonts w:asciiTheme="majorBidi" w:hAnsiTheme="majorBidi" w:cstheme="majorBidi"/>
                <w:b/>
                <w:bCs/>
                <w:sz w:val="26"/>
                <w:szCs w:val="26"/>
              </w:rPr>
              <w:t>T10</w:t>
            </w:r>
          </w:p>
        </w:tc>
      </w:tr>
      <w:tr w:rsidR="00C411E4" w:rsidRPr="002E0C46" w14:paraId="46EFA91C" w14:textId="77777777" w:rsidTr="003513D4">
        <w:tc>
          <w:tcPr>
            <w:tcW w:w="722" w:type="dxa"/>
            <w:tcBorders>
              <w:top w:val="single" w:sz="4" w:space="0" w:color="auto"/>
            </w:tcBorders>
          </w:tcPr>
          <w:p w14:paraId="1327F690"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b/>
                <w:bCs/>
                <w:sz w:val="26"/>
                <w:szCs w:val="26"/>
              </w:rPr>
            </w:pPr>
            <w:r w:rsidRPr="002E0C46">
              <w:rPr>
                <w:rFonts w:asciiTheme="majorBidi" w:hAnsiTheme="majorBidi" w:cstheme="majorBidi"/>
                <w:b/>
                <w:bCs/>
                <w:sz w:val="26"/>
                <w:szCs w:val="26"/>
              </w:rPr>
              <w:t>M1</w:t>
            </w:r>
          </w:p>
        </w:tc>
        <w:tc>
          <w:tcPr>
            <w:tcW w:w="715" w:type="dxa"/>
            <w:tcBorders>
              <w:top w:val="single" w:sz="4" w:space="0" w:color="auto"/>
            </w:tcBorders>
          </w:tcPr>
          <w:p w14:paraId="7F2AB42C"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sidRPr="002E0C46">
              <w:rPr>
                <w:rFonts w:asciiTheme="majorBidi" w:hAnsiTheme="majorBidi" w:cstheme="majorBidi"/>
                <w:sz w:val="26"/>
                <w:szCs w:val="26"/>
              </w:rPr>
              <w:t>0</w:t>
            </w:r>
          </w:p>
        </w:tc>
        <w:tc>
          <w:tcPr>
            <w:tcW w:w="810" w:type="dxa"/>
            <w:tcBorders>
              <w:top w:val="single" w:sz="4" w:space="0" w:color="auto"/>
            </w:tcBorders>
          </w:tcPr>
          <w:p w14:paraId="244EEF3A"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sidRPr="002E0C46">
              <w:rPr>
                <w:rFonts w:asciiTheme="majorBidi" w:hAnsiTheme="majorBidi" w:cstheme="majorBidi"/>
                <w:sz w:val="26"/>
                <w:szCs w:val="26"/>
              </w:rPr>
              <w:t>0</w:t>
            </w:r>
          </w:p>
        </w:tc>
        <w:tc>
          <w:tcPr>
            <w:tcW w:w="810" w:type="dxa"/>
            <w:tcBorders>
              <w:top w:val="single" w:sz="4" w:space="0" w:color="auto"/>
            </w:tcBorders>
          </w:tcPr>
          <w:p w14:paraId="033C45A3"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sidRPr="002E0C46">
              <w:rPr>
                <w:rFonts w:asciiTheme="majorBidi" w:hAnsiTheme="majorBidi" w:cstheme="majorBidi"/>
                <w:sz w:val="26"/>
                <w:szCs w:val="26"/>
              </w:rPr>
              <w:t>0</w:t>
            </w:r>
          </w:p>
        </w:tc>
        <w:tc>
          <w:tcPr>
            <w:tcW w:w="900" w:type="dxa"/>
            <w:tcBorders>
              <w:top w:val="single" w:sz="4" w:space="0" w:color="auto"/>
            </w:tcBorders>
          </w:tcPr>
          <w:p w14:paraId="3A482F38"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sidRPr="002E0C46">
              <w:rPr>
                <w:rFonts w:asciiTheme="majorBidi" w:hAnsiTheme="majorBidi" w:cstheme="majorBidi"/>
                <w:sz w:val="26"/>
                <w:szCs w:val="26"/>
              </w:rPr>
              <w:t>1</w:t>
            </w:r>
          </w:p>
        </w:tc>
        <w:tc>
          <w:tcPr>
            <w:tcW w:w="720" w:type="dxa"/>
            <w:tcBorders>
              <w:top w:val="single" w:sz="4" w:space="0" w:color="auto"/>
            </w:tcBorders>
          </w:tcPr>
          <w:p w14:paraId="7E48493D"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sidRPr="002E0C46">
              <w:rPr>
                <w:rFonts w:asciiTheme="majorBidi" w:hAnsiTheme="majorBidi" w:cstheme="majorBidi"/>
                <w:sz w:val="26"/>
                <w:szCs w:val="26"/>
              </w:rPr>
              <w:t>0</w:t>
            </w:r>
          </w:p>
        </w:tc>
        <w:tc>
          <w:tcPr>
            <w:tcW w:w="720" w:type="dxa"/>
            <w:tcBorders>
              <w:top w:val="single" w:sz="4" w:space="0" w:color="auto"/>
            </w:tcBorders>
          </w:tcPr>
          <w:p w14:paraId="362EAE75"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720" w:type="dxa"/>
            <w:tcBorders>
              <w:top w:val="single" w:sz="4" w:space="0" w:color="auto"/>
            </w:tcBorders>
          </w:tcPr>
          <w:p w14:paraId="37E79DBD"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720" w:type="dxa"/>
            <w:tcBorders>
              <w:top w:val="single" w:sz="4" w:space="0" w:color="auto"/>
            </w:tcBorders>
          </w:tcPr>
          <w:p w14:paraId="4B9B3054"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720" w:type="dxa"/>
            <w:tcBorders>
              <w:top w:val="single" w:sz="4" w:space="0" w:color="auto"/>
            </w:tcBorders>
          </w:tcPr>
          <w:p w14:paraId="1B99EA19"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720" w:type="dxa"/>
            <w:tcBorders>
              <w:top w:val="single" w:sz="4" w:space="0" w:color="auto"/>
            </w:tcBorders>
          </w:tcPr>
          <w:p w14:paraId="7AB683EA"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r>
      <w:tr w:rsidR="00C411E4" w:rsidRPr="002E0C46" w14:paraId="0B26C606" w14:textId="77777777" w:rsidTr="003513D4">
        <w:tc>
          <w:tcPr>
            <w:tcW w:w="722" w:type="dxa"/>
          </w:tcPr>
          <w:p w14:paraId="73376FCF"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b/>
                <w:bCs/>
                <w:sz w:val="26"/>
                <w:szCs w:val="26"/>
              </w:rPr>
            </w:pPr>
            <w:r w:rsidRPr="002E0C46">
              <w:rPr>
                <w:rFonts w:asciiTheme="majorBidi" w:hAnsiTheme="majorBidi" w:cstheme="majorBidi"/>
                <w:b/>
                <w:bCs/>
                <w:sz w:val="26"/>
                <w:szCs w:val="26"/>
              </w:rPr>
              <w:t>M2</w:t>
            </w:r>
          </w:p>
        </w:tc>
        <w:tc>
          <w:tcPr>
            <w:tcW w:w="715" w:type="dxa"/>
          </w:tcPr>
          <w:p w14:paraId="30C953D5"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sidRPr="002E0C46">
              <w:rPr>
                <w:rFonts w:asciiTheme="majorBidi" w:hAnsiTheme="majorBidi" w:cstheme="majorBidi"/>
                <w:sz w:val="26"/>
                <w:szCs w:val="26"/>
              </w:rPr>
              <w:t>0</w:t>
            </w:r>
          </w:p>
        </w:tc>
        <w:tc>
          <w:tcPr>
            <w:tcW w:w="810" w:type="dxa"/>
          </w:tcPr>
          <w:p w14:paraId="36A1E121"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sidRPr="002E0C46">
              <w:rPr>
                <w:rFonts w:asciiTheme="majorBidi" w:hAnsiTheme="majorBidi" w:cstheme="majorBidi"/>
                <w:sz w:val="26"/>
                <w:szCs w:val="26"/>
              </w:rPr>
              <w:t>0</w:t>
            </w:r>
          </w:p>
        </w:tc>
        <w:tc>
          <w:tcPr>
            <w:tcW w:w="810" w:type="dxa"/>
          </w:tcPr>
          <w:p w14:paraId="7B468527"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sidRPr="002E0C46">
              <w:rPr>
                <w:rFonts w:asciiTheme="majorBidi" w:hAnsiTheme="majorBidi" w:cstheme="majorBidi"/>
                <w:sz w:val="26"/>
                <w:szCs w:val="26"/>
              </w:rPr>
              <w:t>1</w:t>
            </w:r>
          </w:p>
        </w:tc>
        <w:tc>
          <w:tcPr>
            <w:tcW w:w="900" w:type="dxa"/>
          </w:tcPr>
          <w:p w14:paraId="5B6F2506"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sidRPr="002E0C46">
              <w:rPr>
                <w:rFonts w:asciiTheme="majorBidi" w:hAnsiTheme="majorBidi" w:cstheme="majorBidi"/>
                <w:sz w:val="26"/>
                <w:szCs w:val="26"/>
              </w:rPr>
              <w:t>0</w:t>
            </w:r>
          </w:p>
        </w:tc>
        <w:tc>
          <w:tcPr>
            <w:tcW w:w="720" w:type="dxa"/>
          </w:tcPr>
          <w:p w14:paraId="51EC3AC2"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sidRPr="002E0C46">
              <w:rPr>
                <w:rFonts w:asciiTheme="majorBidi" w:hAnsiTheme="majorBidi" w:cstheme="majorBidi"/>
                <w:sz w:val="26"/>
                <w:szCs w:val="26"/>
              </w:rPr>
              <w:t>0</w:t>
            </w:r>
          </w:p>
        </w:tc>
        <w:tc>
          <w:tcPr>
            <w:tcW w:w="720" w:type="dxa"/>
          </w:tcPr>
          <w:p w14:paraId="6E970DAC"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720" w:type="dxa"/>
          </w:tcPr>
          <w:p w14:paraId="33F48096"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720" w:type="dxa"/>
          </w:tcPr>
          <w:p w14:paraId="45F5D322"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720" w:type="dxa"/>
          </w:tcPr>
          <w:p w14:paraId="02B194A0"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720" w:type="dxa"/>
          </w:tcPr>
          <w:p w14:paraId="719F665C"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r>
      <w:tr w:rsidR="00C411E4" w:rsidRPr="002E0C46" w14:paraId="4BFED2FB" w14:textId="77777777" w:rsidTr="003513D4">
        <w:tc>
          <w:tcPr>
            <w:tcW w:w="722" w:type="dxa"/>
          </w:tcPr>
          <w:p w14:paraId="69877C44"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b/>
                <w:bCs/>
                <w:sz w:val="26"/>
                <w:szCs w:val="26"/>
              </w:rPr>
            </w:pPr>
            <w:r w:rsidRPr="002E0C46">
              <w:rPr>
                <w:rFonts w:asciiTheme="majorBidi" w:hAnsiTheme="majorBidi" w:cstheme="majorBidi"/>
                <w:b/>
                <w:bCs/>
                <w:sz w:val="26"/>
                <w:szCs w:val="26"/>
              </w:rPr>
              <w:t>M3</w:t>
            </w:r>
          </w:p>
        </w:tc>
        <w:tc>
          <w:tcPr>
            <w:tcW w:w="715" w:type="dxa"/>
          </w:tcPr>
          <w:p w14:paraId="0DB71D5D"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sidRPr="002E0C46">
              <w:rPr>
                <w:rFonts w:asciiTheme="majorBidi" w:hAnsiTheme="majorBidi" w:cstheme="majorBidi"/>
                <w:sz w:val="26"/>
                <w:szCs w:val="26"/>
              </w:rPr>
              <w:t>0</w:t>
            </w:r>
          </w:p>
        </w:tc>
        <w:tc>
          <w:tcPr>
            <w:tcW w:w="810" w:type="dxa"/>
          </w:tcPr>
          <w:p w14:paraId="44EE3866"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sidRPr="002E0C46">
              <w:rPr>
                <w:rFonts w:asciiTheme="majorBidi" w:hAnsiTheme="majorBidi" w:cstheme="majorBidi"/>
                <w:sz w:val="26"/>
                <w:szCs w:val="26"/>
              </w:rPr>
              <w:t>0</w:t>
            </w:r>
          </w:p>
        </w:tc>
        <w:tc>
          <w:tcPr>
            <w:tcW w:w="810" w:type="dxa"/>
          </w:tcPr>
          <w:p w14:paraId="01F68311"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sidRPr="002E0C46">
              <w:rPr>
                <w:rFonts w:asciiTheme="majorBidi" w:hAnsiTheme="majorBidi" w:cstheme="majorBidi"/>
                <w:sz w:val="26"/>
                <w:szCs w:val="26"/>
              </w:rPr>
              <w:t>1</w:t>
            </w:r>
          </w:p>
        </w:tc>
        <w:tc>
          <w:tcPr>
            <w:tcW w:w="900" w:type="dxa"/>
          </w:tcPr>
          <w:p w14:paraId="690EC6C4"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sidRPr="002E0C46">
              <w:rPr>
                <w:rFonts w:asciiTheme="majorBidi" w:hAnsiTheme="majorBidi" w:cstheme="majorBidi"/>
                <w:sz w:val="26"/>
                <w:szCs w:val="26"/>
              </w:rPr>
              <w:t>0</w:t>
            </w:r>
          </w:p>
        </w:tc>
        <w:tc>
          <w:tcPr>
            <w:tcW w:w="720" w:type="dxa"/>
          </w:tcPr>
          <w:p w14:paraId="76EC31C2"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sidRPr="002E0C46">
              <w:rPr>
                <w:rFonts w:asciiTheme="majorBidi" w:hAnsiTheme="majorBidi" w:cstheme="majorBidi"/>
                <w:sz w:val="26"/>
                <w:szCs w:val="26"/>
              </w:rPr>
              <w:t>0</w:t>
            </w:r>
          </w:p>
        </w:tc>
        <w:tc>
          <w:tcPr>
            <w:tcW w:w="720" w:type="dxa"/>
          </w:tcPr>
          <w:p w14:paraId="5E3DC72D"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720" w:type="dxa"/>
          </w:tcPr>
          <w:p w14:paraId="030EF22D"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720" w:type="dxa"/>
          </w:tcPr>
          <w:p w14:paraId="6F6D603E"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720" w:type="dxa"/>
          </w:tcPr>
          <w:p w14:paraId="521217B2"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720" w:type="dxa"/>
          </w:tcPr>
          <w:p w14:paraId="1B23EB19"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r>
      <w:tr w:rsidR="00C411E4" w:rsidRPr="002E0C46" w14:paraId="7E15F471" w14:textId="77777777" w:rsidTr="003513D4">
        <w:tc>
          <w:tcPr>
            <w:tcW w:w="722" w:type="dxa"/>
          </w:tcPr>
          <w:p w14:paraId="09F0CA2B"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b/>
                <w:bCs/>
                <w:sz w:val="26"/>
                <w:szCs w:val="26"/>
              </w:rPr>
            </w:pPr>
            <w:r w:rsidRPr="002E0C46">
              <w:rPr>
                <w:rFonts w:asciiTheme="majorBidi" w:hAnsiTheme="majorBidi" w:cstheme="majorBidi"/>
                <w:b/>
                <w:bCs/>
                <w:sz w:val="26"/>
                <w:szCs w:val="26"/>
              </w:rPr>
              <w:t>M4</w:t>
            </w:r>
          </w:p>
        </w:tc>
        <w:tc>
          <w:tcPr>
            <w:tcW w:w="715" w:type="dxa"/>
          </w:tcPr>
          <w:p w14:paraId="75888512"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sidRPr="002E0C46">
              <w:rPr>
                <w:rFonts w:asciiTheme="majorBidi" w:hAnsiTheme="majorBidi" w:cstheme="majorBidi"/>
                <w:sz w:val="26"/>
                <w:szCs w:val="26"/>
              </w:rPr>
              <w:t>1</w:t>
            </w:r>
          </w:p>
        </w:tc>
        <w:tc>
          <w:tcPr>
            <w:tcW w:w="810" w:type="dxa"/>
          </w:tcPr>
          <w:p w14:paraId="1165FF40"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sidRPr="002E0C46">
              <w:rPr>
                <w:rFonts w:asciiTheme="majorBidi" w:hAnsiTheme="majorBidi" w:cstheme="majorBidi"/>
                <w:sz w:val="26"/>
                <w:szCs w:val="26"/>
              </w:rPr>
              <w:t>0</w:t>
            </w:r>
          </w:p>
        </w:tc>
        <w:tc>
          <w:tcPr>
            <w:tcW w:w="810" w:type="dxa"/>
          </w:tcPr>
          <w:p w14:paraId="10FDE988"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sidRPr="002E0C46">
              <w:rPr>
                <w:rFonts w:asciiTheme="majorBidi" w:hAnsiTheme="majorBidi" w:cstheme="majorBidi"/>
                <w:sz w:val="26"/>
                <w:szCs w:val="26"/>
              </w:rPr>
              <w:t>0</w:t>
            </w:r>
          </w:p>
        </w:tc>
        <w:tc>
          <w:tcPr>
            <w:tcW w:w="900" w:type="dxa"/>
          </w:tcPr>
          <w:p w14:paraId="77F4D17B"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sidRPr="002E0C46">
              <w:rPr>
                <w:rFonts w:asciiTheme="majorBidi" w:hAnsiTheme="majorBidi" w:cstheme="majorBidi"/>
                <w:sz w:val="26"/>
                <w:szCs w:val="26"/>
              </w:rPr>
              <w:t>0</w:t>
            </w:r>
          </w:p>
        </w:tc>
        <w:tc>
          <w:tcPr>
            <w:tcW w:w="720" w:type="dxa"/>
          </w:tcPr>
          <w:p w14:paraId="06155C0A"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sidRPr="002E0C46">
              <w:rPr>
                <w:rFonts w:asciiTheme="majorBidi" w:hAnsiTheme="majorBidi" w:cstheme="majorBidi"/>
                <w:sz w:val="26"/>
                <w:szCs w:val="26"/>
              </w:rPr>
              <w:t>1</w:t>
            </w:r>
          </w:p>
        </w:tc>
        <w:tc>
          <w:tcPr>
            <w:tcW w:w="720" w:type="dxa"/>
          </w:tcPr>
          <w:p w14:paraId="7C78A4F3"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720" w:type="dxa"/>
          </w:tcPr>
          <w:p w14:paraId="3B5CFCC2"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720" w:type="dxa"/>
          </w:tcPr>
          <w:p w14:paraId="79596954"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720" w:type="dxa"/>
          </w:tcPr>
          <w:p w14:paraId="762AA6F6"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720" w:type="dxa"/>
          </w:tcPr>
          <w:p w14:paraId="5D54177D"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r>
      <w:tr w:rsidR="00C411E4" w:rsidRPr="002E0C46" w14:paraId="2A2384F8" w14:textId="77777777" w:rsidTr="003513D4">
        <w:tc>
          <w:tcPr>
            <w:tcW w:w="722" w:type="dxa"/>
          </w:tcPr>
          <w:p w14:paraId="2B4F91AE"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b/>
                <w:bCs/>
                <w:sz w:val="26"/>
                <w:szCs w:val="26"/>
              </w:rPr>
            </w:pPr>
            <w:r w:rsidRPr="002E0C46">
              <w:rPr>
                <w:rFonts w:asciiTheme="majorBidi" w:hAnsiTheme="majorBidi" w:cstheme="majorBidi"/>
                <w:b/>
                <w:bCs/>
                <w:sz w:val="26"/>
                <w:szCs w:val="26"/>
              </w:rPr>
              <w:t>M5</w:t>
            </w:r>
          </w:p>
        </w:tc>
        <w:tc>
          <w:tcPr>
            <w:tcW w:w="715" w:type="dxa"/>
          </w:tcPr>
          <w:p w14:paraId="26949927"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sidRPr="002E0C46">
              <w:rPr>
                <w:rFonts w:asciiTheme="majorBidi" w:hAnsiTheme="majorBidi" w:cstheme="majorBidi"/>
                <w:sz w:val="26"/>
                <w:szCs w:val="26"/>
              </w:rPr>
              <w:t>0</w:t>
            </w:r>
          </w:p>
        </w:tc>
        <w:tc>
          <w:tcPr>
            <w:tcW w:w="810" w:type="dxa"/>
          </w:tcPr>
          <w:p w14:paraId="2DC437F3"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sidRPr="002E0C46">
              <w:rPr>
                <w:rFonts w:asciiTheme="majorBidi" w:hAnsiTheme="majorBidi" w:cstheme="majorBidi"/>
                <w:sz w:val="26"/>
                <w:szCs w:val="26"/>
              </w:rPr>
              <w:t>1</w:t>
            </w:r>
          </w:p>
        </w:tc>
        <w:tc>
          <w:tcPr>
            <w:tcW w:w="810" w:type="dxa"/>
          </w:tcPr>
          <w:p w14:paraId="5BA32364"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sidRPr="002E0C46">
              <w:rPr>
                <w:rFonts w:asciiTheme="majorBidi" w:hAnsiTheme="majorBidi" w:cstheme="majorBidi"/>
                <w:sz w:val="26"/>
                <w:szCs w:val="26"/>
              </w:rPr>
              <w:t>0</w:t>
            </w:r>
          </w:p>
        </w:tc>
        <w:tc>
          <w:tcPr>
            <w:tcW w:w="900" w:type="dxa"/>
          </w:tcPr>
          <w:p w14:paraId="1C91A36C"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sidRPr="002E0C46">
              <w:rPr>
                <w:rFonts w:asciiTheme="majorBidi" w:hAnsiTheme="majorBidi" w:cstheme="majorBidi"/>
                <w:sz w:val="26"/>
                <w:szCs w:val="26"/>
              </w:rPr>
              <w:t>0</w:t>
            </w:r>
          </w:p>
        </w:tc>
        <w:tc>
          <w:tcPr>
            <w:tcW w:w="720" w:type="dxa"/>
          </w:tcPr>
          <w:p w14:paraId="1A3735E3"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sidRPr="002E0C46">
              <w:rPr>
                <w:rFonts w:asciiTheme="majorBidi" w:hAnsiTheme="majorBidi" w:cstheme="majorBidi"/>
                <w:sz w:val="26"/>
                <w:szCs w:val="26"/>
              </w:rPr>
              <w:t>0</w:t>
            </w:r>
          </w:p>
        </w:tc>
        <w:tc>
          <w:tcPr>
            <w:tcW w:w="720" w:type="dxa"/>
          </w:tcPr>
          <w:p w14:paraId="531AFC29"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720" w:type="dxa"/>
          </w:tcPr>
          <w:p w14:paraId="4D48A1A9"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720" w:type="dxa"/>
          </w:tcPr>
          <w:p w14:paraId="766EB864"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720" w:type="dxa"/>
          </w:tcPr>
          <w:p w14:paraId="10A4D908"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720" w:type="dxa"/>
          </w:tcPr>
          <w:p w14:paraId="1F26AF65"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r>
      <w:tr w:rsidR="00C411E4" w:rsidRPr="002E0C46" w14:paraId="067F8A6A" w14:textId="77777777" w:rsidTr="003513D4">
        <w:tc>
          <w:tcPr>
            <w:tcW w:w="722" w:type="dxa"/>
          </w:tcPr>
          <w:p w14:paraId="2FB0D850"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b/>
                <w:bCs/>
                <w:sz w:val="26"/>
                <w:szCs w:val="26"/>
              </w:rPr>
            </w:pPr>
            <w:r>
              <w:rPr>
                <w:rFonts w:asciiTheme="majorBidi" w:hAnsiTheme="majorBidi" w:cstheme="majorBidi"/>
                <w:b/>
                <w:bCs/>
                <w:sz w:val="26"/>
                <w:szCs w:val="26"/>
              </w:rPr>
              <w:t>M6</w:t>
            </w:r>
          </w:p>
        </w:tc>
        <w:tc>
          <w:tcPr>
            <w:tcW w:w="715" w:type="dxa"/>
          </w:tcPr>
          <w:p w14:paraId="2E675413"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810" w:type="dxa"/>
          </w:tcPr>
          <w:p w14:paraId="4D111CAA"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810" w:type="dxa"/>
          </w:tcPr>
          <w:p w14:paraId="248595B4"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900" w:type="dxa"/>
          </w:tcPr>
          <w:p w14:paraId="33CCDC1B"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720" w:type="dxa"/>
          </w:tcPr>
          <w:p w14:paraId="5524B6BF"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720" w:type="dxa"/>
          </w:tcPr>
          <w:p w14:paraId="7C83AD67"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720" w:type="dxa"/>
          </w:tcPr>
          <w:p w14:paraId="62A03776"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720" w:type="dxa"/>
          </w:tcPr>
          <w:p w14:paraId="377C8B33"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720" w:type="dxa"/>
          </w:tcPr>
          <w:p w14:paraId="3FF4FB7E"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720" w:type="dxa"/>
          </w:tcPr>
          <w:p w14:paraId="3460F40E"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r>
      <w:tr w:rsidR="00C411E4" w:rsidRPr="002E0C46" w14:paraId="60864320" w14:textId="77777777" w:rsidTr="003513D4">
        <w:tc>
          <w:tcPr>
            <w:tcW w:w="722" w:type="dxa"/>
          </w:tcPr>
          <w:p w14:paraId="65EDC95D"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b/>
                <w:bCs/>
                <w:sz w:val="26"/>
                <w:szCs w:val="26"/>
              </w:rPr>
            </w:pPr>
            <w:r>
              <w:rPr>
                <w:rFonts w:asciiTheme="majorBidi" w:hAnsiTheme="majorBidi" w:cstheme="majorBidi"/>
                <w:b/>
                <w:bCs/>
                <w:sz w:val="26"/>
                <w:szCs w:val="26"/>
              </w:rPr>
              <w:lastRenderedPageBreak/>
              <w:t>M7</w:t>
            </w:r>
          </w:p>
        </w:tc>
        <w:tc>
          <w:tcPr>
            <w:tcW w:w="715" w:type="dxa"/>
          </w:tcPr>
          <w:p w14:paraId="6E52F236"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810" w:type="dxa"/>
          </w:tcPr>
          <w:p w14:paraId="7F23045D"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810" w:type="dxa"/>
          </w:tcPr>
          <w:p w14:paraId="7D6B62A3"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900" w:type="dxa"/>
          </w:tcPr>
          <w:p w14:paraId="1BB3F4FD"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720" w:type="dxa"/>
          </w:tcPr>
          <w:p w14:paraId="61CA456E"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720" w:type="dxa"/>
          </w:tcPr>
          <w:p w14:paraId="27D67DA8"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720" w:type="dxa"/>
          </w:tcPr>
          <w:p w14:paraId="6A9F50B3"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720" w:type="dxa"/>
          </w:tcPr>
          <w:p w14:paraId="7CE7C57B"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720" w:type="dxa"/>
          </w:tcPr>
          <w:p w14:paraId="628FF372"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720" w:type="dxa"/>
          </w:tcPr>
          <w:p w14:paraId="477B4EAE"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r>
      <w:tr w:rsidR="00C411E4" w:rsidRPr="002E0C46" w14:paraId="59C804B0" w14:textId="77777777" w:rsidTr="003513D4">
        <w:tc>
          <w:tcPr>
            <w:tcW w:w="722" w:type="dxa"/>
          </w:tcPr>
          <w:p w14:paraId="19C9FB45"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b/>
                <w:bCs/>
                <w:sz w:val="26"/>
                <w:szCs w:val="26"/>
              </w:rPr>
            </w:pPr>
            <w:r>
              <w:rPr>
                <w:rFonts w:asciiTheme="majorBidi" w:hAnsiTheme="majorBidi" w:cstheme="majorBidi"/>
                <w:b/>
                <w:bCs/>
                <w:sz w:val="26"/>
                <w:szCs w:val="26"/>
              </w:rPr>
              <w:t>M7</w:t>
            </w:r>
          </w:p>
        </w:tc>
        <w:tc>
          <w:tcPr>
            <w:tcW w:w="715" w:type="dxa"/>
          </w:tcPr>
          <w:p w14:paraId="74B934F8"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810" w:type="dxa"/>
          </w:tcPr>
          <w:p w14:paraId="00320310"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810" w:type="dxa"/>
          </w:tcPr>
          <w:p w14:paraId="19AC1EC2"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900" w:type="dxa"/>
          </w:tcPr>
          <w:p w14:paraId="7B24B6D1"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720" w:type="dxa"/>
          </w:tcPr>
          <w:p w14:paraId="4A865CED"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720" w:type="dxa"/>
          </w:tcPr>
          <w:p w14:paraId="1FA7DCD2"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720" w:type="dxa"/>
          </w:tcPr>
          <w:p w14:paraId="05CF2D46"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720" w:type="dxa"/>
          </w:tcPr>
          <w:p w14:paraId="780886C1"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720" w:type="dxa"/>
          </w:tcPr>
          <w:p w14:paraId="7A26A062"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720" w:type="dxa"/>
          </w:tcPr>
          <w:p w14:paraId="36E3BCA0"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r>
      <w:tr w:rsidR="00C411E4" w:rsidRPr="002E0C46" w14:paraId="4FE81436" w14:textId="77777777" w:rsidTr="003513D4">
        <w:tc>
          <w:tcPr>
            <w:tcW w:w="722" w:type="dxa"/>
          </w:tcPr>
          <w:p w14:paraId="6968C77A"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b/>
                <w:bCs/>
                <w:sz w:val="26"/>
                <w:szCs w:val="26"/>
              </w:rPr>
            </w:pPr>
            <w:r>
              <w:rPr>
                <w:rFonts w:asciiTheme="majorBidi" w:hAnsiTheme="majorBidi" w:cstheme="majorBidi"/>
                <w:b/>
                <w:bCs/>
                <w:sz w:val="26"/>
                <w:szCs w:val="26"/>
              </w:rPr>
              <w:t>M9</w:t>
            </w:r>
          </w:p>
        </w:tc>
        <w:tc>
          <w:tcPr>
            <w:tcW w:w="715" w:type="dxa"/>
          </w:tcPr>
          <w:p w14:paraId="73B9709A"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810" w:type="dxa"/>
          </w:tcPr>
          <w:p w14:paraId="2C21C99E"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810" w:type="dxa"/>
          </w:tcPr>
          <w:p w14:paraId="27408E0A"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900" w:type="dxa"/>
          </w:tcPr>
          <w:p w14:paraId="7295CEBA"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720" w:type="dxa"/>
          </w:tcPr>
          <w:p w14:paraId="78289F24"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720" w:type="dxa"/>
          </w:tcPr>
          <w:p w14:paraId="496E25BC"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720" w:type="dxa"/>
          </w:tcPr>
          <w:p w14:paraId="21AA684D"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720" w:type="dxa"/>
          </w:tcPr>
          <w:p w14:paraId="217024FF"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720" w:type="dxa"/>
          </w:tcPr>
          <w:p w14:paraId="66480800"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720" w:type="dxa"/>
          </w:tcPr>
          <w:p w14:paraId="7467DF22"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r>
      <w:tr w:rsidR="00C411E4" w:rsidRPr="002E0C46" w14:paraId="4697846F" w14:textId="77777777" w:rsidTr="003513D4">
        <w:tc>
          <w:tcPr>
            <w:tcW w:w="722" w:type="dxa"/>
          </w:tcPr>
          <w:p w14:paraId="155C3502"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b/>
                <w:bCs/>
                <w:sz w:val="26"/>
                <w:szCs w:val="26"/>
              </w:rPr>
            </w:pPr>
            <w:r>
              <w:rPr>
                <w:rFonts w:asciiTheme="majorBidi" w:hAnsiTheme="majorBidi" w:cstheme="majorBidi"/>
                <w:b/>
                <w:bCs/>
                <w:sz w:val="26"/>
                <w:szCs w:val="26"/>
              </w:rPr>
              <w:t>M10</w:t>
            </w:r>
          </w:p>
        </w:tc>
        <w:tc>
          <w:tcPr>
            <w:tcW w:w="715" w:type="dxa"/>
          </w:tcPr>
          <w:p w14:paraId="0D6A5BF5"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810" w:type="dxa"/>
          </w:tcPr>
          <w:p w14:paraId="44566B65"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810" w:type="dxa"/>
          </w:tcPr>
          <w:p w14:paraId="4262CDAB"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900" w:type="dxa"/>
          </w:tcPr>
          <w:p w14:paraId="6378FA00"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720" w:type="dxa"/>
          </w:tcPr>
          <w:p w14:paraId="331BCCE2"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720" w:type="dxa"/>
          </w:tcPr>
          <w:p w14:paraId="4C8FCFBF"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720" w:type="dxa"/>
          </w:tcPr>
          <w:p w14:paraId="44219D77"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720" w:type="dxa"/>
          </w:tcPr>
          <w:p w14:paraId="58A2B838"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c>
          <w:tcPr>
            <w:tcW w:w="720" w:type="dxa"/>
          </w:tcPr>
          <w:p w14:paraId="75821BF3"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0</w:t>
            </w:r>
          </w:p>
        </w:tc>
        <w:tc>
          <w:tcPr>
            <w:tcW w:w="720" w:type="dxa"/>
          </w:tcPr>
          <w:p w14:paraId="1B7730CA" w14:textId="77777777" w:rsidR="00C411E4" w:rsidRPr="002E0C46"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Bidi" w:hAnsiTheme="majorBidi" w:cstheme="majorBidi"/>
                <w:sz w:val="26"/>
                <w:szCs w:val="26"/>
              </w:rPr>
            </w:pPr>
            <w:r>
              <w:rPr>
                <w:rFonts w:asciiTheme="majorBidi" w:hAnsiTheme="majorBidi" w:cstheme="majorBidi"/>
                <w:sz w:val="26"/>
                <w:szCs w:val="26"/>
              </w:rPr>
              <w:t>1</w:t>
            </w:r>
          </w:p>
        </w:tc>
      </w:tr>
    </w:tbl>
    <w:p w14:paraId="3DC06201"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value in each cell of the matrix can be [0,1]. If it is ZERO, it means the mutant was not killed by the test case represented by the intersecting column of the matrix. In other word, the value is ONE if it is killed by the test case. Therefore, the initial values are [0,1].</w:t>
      </w:r>
    </w:p>
    <w:p w14:paraId="187C8560"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values are then updated by looking into how many test cases kill a mutant and how many mutants are killed by a particular test case.</w:t>
      </w:r>
    </w:p>
    <w:p w14:paraId="7C157283" w14:textId="2574F6FB"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Using the example above, the table would be modified and updated resulting in the values shown in </w:t>
      </w:r>
      <w:r w:rsidRPr="00794BE2">
        <w:rPr>
          <w:rFonts w:asciiTheme="majorBidi" w:hAnsiTheme="majorBidi" w:cstheme="majorBidi"/>
          <w:sz w:val="24"/>
          <w:szCs w:val="24"/>
        </w:rPr>
        <w:fldChar w:fldCharType="begin"/>
      </w:r>
      <w:r w:rsidRPr="00794BE2">
        <w:rPr>
          <w:rFonts w:asciiTheme="majorBidi" w:hAnsiTheme="majorBidi" w:cstheme="majorBidi"/>
          <w:sz w:val="24"/>
          <w:szCs w:val="24"/>
        </w:rPr>
        <w:instrText xml:space="preserve"> REF _Ref499540326 \h </w:instrText>
      </w:r>
      <w:r w:rsidR="00794BE2" w:rsidRPr="00794BE2">
        <w:rPr>
          <w:rFonts w:asciiTheme="majorBidi" w:hAnsiTheme="majorBidi" w:cstheme="majorBidi"/>
          <w:sz w:val="24"/>
          <w:szCs w:val="24"/>
        </w:rPr>
        <w:instrText xml:space="preserve"> \* MERGEFORMAT </w:instrText>
      </w:r>
      <w:r w:rsidRPr="00794BE2">
        <w:rPr>
          <w:rFonts w:asciiTheme="majorBidi" w:hAnsiTheme="majorBidi" w:cstheme="majorBidi"/>
          <w:sz w:val="24"/>
          <w:szCs w:val="24"/>
        </w:rPr>
      </w:r>
      <w:r w:rsidRPr="00794BE2">
        <w:rPr>
          <w:rFonts w:asciiTheme="majorBidi" w:hAnsiTheme="majorBidi" w:cstheme="majorBidi"/>
          <w:sz w:val="24"/>
          <w:szCs w:val="24"/>
        </w:rPr>
        <w:fldChar w:fldCharType="separate"/>
      </w:r>
      <w:r w:rsidR="001101E6" w:rsidRPr="001101E6">
        <w:t xml:space="preserve">Table </w:t>
      </w:r>
      <w:r w:rsidR="001101E6" w:rsidRPr="001101E6">
        <w:rPr>
          <w:noProof/>
        </w:rPr>
        <w:t>10</w:t>
      </w:r>
      <w:r w:rsidRPr="00794BE2">
        <w:rPr>
          <w:rFonts w:asciiTheme="majorBidi" w:hAnsiTheme="majorBidi" w:cstheme="majorBidi"/>
          <w:sz w:val="24"/>
          <w:szCs w:val="24"/>
        </w:rPr>
        <w:fldChar w:fldCharType="end"/>
      </w:r>
      <w:r>
        <w:rPr>
          <w:rFonts w:asciiTheme="majorBidi" w:hAnsiTheme="majorBidi" w:cstheme="majorBidi"/>
          <w:sz w:val="24"/>
          <w:szCs w:val="24"/>
        </w:rPr>
        <w:t>:</w:t>
      </w:r>
    </w:p>
    <w:p w14:paraId="5DD70619" w14:textId="6E95421A" w:rsidR="00C411E4" w:rsidRPr="008D1EAA" w:rsidRDefault="00C411E4" w:rsidP="00882758">
      <w:pPr>
        <w:pStyle w:val="Caption"/>
        <w:keepNext/>
        <w:jc w:val="center"/>
        <w:rPr>
          <w:b/>
          <w:bCs/>
          <w:i w:val="0"/>
          <w:iCs w:val="0"/>
          <w:color w:val="auto"/>
        </w:rPr>
      </w:pPr>
      <w:bookmarkStart w:id="365" w:name="_Ref499540326"/>
      <w:bookmarkStart w:id="366" w:name="_Toc506449831"/>
      <w:r w:rsidRPr="008D1EAA">
        <w:rPr>
          <w:b/>
          <w:bCs/>
          <w:i w:val="0"/>
          <w:iCs w:val="0"/>
          <w:color w:val="auto"/>
        </w:rPr>
        <w:t xml:space="preserve">Table </w:t>
      </w:r>
      <w:r w:rsidR="000E2513" w:rsidRPr="008D1EAA">
        <w:rPr>
          <w:b/>
          <w:bCs/>
          <w:i w:val="0"/>
          <w:iCs w:val="0"/>
          <w:color w:val="auto"/>
        </w:rPr>
        <w:fldChar w:fldCharType="begin"/>
      </w:r>
      <w:r w:rsidR="000E2513" w:rsidRPr="008D1EAA">
        <w:rPr>
          <w:b/>
          <w:bCs/>
          <w:i w:val="0"/>
          <w:iCs w:val="0"/>
          <w:color w:val="auto"/>
        </w:rPr>
        <w:instrText xml:space="preserve"> SEQ Table \* ARABIC </w:instrText>
      </w:r>
      <w:r w:rsidR="000E2513" w:rsidRPr="008D1EAA">
        <w:rPr>
          <w:b/>
          <w:bCs/>
          <w:i w:val="0"/>
          <w:iCs w:val="0"/>
          <w:color w:val="auto"/>
        </w:rPr>
        <w:fldChar w:fldCharType="separate"/>
      </w:r>
      <w:r w:rsidR="001101E6">
        <w:rPr>
          <w:b/>
          <w:bCs/>
          <w:i w:val="0"/>
          <w:iCs w:val="0"/>
          <w:noProof/>
          <w:color w:val="auto"/>
        </w:rPr>
        <w:t>10</w:t>
      </w:r>
      <w:r w:rsidR="000E2513" w:rsidRPr="008D1EAA">
        <w:rPr>
          <w:b/>
          <w:bCs/>
          <w:i w:val="0"/>
          <w:iCs w:val="0"/>
          <w:noProof/>
          <w:color w:val="auto"/>
        </w:rPr>
        <w:fldChar w:fldCharType="end"/>
      </w:r>
      <w:bookmarkEnd w:id="365"/>
      <w:r w:rsidRPr="008D1EAA">
        <w:rPr>
          <w:b/>
          <w:bCs/>
          <w:i w:val="0"/>
          <w:iCs w:val="0"/>
          <w:color w:val="auto"/>
        </w:rPr>
        <w:t>: Updated test execution matrix</w:t>
      </w:r>
      <w:bookmarkEnd w:id="366"/>
    </w:p>
    <w:tbl>
      <w:tblPr>
        <w:tblW w:w="8076" w:type="dxa"/>
        <w:tblInd w:w="-5" w:type="dxa"/>
        <w:tblLook w:val="04A0" w:firstRow="1" w:lastRow="0" w:firstColumn="1" w:lastColumn="0" w:noHBand="0" w:noVBand="1"/>
      </w:tblPr>
      <w:tblGrid>
        <w:gridCol w:w="960"/>
        <w:gridCol w:w="680"/>
        <w:gridCol w:w="756"/>
        <w:gridCol w:w="756"/>
        <w:gridCol w:w="756"/>
        <w:gridCol w:w="660"/>
        <w:gridCol w:w="756"/>
        <w:gridCol w:w="580"/>
        <w:gridCol w:w="756"/>
        <w:gridCol w:w="756"/>
        <w:gridCol w:w="660"/>
      </w:tblGrid>
      <w:tr w:rsidR="00C411E4" w:rsidRPr="00C50607" w14:paraId="598CCCEC" w14:textId="77777777" w:rsidTr="003513D4">
        <w:trPr>
          <w:trHeight w:val="33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11C653" w14:textId="77777777" w:rsidR="00C411E4" w:rsidRPr="00C50607" w:rsidRDefault="00C411E4" w:rsidP="003513D4">
            <w:pPr>
              <w:spacing w:after="0" w:line="240" w:lineRule="auto"/>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 </w:t>
            </w:r>
          </w:p>
        </w:tc>
        <w:tc>
          <w:tcPr>
            <w:tcW w:w="680" w:type="dxa"/>
            <w:tcBorders>
              <w:top w:val="single" w:sz="4" w:space="0" w:color="auto"/>
              <w:left w:val="nil"/>
              <w:bottom w:val="single" w:sz="4" w:space="0" w:color="auto"/>
              <w:right w:val="single" w:sz="4" w:space="0" w:color="auto"/>
            </w:tcBorders>
            <w:shd w:val="clear" w:color="auto" w:fill="auto"/>
            <w:vAlign w:val="center"/>
            <w:hideMark/>
          </w:tcPr>
          <w:p w14:paraId="4DF21E71"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T1</w:t>
            </w:r>
          </w:p>
        </w:tc>
        <w:tc>
          <w:tcPr>
            <w:tcW w:w="756" w:type="dxa"/>
            <w:tcBorders>
              <w:top w:val="single" w:sz="4" w:space="0" w:color="auto"/>
              <w:left w:val="nil"/>
              <w:bottom w:val="single" w:sz="4" w:space="0" w:color="auto"/>
              <w:right w:val="single" w:sz="4" w:space="0" w:color="auto"/>
            </w:tcBorders>
            <w:shd w:val="clear" w:color="auto" w:fill="auto"/>
            <w:vAlign w:val="center"/>
            <w:hideMark/>
          </w:tcPr>
          <w:p w14:paraId="5C86A90B"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T2</w:t>
            </w:r>
          </w:p>
        </w:tc>
        <w:tc>
          <w:tcPr>
            <w:tcW w:w="756" w:type="dxa"/>
            <w:tcBorders>
              <w:top w:val="single" w:sz="4" w:space="0" w:color="auto"/>
              <w:left w:val="nil"/>
              <w:bottom w:val="single" w:sz="4" w:space="0" w:color="auto"/>
              <w:right w:val="single" w:sz="4" w:space="0" w:color="auto"/>
            </w:tcBorders>
            <w:shd w:val="clear" w:color="auto" w:fill="auto"/>
            <w:vAlign w:val="center"/>
            <w:hideMark/>
          </w:tcPr>
          <w:p w14:paraId="350FFC97"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T3</w:t>
            </w:r>
          </w:p>
        </w:tc>
        <w:tc>
          <w:tcPr>
            <w:tcW w:w="756" w:type="dxa"/>
            <w:tcBorders>
              <w:top w:val="single" w:sz="4" w:space="0" w:color="auto"/>
              <w:left w:val="nil"/>
              <w:bottom w:val="single" w:sz="4" w:space="0" w:color="auto"/>
              <w:right w:val="single" w:sz="4" w:space="0" w:color="auto"/>
            </w:tcBorders>
            <w:shd w:val="clear" w:color="auto" w:fill="auto"/>
            <w:vAlign w:val="center"/>
            <w:hideMark/>
          </w:tcPr>
          <w:p w14:paraId="4159EE6B"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T4</w:t>
            </w:r>
          </w:p>
        </w:tc>
        <w:tc>
          <w:tcPr>
            <w:tcW w:w="660" w:type="dxa"/>
            <w:tcBorders>
              <w:top w:val="single" w:sz="4" w:space="0" w:color="auto"/>
              <w:left w:val="nil"/>
              <w:bottom w:val="single" w:sz="4" w:space="0" w:color="auto"/>
              <w:right w:val="single" w:sz="4" w:space="0" w:color="auto"/>
            </w:tcBorders>
            <w:shd w:val="clear" w:color="auto" w:fill="auto"/>
            <w:vAlign w:val="center"/>
            <w:hideMark/>
          </w:tcPr>
          <w:p w14:paraId="321C563D"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T5</w:t>
            </w:r>
          </w:p>
        </w:tc>
        <w:tc>
          <w:tcPr>
            <w:tcW w:w="756" w:type="dxa"/>
            <w:tcBorders>
              <w:top w:val="single" w:sz="4" w:space="0" w:color="auto"/>
              <w:left w:val="nil"/>
              <w:bottom w:val="single" w:sz="4" w:space="0" w:color="auto"/>
              <w:right w:val="single" w:sz="4" w:space="0" w:color="auto"/>
            </w:tcBorders>
            <w:shd w:val="clear" w:color="auto" w:fill="auto"/>
            <w:vAlign w:val="center"/>
            <w:hideMark/>
          </w:tcPr>
          <w:p w14:paraId="04253410"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T6</w:t>
            </w:r>
          </w:p>
        </w:tc>
        <w:tc>
          <w:tcPr>
            <w:tcW w:w="580" w:type="dxa"/>
            <w:tcBorders>
              <w:top w:val="single" w:sz="4" w:space="0" w:color="auto"/>
              <w:left w:val="nil"/>
              <w:bottom w:val="single" w:sz="4" w:space="0" w:color="auto"/>
              <w:right w:val="single" w:sz="4" w:space="0" w:color="auto"/>
            </w:tcBorders>
            <w:shd w:val="clear" w:color="auto" w:fill="auto"/>
            <w:vAlign w:val="center"/>
            <w:hideMark/>
          </w:tcPr>
          <w:p w14:paraId="224AEB62"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T7</w:t>
            </w:r>
          </w:p>
        </w:tc>
        <w:tc>
          <w:tcPr>
            <w:tcW w:w="756" w:type="dxa"/>
            <w:tcBorders>
              <w:top w:val="single" w:sz="4" w:space="0" w:color="auto"/>
              <w:left w:val="nil"/>
              <w:bottom w:val="single" w:sz="4" w:space="0" w:color="auto"/>
              <w:right w:val="single" w:sz="4" w:space="0" w:color="auto"/>
            </w:tcBorders>
            <w:shd w:val="clear" w:color="auto" w:fill="auto"/>
            <w:vAlign w:val="center"/>
            <w:hideMark/>
          </w:tcPr>
          <w:p w14:paraId="2F34D077"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T8</w:t>
            </w:r>
          </w:p>
        </w:tc>
        <w:tc>
          <w:tcPr>
            <w:tcW w:w="756" w:type="dxa"/>
            <w:tcBorders>
              <w:top w:val="single" w:sz="4" w:space="0" w:color="auto"/>
              <w:left w:val="nil"/>
              <w:bottom w:val="single" w:sz="4" w:space="0" w:color="auto"/>
              <w:right w:val="single" w:sz="4" w:space="0" w:color="auto"/>
            </w:tcBorders>
            <w:shd w:val="clear" w:color="auto" w:fill="auto"/>
            <w:vAlign w:val="center"/>
            <w:hideMark/>
          </w:tcPr>
          <w:p w14:paraId="182E321C"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T9</w:t>
            </w:r>
          </w:p>
        </w:tc>
        <w:tc>
          <w:tcPr>
            <w:tcW w:w="660" w:type="dxa"/>
            <w:tcBorders>
              <w:top w:val="single" w:sz="4" w:space="0" w:color="auto"/>
              <w:left w:val="nil"/>
              <w:bottom w:val="single" w:sz="4" w:space="0" w:color="auto"/>
              <w:right w:val="single" w:sz="4" w:space="0" w:color="auto"/>
            </w:tcBorders>
            <w:shd w:val="clear" w:color="auto" w:fill="auto"/>
            <w:vAlign w:val="center"/>
            <w:hideMark/>
          </w:tcPr>
          <w:p w14:paraId="3F451D96"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T10</w:t>
            </w:r>
          </w:p>
        </w:tc>
      </w:tr>
      <w:tr w:rsidR="00C411E4" w:rsidRPr="00C50607" w14:paraId="61BBB23A" w14:textId="77777777" w:rsidTr="003513D4">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99E53E0"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M1</w:t>
            </w:r>
          </w:p>
        </w:tc>
        <w:tc>
          <w:tcPr>
            <w:tcW w:w="680" w:type="dxa"/>
            <w:tcBorders>
              <w:top w:val="nil"/>
              <w:left w:val="nil"/>
              <w:bottom w:val="single" w:sz="4" w:space="0" w:color="auto"/>
              <w:right w:val="single" w:sz="4" w:space="0" w:color="auto"/>
            </w:tcBorders>
            <w:shd w:val="clear" w:color="auto" w:fill="auto"/>
            <w:noWrap/>
            <w:vAlign w:val="bottom"/>
            <w:hideMark/>
          </w:tcPr>
          <w:p w14:paraId="1A047F8F"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399E59DB"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0AE9F649"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4C9A0C2F"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0.333</w:t>
            </w:r>
          </w:p>
        </w:tc>
        <w:tc>
          <w:tcPr>
            <w:tcW w:w="660" w:type="dxa"/>
            <w:tcBorders>
              <w:top w:val="nil"/>
              <w:left w:val="nil"/>
              <w:bottom w:val="single" w:sz="4" w:space="0" w:color="auto"/>
              <w:right w:val="single" w:sz="4" w:space="0" w:color="auto"/>
            </w:tcBorders>
            <w:shd w:val="clear" w:color="auto" w:fill="auto"/>
            <w:noWrap/>
            <w:vAlign w:val="bottom"/>
            <w:hideMark/>
          </w:tcPr>
          <w:p w14:paraId="4CD253B8"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3BE2A238"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0.333</w:t>
            </w:r>
          </w:p>
        </w:tc>
        <w:tc>
          <w:tcPr>
            <w:tcW w:w="580" w:type="dxa"/>
            <w:tcBorders>
              <w:top w:val="nil"/>
              <w:left w:val="nil"/>
              <w:bottom w:val="single" w:sz="4" w:space="0" w:color="auto"/>
              <w:right w:val="single" w:sz="4" w:space="0" w:color="auto"/>
            </w:tcBorders>
            <w:shd w:val="clear" w:color="auto" w:fill="auto"/>
            <w:noWrap/>
            <w:vAlign w:val="bottom"/>
            <w:hideMark/>
          </w:tcPr>
          <w:p w14:paraId="00761929"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4DAFF310"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720C9D5A"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0.333</w:t>
            </w:r>
          </w:p>
        </w:tc>
        <w:tc>
          <w:tcPr>
            <w:tcW w:w="660" w:type="dxa"/>
            <w:tcBorders>
              <w:top w:val="nil"/>
              <w:left w:val="nil"/>
              <w:bottom w:val="single" w:sz="4" w:space="0" w:color="auto"/>
              <w:right w:val="single" w:sz="4" w:space="0" w:color="auto"/>
            </w:tcBorders>
            <w:shd w:val="clear" w:color="auto" w:fill="auto"/>
            <w:noWrap/>
            <w:vAlign w:val="bottom"/>
            <w:hideMark/>
          </w:tcPr>
          <w:p w14:paraId="68FD8A9E"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r>
      <w:tr w:rsidR="00C411E4" w:rsidRPr="00C50607" w14:paraId="45FD91BC" w14:textId="77777777" w:rsidTr="003513D4">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8B14B4F"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M2</w:t>
            </w:r>
          </w:p>
        </w:tc>
        <w:tc>
          <w:tcPr>
            <w:tcW w:w="680" w:type="dxa"/>
            <w:tcBorders>
              <w:top w:val="nil"/>
              <w:left w:val="nil"/>
              <w:bottom w:val="single" w:sz="4" w:space="0" w:color="auto"/>
              <w:right w:val="single" w:sz="4" w:space="0" w:color="auto"/>
            </w:tcBorders>
            <w:shd w:val="clear" w:color="auto" w:fill="auto"/>
            <w:noWrap/>
            <w:vAlign w:val="bottom"/>
            <w:hideMark/>
          </w:tcPr>
          <w:p w14:paraId="44A319A6"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401BCA33"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0528D8A7"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0.333</w:t>
            </w:r>
          </w:p>
        </w:tc>
        <w:tc>
          <w:tcPr>
            <w:tcW w:w="756" w:type="dxa"/>
            <w:tcBorders>
              <w:top w:val="nil"/>
              <w:left w:val="nil"/>
              <w:bottom w:val="single" w:sz="4" w:space="0" w:color="auto"/>
              <w:right w:val="single" w:sz="4" w:space="0" w:color="auto"/>
            </w:tcBorders>
            <w:shd w:val="clear" w:color="auto" w:fill="auto"/>
            <w:noWrap/>
            <w:vAlign w:val="bottom"/>
            <w:hideMark/>
          </w:tcPr>
          <w:p w14:paraId="0B0C3525"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660" w:type="dxa"/>
            <w:tcBorders>
              <w:top w:val="nil"/>
              <w:left w:val="nil"/>
              <w:bottom w:val="single" w:sz="4" w:space="0" w:color="auto"/>
              <w:right w:val="single" w:sz="4" w:space="0" w:color="auto"/>
            </w:tcBorders>
            <w:shd w:val="clear" w:color="auto" w:fill="auto"/>
            <w:noWrap/>
            <w:vAlign w:val="bottom"/>
            <w:hideMark/>
          </w:tcPr>
          <w:p w14:paraId="6E5F81F0"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6108C88D"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0.333</w:t>
            </w:r>
          </w:p>
        </w:tc>
        <w:tc>
          <w:tcPr>
            <w:tcW w:w="580" w:type="dxa"/>
            <w:tcBorders>
              <w:top w:val="nil"/>
              <w:left w:val="nil"/>
              <w:bottom w:val="single" w:sz="4" w:space="0" w:color="auto"/>
              <w:right w:val="single" w:sz="4" w:space="0" w:color="auto"/>
            </w:tcBorders>
            <w:shd w:val="clear" w:color="auto" w:fill="auto"/>
            <w:noWrap/>
            <w:vAlign w:val="bottom"/>
            <w:hideMark/>
          </w:tcPr>
          <w:p w14:paraId="2902A683"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65BAA889"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0.333</w:t>
            </w:r>
          </w:p>
        </w:tc>
        <w:tc>
          <w:tcPr>
            <w:tcW w:w="756" w:type="dxa"/>
            <w:tcBorders>
              <w:top w:val="nil"/>
              <w:left w:val="nil"/>
              <w:bottom w:val="single" w:sz="4" w:space="0" w:color="auto"/>
              <w:right w:val="single" w:sz="4" w:space="0" w:color="auto"/>
            </w:tcBorders>
            <w:shd w:val="clear" w:color="auto" w:fill="auto"/>
            <w:noWrap/>
            <w:vAlign w:val="bottom"/>
            <w:hideMark/>
          </w:tcPr>
          <w:p w14:paraId="44E06B68"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660" w:type="dxa"/>
            <w:tcBorders>
              <w:top w:val="nil"/>
              <w:left w:val="nil"/>
              <w:bottom w:val="single" w:sz="4" w:space="0" w:color="auto"/>
              <w:right w:val="single" w:sz="4" w:space="0" w:color="auto"/>
            </w:tcBorders>
            <w:shd w:val="clear" w:color="auto" w:fill="auto"/>
            <w:noWrap/>
            <w:vAlign w:val="bottom"/>
            <w:hideMark/>
          </w:tcPr>
          <w:p w14:paraId="7085543D"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r>
      <w:tr w:rsidR="00C411E4" w:rsidRPr="00C50607" w14:paraId="602A73A5" w14:textId="77777777" w:rsidTr="003513D4">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BCCB097"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M3</w:t>
            </w:r>
          </w:p>
        </w:tc>
        <w:tc>
          <w:tcPr>
            <w:tcW w:w="680" w:type="dxa"/>
            <w:tcBorders>
              <w:top w:val="nil"/>
              <w:left w:val="nil"/>
              <w:bottom w:val="single" w:sz="4" w:space="0" w:color="auto"/>
              <w:right w:val="single" w:sz="4" w:space="0" w:color="auto"/>
            </w:tcBorders>
            <w:shd w:val="clear" w:color="auto" w:fill="auto"/>
            <w:noWrap/>
            <w:vAlign w:val="bottom"/>
            <w:hideMark/>
          </w:tcPr>
          <w:p w14:paraId="669F5BC8"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0A90FA13"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76D66C63"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0.25</w:t>
            </w:r>
          </w:p>
        </w:tc>
        <w:tc>
          <w:tcPr>
            <w:tcW w:w="756" w:type="dxa"/>
            <w:tcBorders>
              <w:top w:val="nil"/>
              <w:left w:val="nil"/>
              <w:bottom w:val="single" w:sz="4" w:space="0" w:color="auto"/>
              <w:right w:val="single" w:sz="4" w:space="0" w:color="auto"/>
            </w:tcBorders>
            <w:shd w:val="clear" w:color="auto" w:fill="auto"/>
            <w:noWrap/>
            <w:vAlign w:val="bottom"/>
            <w:hideMark/>
          </w:tcPr>
          <w:p w14:paraId="1B0908BB"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660" w:type="dxa"/>
            <w:tcBorders>
              <w:top w:val="nil"/>
              <w:left w:val="nil"/>
              <w:bottom w:val="single" w:sz="4" w:space="0" w:color="auto"/>
              <w:right w:val="single" w:sz="4" w:space="0" w:color="auto"/>
            </w:tcBorders>
            <w:shd w:val="clear" w:color="auto" w:fill="auto"/>
            <w:noWrap/>
            <w:vAlign w:val="bottom"/>
            <w:hideMark/>
          </w:tcPr>
          <w:p w14:paraId="44A09DAA"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60CD5148"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0.25</w:t>
            </w:r>
          </w:p>
        </w:tc>
        <w:tc>
          <w:tcPr>
            <w:tcW w:w="580" w:type="dxa"/>
            <w:tcBorders>
              <w:top w:val="nil"/>
              <w:left w:val="nil"/>
              <w:bottom w:val="single" w:sz="4" w:space="0" w:color="auto"/>
              <w:right w:val="single" w:sz="4" w:space="0" w:color="auto"/>
            </w:tcBorders>
            <w:shd w:val="clear" w:color="auto" w:fill="auto"/>
            <w:noWrap/>
            <w:vAlign w:val="bottom"/>
            <w:hideMark/>
          </w:tcPr>
          <w:p w14:paraId="3FB41EC8"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7C0DC082"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369F43F9"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0.25</w:t>
            </w:r>
          </w:p>
        </w:tc>
        <w:tc>
          <w:tcPr>
            <w:tcW w:w="660" w:type="dxa"/>
            <w:tcBorders>
              <w:top w:val="nil"/>
              <w:left w:val="nil"/>
              <w:bottom w:val="single" w:sz="4" w:space="0" w:color="auto"/>
              <w:right w:val="single" w:sz="4" w:space="0" w:color="auto"/>
            </w:tcBorders>
            <w:shd w:val="clear" w:color="auto" w:fill="auto"/>
            <w:noWrap/>
            <w:vAlign w:val="bottom"/>
            <w:hideMark/>
          </w:tcPr>
          <w:p w14:paraId="16FF6DF8"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0.25</w:t>
            </w:r>
          </w:p>
        </w:tc>
      </w:tr>
      <w:tr w:rsidR="00C411E4" w:rsidRPr="00C50607" w14:paraId="3FE9A129" w14:textId="77777777" w:rsidTr="003513D4">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7A375C1"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M4</w:t>
            </w:r>
          </w:p>
        </w:tc>
        <w:tc>
          <w:tcPr>
            <w:tcW w:w="680" w:type="dxa"/>
            <w:tcBorders>
              <w:top w:val="nil"/>
              <w:left w:val="nil"/>
              <w:bottom w:val="single" w:sz="4" w:space="0" w:color="auto"/>
              <w:right w:val="single" w:sz="4" w:space="0" w:color="auto"/>
            </w:tcBorders>
            <w:shd w:val="clear" w:color="auto" w:fill="auto"/>
            <w:noWrap/>
            <w:vAlign w:val="bottom"/>
            <w:hideMark/>
          </w:tcPr>
          <w:p w14:paraId="34E94DC6"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0.2</w:t>
            </w:r>
          </w:p>
        </w:tc>
        <w:tc>
          <w:tcPr>
            <w:tcW w:w="756" w:type="dxa"/>
            <w:tcBorders>
              <w:top w:val="nil"/>
              <w:left w:val="nil"/>
              <w:bottom w:val="single" w:sz="4" w:space="0" w:color="auto"/>
              <w:right w:val="single" w:sz="4" w:space="0" w:color="auto"/>
            </w:tcBorders>
            <w:shd w:val="clear" w:color="auto" w:fill="auto"/>
            <w:noWrap/>
            <w:vAlign w:val="bottom"/>
            <w:hideMark/>
          </w:tcPr>
          <w:p w14:paraId="7559648A"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01730A82"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3566C0D2"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660" w:type="dxa"/>
            <w:tcBorders>
              <w:top w:val="nil"/>
              <w:left w:val="nil"/>
              <w:bottom w:val="single" w:sz="4" w:space="0" w:color="auto"/>
              <w:right w:val="single" w:sz="4" w:space="0" w:color="auto"/>
            </w:tcBorders>
            <w:shd w:val="clear" w:color="auto" w:fill="auto"/>
            <w:noWrap/>
            <w:vAlign w:val="bottom"/>
            <w:hideMark/>
          </w:tcPr>
          <w:p w14:paraId="41FFF67B"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0.2</w:t>
            </w:r>
          </w:p>
        </w:tc>
        <w:tc>
          <w:tcPr>
            <w:tcW w:w="756" w:type="dxa"/>
            <w:tcBorders>
              <w:top w:val="nil"/>
              <w:left w:val="nil"/>
              <w:bottom w:val="single" w:sz="4" w:space="0" w:color="auto"/>
              <w:right w:val="single" w:sz="4" w:space="0" w:color="auto"/>
            </w:tcBorders>
            <w:shd w:val="clear" w:color="auto" w:fill="auto"/>
            <w:noWrap/>
            <w:vAlign w:val="bottom"/>
            <w:hideMark/>
          </w:tcPr>
          <w:p w14:paraId="139FA8D9"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0.2</w:t>
            </w:r>
          </w:p>
        </w:tc>
        <w:tc>
          <w:tcPr>
            <w:tcW w:w="580" w:type="dxa"/>
            <w:tcBorders>
              <w:top w:val="nil"/>
              <w:left w:val="nil"/>
              <w:bottom w:val="single" w:sz="4" w:space="0" w:color="auto"/>
              <w:right w:val="single" w:sz="4" w:space="0" w:color="auto"/>
            </w:tcBorders>
            <w:shd w:val="clear" w:color="auto" w:fill="auto"/>
            <w:noWrap/>
            <w:vAlign w:val="bottom"/>
            <w:hideMark/>
          </w:tcPr>
          <w:p w14:paraId="6F1D5057"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0.2</w:t>
            </w:r>
          </w:p>
        </w:tc>
        <w:tc>
          <w:tcPr>
            <w:tcW w:w="756" w:type="dxa"/>
            <w:tcBorders>
              <w:top w:val="nil"/>
              <w:left w:val="nil"/>
              <w:bottom w:val="single" w:sz="4" w:space="0" w:color="auto"/>
              <w:right w:val="single" w:sz="4" w:space="0" w:color="auto"/>
            </w:tcBorders>
            <w:shd w:val="clear" w:color="auto" w:fill="auto"/>
            <w:noWrap/>
            <w:vAlign w:val="bottom"/>
            <w:hideMark/>
          </w:tcPr>
          <w:p w14:paraId="52A00CB2"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0.2</w:t>
            </w:r>
          </w:p>
        </w:tc>
        <w:tc>
          <w:tcPr>
            <w:tcW w:w="756" w:type="dxa"/>
            <w:tcBorders>
              <w:top w:val="nil"/>
              <w:left w:val="nil"/>
              <w:bottom w:val="single" w:sz="4" w:space="0" w:color="auto"/>
              <w:right w:val="single" w:sz="4" w:space="0" w:color="auto"/>
            </w:tcBorders>
            <w:shd w:val="clear" w:color="auto" w:fill="auto"/>
            <w:noWrap/>
            <w:vAlign w:val="bottom"/>
            <w:hideMark/>
          </w:tcPr>
          <w:p w14:paraId="6113E280"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660" w:type="dxa"/>
            <w:tcBorders>
              <w:top w:val="nil"/>
              <w:left w:val="nil"/>
              <w:bottom w:val="single" w:sz="4" w:space="0" w:color="auto"/>
              <w:right w:val="single" w:sz="4" w:space="0" w:color="auto"/>
            </w:tcBorders>
            <w:shd w:val="clear" w:color="auto" w:fill="auto"/>
            <w:noWrap/>
            <w:vAlign w:val="bottom"/>
            <w:hideMark/>
          </w:tcPr>
          <w:p w14:paraId="52E54089"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r>
      <w:tr w:rsidR="00C411E4" w:rsidRPr="00C50607" w14:paraId="438AF7A4" w14:textId="77777777" w:rsidTr="003513D4">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0D87020"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M5</w:t>
            </w:r>
          </w:p>
        </w:tc>
        <w:tc>
          <w:tcPr>
            <w:tcW w:w="680" w:type="dxa"/>
            <w:tcBorders>
              <w:top w:val="nil"/>
              <w:left w:val="nil"/>
              <w:bottom w:val="single" w:sz="4" w:space="0" w:color="auto"/>
              <w:right w:val="single" w:sz="4" w:space="0" w:color="auto"/>
            </w:tcBorders>
            <w:shd w:val="clear" w:color="auto" w:fill="auto"/>
            <w:noWrap/>
            <w:vAlign w:val="bottom"/>
            <w:hideMark/>
          </w:tcPr>
          <w:p w14:paraId="0A522105"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0BC9626F"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0.333</w:t>
            </w:r>
          </w:p>
        </w:tc>
        <w:tc>
          <w:tcPr>
            <w:tcW w:w="756" w:type="dxa"/>
            <w:tcBorders>
              <w:top w:val="nil"/>
              <w:left w:val="nil"/>
              <w:bottom w:val="single" w:sz="4" w:space="0" w:color="auto"/>
              <w:right w:val="single" w:sz="4" w:space="0" w:color="auto"/>
            </w:tcBorders>
            <w:shd w:val="clear" w:color="auto" w:fill="auto"/>
            <w:noWrap/>
            <w:vAlign w:val="bottom"/>
            <w:hideMark/>
          </w:tcPr>
          <w:p w14:paraId="47D20258"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5EB0CD23"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660" w:type="dxa"/>
            <w:tcBorders>
              <w:top w:val="nil"/>
              <w:left w:val="nil"/>
              <w:bottom w:val="single" w:sz="4" w:space="0" w:color="auto"/>
              <w:right w:val="single" w:sz="4" w:space="0" w:color="auto"/>
            </w:tcBorders>
            <w:shd w:val="clear" w:color="auto" w:fill="auto"/>
            <w:noWrap/>
            <w:vAlign w:val="bottom"/>
            <w:hideMark/>
          </w:tcPr>
          <w:p w14:paraId="3FBA8DBC"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72DC2CDA"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0.333</w:t>
            </w:r>
          </w:p>
        </w:tc>
        <w:tc>
          <w:tcPr>
            <w:tcW w:w="580" w:type="dxa"/>
            <w:tcBorders>
              <w:top w:val="nil"/>
              <w:left w:val="nil"/>
              <w:bottom w:val="single" w:sz="4" w:space="0" w:color="auto"/>
              <w:right w:val="single" w:sz="4" w:space="0" w:color="auto"/>
            </w:tcBorders>
            <w:shd w:val="clear" w:color="auto" w:fill="auto"/>
            <w:noWrap/>
            <w:vAlign w:val="bottom"/>
            <w:hideMark/>
          </w:tcPr>
          <w:p w14:paraId="03B192F2"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4E5F092F"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2EF01D8D"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0.333</w:t>
            </w:r>
          </w:p>
        </w:tc>
        <w:tc>
          <w:tcPr>
            <w:tcW w:w="660" w:type="dxa"/>
            <w:tcBorders>
              <w:top w:val="nil"/>
              <w:left w:val="nil"/>
              <w:bottom w:val="single" w:sz="4" w:space="0" w:color="auto"/>
              <w:right w:val="single" w:sz="4" w:space="0" w:color="auto"/>
            </w:tcBorders>
            <w:shd w:val="clear" w:color="auto" w:fill="auto"/>
            <w:noWrap/>
            <w:vAlign w:val="bottom"/>
            <w:hideMark/>
          </w:tcPr>
          <w:p w14:paraId="4CAA7D05"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r>
      <w:tr w:rsidR="00C411E4" w:rsidRPr="00C50607" w14:paraId="7AB87891" w14:textId="77777777" w:rsidTr="003513D4">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54B2BB7"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M6</w:t>
            </w:r>
          </w:p>
        </w:tc>
        <w:tc>
          <w:tcPr>
            <w:tcW w:w="680" w:type="dxa"/>
            <w:tcBorders>
              <w:top w:val="nil"/>
              <w:left w:val="nil"/>
              <w:bottom w:val="single" w:sz="4" w:space="0" w:color="auto"/>
              <w:right w:val="single" w:sz="4" w:space="0" w:color="auto"/>
            </w:tcBorders>
            <w:shd w:val="clear" w:color="auto" w:fill="auto"/>
            <w:noWrap/>
            <w:vAlign w:val="bottom"/>
            <w:hideMark/>
          </w:tcPr>
          <w:p w14:paraId="6FD8DCDA"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0.1</w:t>
            </w:r>
          </w:p>
        </w:tc>
        <w:tc>
          <w:tcPr>
            <w:tcW w:w="756" w:type="dxa"/>
            <w:tcBorders>
              <w:top w:val="nil"/>
              <w:left w:val="nil"/>
              <w:bottom w:val="single" w:sz="4" w:space="0" w:color="auto"/>
              <w:right w:val="single" w:sz="4" w:space="0" w:color="auto"/>
            </w:tcBorders>
            <w:shd w:val="clear" w:color="auto" w:fill="auto"/>
            <w:noWrap/>
            <w:vAlign w:val="bottom"/>
            <w:hideMark/>
          </w:tcPr>
          <w:p w14:paraId="6D9D7B13"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0.1</w:t>
            </w:r>
          </w:p>
        </w:tc>
        <w:tc>
          <w:tcPr>
            <w:tcW w:w="756" w:type="dxa"/>
            <w:tcBorders>
              <w:top w:val="nil"/>
              <w:left w:val="nil"/>
              <w:bottom w:val="single" w:sz="4" w:space="0" w:color="auto"/>
              <w:right w:val="single" w:sz="4" w:space="0" w:color="auto"/>
            </w:tcBorders>
            <w:shd w:val="clear" w:color="auto" w:fill="auto"/>
            <w:noWrap/>
            <w:vAlign w:val="bottom"/>
            <w:hideMark/>
          </w:tcPr>
          <w:p w14:paraId="4D8766B0"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0.1</w:t>
            </w:r>
          </w:p>
        </w:tc>
        <w:tc>
          <w:tcPr>
            <w:tcW w:w="756" w:type="dxa"/>
            <w:tcBorders>
              <w:top w:val="nil"/>
              <w:left w:val="nil"/>
              <w:bottom w:val="single" w:sz="4" w:space="0" w:color="auto"/>
              <w:right w:val="single" w:sz="4" w:space="0" w:color="auto"/>
            </w:tcBorders>
            <w:shd w:val="clear" w:color="auto" w:fill="auto"/>
            <w:noWrap/>
            <w:vAlign w:val="bottom"/>
            <w:hideMark/>
          </w:tcPr>
          <w:p w14:paraId="5E7B3F3C"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0.1</w:t>
            </w:r>
          </w:p>
        </w:tc>
        <w:tc>
          <w:tcPr>
            <w:tcW w:w="660" w:type="dxa"/>
            <w:tcBorders>
              <w:top w:val="nil"/>
              <w:left w:val="nil"/>
              <w:bottom w:val="single" w:sz="4" w:space="0" w:color="auto"/>
              <w:right w:val="single" w:sz="4" w:space="0" w:color="auto"/>
            </w:tcBorders>
            <w:shd w:val="clear" w:color="auto" w:fill="auto"/>
            <w:noWrap/>
            <w:vAlign w:val="bottom"/>
            <w:hideMark/>
          </w:tcPr>
          <w:p w14:paraId="3935BDB5"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0.1</w:t>
            </w:r>
          </w:p>
        </w:tc>
        <w:tc>
          <w:tcPr>
            <w:tcW w:w="756" w:type="dxa"/>
            <w:tcBorders>
              <w:top w:val="nil"/>
              <w:left w:val="nil"/>
              <w:bottom w:val="single" w:sz="4" w:space="0" w:color="auto"/>
              <w:right w:val="single" w:sz="4" w:space="0" w:color="auto"/>
            </w:tcBorders>
            <w:shd w:val="clear" w:color="auto" w:fill="auto"/>
            <w:noWrap/>
            <w:vAlign w:val="bottom"/>
            <w:hideMark/>
          </w:tcPr>
          <w:p w14:paraId="5DBBAB95"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0.1</w:t>
            </w:r>
          </w:p>
        </w:tc>
        <w:tc>
          <w:tcPr>
            <w:tcW w:w="580" w:type="dxa"/>
            <w:tcBorders>
              <w:top w:val="nil"/>
              <w:left w:val="nil"/>
              <w:bottom w:val="single" w:sz="4" w:space="0" w:color="auto"/>
              <w:right w:val="single" w:sz="4" w:space="0" w:color="auto"/>
            </w:tcBorders>
            <w:shd w:val="clear" w:color="auto" w:fill="auto"/>
            <w:noWrap/>
            <w:vAlign w:val="bottom"/>
            <w:hideMark/>
          </w:tcPr>
          <w:p w14:paraId="03B26360"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0.1</w:t>
            </w:r>
          </w:p>
        </w:tc>
        <w:tc>
          <w:tcPr>
            <w:tcW w:w="756" w:type="dxa"/>
            <w:tcBorders>
              <w:top w:val="nil"/>
              <w:left w:val="nil"/>
              <w:bottom w:val="single" w:sz="4" w:space="0" w:color="auto"/>
              <w:right w:val="single" w:sz="4" w:space="0" w:color="auto"/>
            </w:tcBorders>
            <w:shd w:val="clear" w:color="auto" w:fill="auto"/>
            <w:noWrap/>
            <w:vAlign w:val="bottom"/>
            <w:hideMark/>
          </w:tcPr>
          <w:p w14:paraId="6D9B1118"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0.1</w:t>
            </w:r>
          </w:p>
        </w:tc>
        <w:tc>
          <w:tcPr>
            <w:tcW w:w="756" w:type="dxa"/>
            <w:tcBorders>
              <w:top w:val="nil"/>
              <w:left w:val="nil"/>
              <w:bottom w:val="single" w:sz="4" w:space="0" w:color="auto"/>
              <w:right w:val="single" w:sz="4" w:space="0" w:color="auto"/>
            </w:tcBorders>
            <w:shd w:val="clear" w:color="auto" w:fill="auto"/>
            <w:noWrap/>
            <w:vAlign w:val="bottom"/>
            <w:hideMark/>
          </w:tcPr>
          <w:p w14:paraId="70EBC0E6"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0.1</w:t>
            </w:r>
          </w:p>
        </w:tc>
        <w:tc>
          <w:tcPr>
            <w:tcW w:w="660" w:type="dxa"/>
            <w:tcBorders>
              <w:top w:val="nil"/>
              <w:left w:val="nil"/>
              <w:bottom w:val="single" w:sz="4" w:space="0" w:color="auto"/>
              <w:right w:val="single" w:sz="4" w:space="0" w:color="auto"/>
            </w:tcBorders>
            <w:shd w:val="clear" w:color="auto" w:fill="auto"/>
            <w:noWrap/>
            <w:vAlign w:val="bottom"/>
            <w:hideMark/>
          </w:tcPr>
          <w:p w14:paraId="1F542913"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0.1</w:t>
            </w:r>
          </w:p>
        </w:tc>
      </w:tr>
      <w:tr w:rsidR="00C411E4" w:rsidRPr="00C50607" w14:paraId="313CECE4" w14:textId="77777777" w:rsidTr="003513D4">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1F65B7F"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M7</w:t>
            </w:r>
          </w:p>
        </w:tc>
        <w:tc>
          <w:tcPr>
            <w:tcW w:w="680" w:type="dxa"/>
            <w:tcBorders>
              <w:top w:val="nil"/>
              <w:left w:val="nil"/>
              <w:bottom w:val="single" w:sz="4" w:space="0" w:color="auto"/>
              <w:right w:val="single" w:sz="4" w:space="0" w:color="auto"/>
            </w:tcBorders>
            <w:shd w:val="clear" w:color="auto" w:fill="auto"/>
            <w:noWrap/>
            <w:vAlign w:val="bottom"/>
            <w:hideMark/>
          </w:tcPr>
          <w:p w14:paraId="3320E4B0"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0FF20DB4"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54047D18"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0.2</w:t>
            </w:r>
          </w:p>
        </w:tc>
        <w:tc>
          <w:tcPr>
            <w:tcW w:w="756" w:type="dxa"/>
            <w:tcBorders>
              <w:top w:val="nil"/>
              <w:left w:val="nil"/>
              <w:bottom w:val="single" w:sz="4" w:space="0" w:color="auto"/>
              <w:right w:val="single" w:sz="4" w:space="0" w:color="auto"/>
            </w:tcBorders>
            <w:shd w:val="clear" w:color="auto" w:fill="auto"/>
            <w:noWrap/>
            <w:vAlign w:val="bottom"/>
            <w:hideMark/>
          </w:tcPr>
          <w:p w14:paraId="4B3FDF3B"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660" w:type="dxa"/>
            <w:tcBorders>
              <w:top w:val="nil"/>
              <w:left w:val="nil"/>
              <w:bottom w:val="single" w:sz="4" w:space="0" w:color="auto"/>
              <w:right w:val="single" w:sz="4" w:space="0" w:color="auto"/>
            </w:tcBorders>
            <w:shd w:val="clear" w:color="auto" w:fill="auto"/>
            <w:noWrap/>
            <w:vAlign w:val="bottom"/>
            <w:hideMark/>
          </w:tcPr>
          <w:p w14:paraId="6C63A848"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463BC7CB"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0.2</w:t>
            </w:r>
          </w:p>
        </w:tc>
        <w:tc>
          <w:tcPr>
            <w:tcW w:w="580" w:type="dxa"/>
            <w:tcBorders>
              <w:top w:val="nil"/>
              <w:left w:val="nil"/>
              <w:bottom w:val="single" w:sz="4" w:space="0" w:color="auto"/>
              <w:right w:val="single" w:sz="4" w:space="0" w:color="auto"/>
            </w:tcBorders>
            <w:shd w:val="clear" w:color="auto" w:fill="auto"/>
            <w:noWrap/>
            <w:vAlign w:val="bottom"/>
            <w:hideMark/>
          </w:tcPr>
          <w:p w14:paraId="7E6C977A"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0.2</w:t>
            </w:r>
          </w:p>
        </w:tc>
        <w:tc>
          <w:tcPr>
            <w:tcW w:w="756" w:type="dxa"/>
            <w:tcBorders>
              <w:top w:val="nil"/>
              <w:left w:val="nil"/>
              <w:bottom w:val="single" w:sz="4" w:space="0" w:color="auto"/>
              <w:right w:val="single" w:sz="4" w:space="0" w:color="auto"/>
            </w:tcBorders>
            <w:shd w:val="clear" w:color="auto" w:fill="auto"/>
            <w:noWrap/>
            <w:vAlign w:val="bottom"/>
            <w:hideMark/>
          </w:tcPr>
          <w:p w14:paraId="26FC1045"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0.2</w:t>
            </w:r>
          </w:p>
        </w:tc>
        <w:tc>
          <w:tcPr>
            <w:tcW w:w="756" w:type="dxa"/>
            <w:tcBorders>
              <w:top w:val="nil"/>
              <w:left w:val="nil"/>
              <w:bottom w:val="single" w:sz="4" w:space="0" w:color="auto"/>
              <w:right w:val="single" w:sz="4" w:space="0" w:color="auto"/>
            </w:tcBorders>
            <w:shd w:val="clear" w:color="auto" w:fill="auto"/>
            <w:noWrap/>
            <w:vAlign w:val="bottom"/>
            <w:hideMark/>
          </w:tcPr>
          <w:p w14:paraId="2F08DEBD"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660" w:type="dxa"/>
            <w:tcBorders>
              <w:top w:val="nil"/>
              <w:left w:val="nil"/>
              <w:bottom w:val="single" w:sz="4" w:space="0" w:color="auto"/>
              <w:right w:val="single" w:sz="4" w:space="0" w:color="auto"/>
            </w:tcBorders>
            <w:shd w:val="clear" w:color="auto" w:fill="auto"/>
            <w:noWrap/>
            <w:vAlign w:val="bottom"/>
            <w:hideMark/>
          </w:tcPr>
          <w:p w14:paraId="0255D0EE"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0.2</w:t>
            </w:r>
          </w:p>
        </w:tc>
      </w:tr>
      <w:tr w:rsidR="00C411E4" w:rsidRPr="00C50607" w14:paraId="172C7C53" w14:textId="77777777" w:rsidTr="003513D4">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958A3AD"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M7</w:t>
            </w:r>
          </w:p>
        </w:tc>
        <w:tc>
          <w:tcPr>
            <w:tcW w:w="680" w:type="dxa"/>
            <w:tcBorders>
              <w:top w:val="nil"/>
              <w:left w:val="nil"/>
              <w:bottom w:val="single" w:sz="4" w:space="0" w:color="auto"/>
              <w:right w:val="single" w:sz="4" w:space="0" w:color="auto"/>
            </w:tcBorders>
            <w:shd w:val="clear" w:color="auto" w:fill="auto"/>
            <w:noWrap/>
            <w:vAlign w:val="bottom"/>
            <w:hideMark/>
          </w:tcPr>
          <w:p w14:paraId="288BDAD9"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0.2</w:t>
            </w:r>
          </w:p>
        </w:tc>
        <w:tc>
          <w:tcPr>
            <w:tcW w:w="756" w:type="dxa"/>
            <w:tcBorders>
              <w:top w:val="nil"/>
              <w:left w:val="nil"/>
              <w:bottom w:val="single" w:sz="4" w:space="0" w:color="auto"/>
              <w:right w:val="single" w:sz="4" w:space="0" w:color="auto"/>
            </w:tcBorders>
            <w:shd w:val="clear" w:color="auto" w:fill="auto"/>
            <w:noWrap/>
            <w:vAlign w:val="bottom"/>
            <w:hideMark/>
          </w:tcPr>
          <w:p w14:paraId="185776C0"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0.2</w:t>
            </w:r>
          </w:p>
        </w:tc>
        <w:tc>
          <w:tcPr>
            <w:tcW w:w="756" w:type="dxa"/>
            <w:tcBorders>
              <w:top w:val="nil"/>
              <w:left w:val="nil"/>
              <w:bottom w:val="single" w:sz="4" w:space="0" w:color="auto"/>
              <w:right w:val="single" w:sz="4" w:space="0" w:color="auto"/>
            </w:tcBorders>
            <w:shd w:val="clear" w:color="auto" w:fill="auto"/>
            <w:noWrap/>
            <w:vAlign w:val="bottom"/>
            <w:hideMark/>
          </w:tcPr>
          <w:p w14:paraId="6E7354E7"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598D01C0"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660" w:type="dxa"/>
            <w:tcBorders>
              <w:top w:val="nil"/>
              <w:left w:val="nil"/>
              <w:bottom w:val="single" w:sz="4" w:space="0" w:color="auto"/>
              <w:right w:val="single" w:sz="4" w:space="0" w:color="auto"/>
            </w:tcBorders>
            <w:shd w:val="clear" w:color="auto" w:fill="auto"/>
            <w:noWrap/>
            <w:vAlign w:val="bottom"/>
            <w:hideMark/>
          </w:tcPr>
          <w:p w14:paraId="118908E1"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51266951"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0.2</w:t>
            </w:r>
          </w:p>
        </w:tc>
        <w:tc>
          <w:tcPr>
            <w:tcW w:w="580" w:type="dxa"/>
            <w:tcBorders>
              <w:top w:val="nil"/>
              <w:left w:val="nil"/>
              <w:bottom w:val="single" w:sz="4" w:space="0" w:color="auto"/>
              <w:right w:val="single" w:sz="4" w:space="0" w:color="auto"/>
            </w:tcBorders>
            <w:shd w:val="clear" w:color="auto" w:fill="auto"/>
            <w:noWrap/>
            <w:vAlign w:val="bottom"/>
            <w:hideMark/>
          </w:tcPr>
          <w:p w14:paraId="49A33080"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148883CE"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0.2</w:t>
            </w:r>
          </w:p>
        </w:tc>
        <w:tc>
          <w:tcPr>
            <w:tcW w:w="756" w:type="dxa"/>
            <w:tcBorders>
              <w:top w:val="nil"/>
              <w:left w:val="nil"/>
              <w:bottom w:val="single" w:sz="4" w:space="0" w:color="auto"/>
              <w:right w:val="single" w:sz="4" w:space="0" w:color="auto"/>
            </w:tcBorders>
            <w:shd w:val="clear" w:color="auto" w:fill="auto"/>
            <w:noWrap/>
            <w:vAlign w:val="bottom"/>
            <w:hideMark/>
          </w:tcPr>
          <w:p w14:paraId="54353F7D"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0.2</w:t>
            </w:r>
          </w:p>
        </w:tc>
        <w:tc>
          <w:tcPr>
            <w:tcW w:w="660" w:type="dxa"/>
            <w:tcBorders>
              <w:top w:val="nil"/>
              <w:left w:val="nil"/>
              <w:bottom w:val="single" w:sz="4" w:space="0" w:color="auto"/>
              <w:right w:val="single" w:sz="4" w:space="0" w:color="auto"/>
            </w:tcBorders>
            <w:shd w:val="clear" w:color="auto" w:fill="auto"/>
            <w:noWrap/>
            <w:vAlign w:val="bottom"/>
            <w:hideMark/>
          </w:tcPr>
          <w:p w14:paraId="19D18D75"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r>
      <w:tr w:rsidR="00C411E4" w:rsidRPr="00C50607" w14:paraId="5955CD31" w14:textId="77777777" w:rsidTr="003513D4">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0AA462F"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M9</w:t>
            </w:r>
          </w:p>
        </w:tc>
        <w:tc>
          <w:tcPr>
            <w:tcW w:w="680" w:type="dxa"/>
            <w:tcBorders>
              <w:top w:val="nil"/>
              <w:left w:val="nil"/>
              <w:bottom w:val="single" w:sz="4" w:space="0" w:color="auto"/>
              <w:right w:val="single" w:sz="4" w:space="0" w:color="auto"/>
            </w:tcBorders>
            <w:shd w:val="clear" w:color="auto" w:fill="auto"/>
            <w:noWrap/>
            <w:vAlign w:val="bottom"/>
            <w:hideMark/>
          </w:tcPr>
          <w:p w14:paraId="3F533E3C"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7787505F"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1D233EC8"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6C2C3248"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660" w:type="dxa"/>
            <w:tcBorders>
              <w:top w:val="nil"/>
              <w:left w:val="nil"/>
              <w:bottom w:val="single" w:sz="4" w:space="0" w:color="auto"/>
              <w:right w:val="single" w:sz="4" w:space="0" w:color="auto"/>
            </w:tcBorders>
            <w:shd w:val="clear" w:color="auto" w:fill="auto"/>
            <w:noWrap/>
            <w:vAlign w:val="bottom"/>
            <w:hideMark/>
          </w:tcPr>
          <w:p w14:paraId="7691D3C3"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5375D75A"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580" w:type="dxa"/>
            <w:tcBorders>
              <w:top w:val="nil"/>
              <w:left w:val="nil"/>
              <w:bottom w:val="single" w:sz="4" w:space="0" w:color="auto"/>
              <w:right w:val="single" w:sz="4" w:space="0" w:color="auto"/>
            </w:tcBorders>
            <w:shd w:val="clear" w:color="auto" w:fill="auto"/>
            <w:noWrap/>
            <w:vAlign w:val="bottom"/>
            <w:hideMark/>
          </w:tcPr>
          <w:p w14:paraId="6AD366BE"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4B197910"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2B464656"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660" w:type="dxa"/>
            <w:tcBorders>
              <w:top w:val="nil"/>
              <w:left w:val="nil"/>
              <w:bottom w:val="single" w:sz="4" w:space="0" w:color="auto"/>
              <w:right w:val="single" w:sz="4" w:space="0" w:color="auto"/>
            </w:tcBorders>
            <w:shd w:val="clear" w:color="auto" w:fill="auto"/>
            <w:noWrap/>
            <w:vAlign w:val="bottom"/>
            <w:hideMark/>
          </w:tcPr>
          <w:p w14:paraId="42051DD2"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r>
      <w:tr w:rsidR="00C411E4" w:rsidRPr="00C50607" w14:paraId="252247C7" w14:textId="77777777" w:rsidTr="003513D4">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BADAAB7"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M10</w:t>
            </w:r>
          </w:p>
        </w:tc>
        <w:tc>
          <w:tcPr>
            <w:tcW w:w="680" w:type="dxa"/>
            <w:tcBorders>
              <w:top w:val="nil"/>
              <w:left w:val="nil"/>
              <w:bottom w:val="single" w:sz="4" w:space="0" w:color="auto"/>
              <w:right w:val="single" w:sz="4" w:space="0" w:color="auto"/>
            </w:tcBorders>
            <w:shd w:val="clear" w:color="auto" w:fill="auto"/>
            <w:noWrap/>
            <w:vAlign w:val="bottom"/>
            <w:hideMark/>
          </w:tcPr>
          <w:p w14:paraId="607B071E"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0.2</w:t>
            </w:r>
          </w:p>
        </w:tc>
        <w:tc>
          <w:tcPr>
            <w:tcW w:w="756" w:type="dxa"/>
            <w:tcBorders>
              <w:top w:val="nil"/>
              <w:left w:val="nil"/>
              <w:bottom w:val="single" w:sz="4" w:space="0" w:color="auto"/>
              <w:right w:val="single" w:sz="4" w:space="0" w:color="auto"/>
            </w:tcBorders>
            <w:shd w:val="clear" w:color="auto" w:fill="auto"/>
            <w:noWrap/>
            <w:vAlign w:val="bottom"/>
            <w:hideMark/>
          </w:tcPr>
          <w:p w14:paraId="6ACD0587"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565A0101"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55E57208"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660" w:type="dxa"/>
            <w:tcBorders>
              <w:top w:val="nil"/>
              <w:left w:val="nil"/>
              <w:bottom w:val="single" w:sz="4" w:space="0" w:color="auto"/>
              <w:right w:val="single" w:sz="4" w:space="0" w:color="auto"/>
            </w:tcBorders>
            <w:shd w:val="clear" w:color="auto" w:fill="auto"/>
            <w:noWrap/>
            <w:vAlign w:val="bottom"/>
            <w:hideMark/>
          </w:tcPr>
          <w:p w14:paraId="5E54819C"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0.2</w:t>
            </w:r>
          </w:p>
        </w:tc>
        <w:tc>
          <w:tcPr>
            <w:tcW w:w="756" w:type="dxa"/>
            <w:tcBorders>
              <w:top w:val="nil"/>
              <w:left w:val="nil"/>
              <w:bottom w:val="single" w:sz="4" w:space="0" w:color="auto"/>
              <w:right w:val="single" w:sz="4" w:space="0" w:color="auto"/>
            </w:tcBorders>
            <w:shd w:val="clear" w:color="auto" w:fill="auto"/>
            <w:noWrap/>
            <w:vAlign w:val="bottom"/>
            <w:hideMark/>
          </w:tcPr>
          <w:p w14:paraId="6AFD1C4E"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0.2</w:t>
            </w:r>
          </w:p>
        </w:tc>
        <w:tc>
          <w:tcPr>
            <w:tcW w:w="580" w:type="dxa"/>
            <w:tcBorders>
              <w:top w:val="nil"/>
              <w:left w:val="nil"/>
              <w:bottom w:val="single" w:sz="4" w:space="0" w:color="auto"/>
              <w:right w:val="single" w:sz="4" w:space="0" w:color="auto"/>
            </w:tcBorders>
            <w:shd w:val="clear" w:color="auto" w:fill="auto"/>
            <w:noWrap/>
            <w:vAlign w:val="bottom"/>
            <w:hideMark/>
          </w:tcPr>
          <w:p w14:paraId="0B33C5FD"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5C3F32E1"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0.2</w:t>
            </w:r>
          </w:p>
        </w:tc>
        <w:tc>
          <w:tcPr>
            <w:tcW w:w="756" w:type="dxa"/>
            <w:tcBorders>
              <w:top w:val="nil"/>
              <w:left w:val="nil"/>
              <w:bottom w:val="single" w:sz="4" w:space="0" w:color="auto"/>
              <w:right w:val="single" w:sz="4" w:space="0" w:color="auto"/>
            </w:tcBorders>
            <w:shd w:val="clear" w:color="auto" w:fill="auto"/>
            <w:noWrap/>
            <w:vAlign w:val="bottom"/>
            <w:hideMark/>
          </w:tcPr>
          <w:p w14:paraId="7F8FD5E0"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w:t>
            </w:r>
          </w:p>
        </w:tc>
        <w:tc>
          <w:tcPr>
            <w:tcW w:w="660" w:type="dxa"/>
            <w:tcBorders>
              <w:top w:val="nil"/>
              <w:left w:val="nil"/>
              <w:bottom w:val="single" w:sz="4" w:space="0" w:color="auto"/>
              <w:right w:val="single" w:sz="4" w:space="0" w:color="auto"/>
            </w:tcBorders>
            <w:shd w:val="clear" w:color="auto" w:fill="auto"/>
            <w:noWrap/>
            <w:vAlign w:val="bottom"/>
            <w:hideMark/>
          </w:tcPr>
          <w:p w14:paraId="4C0CE10B"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0.2</w:t>
            </w:r>
          </w:p>
        </w:tc>
      </w:tr>
    </w:tbl>
    <w:p w14:paraId="2F285C89"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3A72B2EF" w14:textId="1C19F75D" w:rsidR="00C411E4" w:rsidRDefault="00C411E4" w:rsidP="00794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Each test cases is evaluated from the values in </w:t>
      </w:r>
      <w:r>
        <w:rPr>
          <w:rFonts w:asciiTheme="majorBidi" w:hAnsiTheme="majorBidi" w:cstheme="majorBidi"/>
          <w:sz w:val="24"/>
          <w:szCs w:val="24"/>
        </w:rPr>
        <w:fldChar w:fldCharType="begin"/>
      </w:r>
      <w:r>
        <w:rPr>
          <w:rFonts w:asciiTheme="majorBidi" w:hAnsiTheme="majorBidi" w:cstheme="majorBidi"/>
          <w:sz w:val="24"/>
          <w:szCs w:val="24"/>
        </w:rPr>
        <w:instrText xml:space="preserve"> REF _Ref499540326 \h </w:instrText>
      </w:r>
      <w:r>
        <w:rPr>
          <w:rFonts w:asciiTheme="majorBidi" w:hAnsiTheme="majorBidi" w:cstheme="majorBidi"/>
          <w:sz w:val="24"/>
          <w:szCs w:val="24"/>
        </w:rPr>
      </w:r>
      <w:r>
        <w:rPr>
          <w:rFonts w:asciiTheme="majorBidi" w:hAnsiTheme="majorBidi" w:cstheme="majorBidi"/>
          <w:sz w:val="24"/>
          <w:szCs w:val="24"/>
        </w:rPr>
        <w:fldChar w:fldCharType="separate"/>
      </w:r>
      <w:r w:rsidR="001101E6" w:rsidRPr="008D1EAA">
        <w:rPr>
          <w:b/>
          <w:bCs/>
        </w:rPr>
        <w:t xml:space="preserve">Table </w:t>
      </w:r>
      <w:r w:rsidR="001101E6">
        <w:rPr>
          <w:b/>
          <w:bCs/>
          <w:i/>
          <w:iCs/>
          <w:noProof/>
        </w:rPr>
        <w:t>10</w:t>
      </w:r>
      <w:r>
        <w:rPr>
          <w:rFonts w:asciiTheme="majorBidi" w:hAnsiTheme="majorBidi" w:cstheme="majorBidi"/>
          <w:sz w:val="24"/>
          <w:szCs w:val="24"/>
        </w:rPr>
        <w:fldChar w:fldCharType="end"/>
      </w:r>
      <w:r>
        <w:rPr>
          <w:rFonts w:asciiTheme="majorBidi" w:hAnsiTheme="majorBidi" w:cstheme="majorBidi"/>
          <w:sz w:val="24"/>
          <w:szCs w:val="24"/>
        </w:rPr>
        <w:t>. This is because</w:t>
      </w:r>
      <w:r w:rsidR="00A802F5">
        <w:rPr>
          <w:rFonts w:asciiTheme="majorBidi" w:hAnsiTheme="majorBidi" w:cstheme="majorBidi"/>
          <w:sz w:val="24"/>
          <w:szCs w:val="24"/>
        </w:rPr>
        <w:t>,</w:t>
      </w:r>
      <w:r>
        <w:rPr>
          <w:rFonts w:asciiTheme="majorBidi" w:hAnsiTheme="majorBidi" w:cstheme="majorBidi"/>
          <w:sz w:val="24"/>
          <w:szCs w:val="24"/>
        </w:rPr>
        <w:t xml:space="preserve"> for example</w:t>
      </w:r>
      <w:r w:rsidR="00A802F5">
        <w:rPr>
          <w:rFonts w:asciiTheme="majorBidi" w:hAnsiTheme="majorBidi" w:cstheme="majorBidi"/>
          <w:sz w:val="24"/>
          <w:szCs w:val="24"/>
        </w:rPr>
        <w:t>,</w:t>
      </w:r>
      <w:r>
        <w:rPr>
          <w:rFonts w:asciiTheme="majorBidi" w:hAnsiTheme="majorBidi" w:cstheme="majorBidi"/>
          <w:sz w:val="24"/>
          <w:szCs w:val="24"/>
        </w:rPr>
        <w:t xml:space="preserve"> mutant M1 was killed by three test cases (T4, T6, and T9). Therefore, they share the point among each test cases. It should be noted that killing a mutant is rewarded one point (1 </w:t>
      </w:r>
      <w:r>
        <w:rPr>
          <w:rFonts w:asciiTheme="majorBidi" w:hAnsiTheme="majorBidi" w:cstheme="majorBidi"/>
          <w:sz w:val="24"/>
          <w:szCs w:val="24"/>
        </w:rPr>
        <w:lastRenderedPageBreak/>
        <w:t xml:space="preserve">point). Since three of the test cases killed the mutants, they share it equally and each test case gets 1/3 (0.3333). More so, for mutant M3, four of the test cases killed the mutants; therefore, each test gets reward of 0.25 (1/4). Also, all the ten test cases killed mutant M6; resulting to a reward of 0.1 (1/10) for each test case. So the aggregate point of each test case is computed by adding up the total point by the test against each mutant and assigned to each test as shown in </w:t>
      </w:r>
      <w:r w:rsidRPr="00794BE2">
        <w:rPr>
          <w:rFonts w:asciiTheme="majorBidi" w:hAnsiTheme="majorBidi" w:cstheme="majorBidi"/>
          <w:sz w:val="24"/>
          <w:szCs w:val="24"/>
        </w:rPr>
        <w:fldChar w:fldCharType="begin"/>
      </w:r>
      <w:r w:rsidRPr="00794BE2">
        <w:rPr>
          <w:rFonts w:asciiTheme="majorBidi" w:hAnsiTheme="majorBidi" w:cstheme="majorBidi"/>
          <w:sz w:val="24"/>
          <w:szCs w:val="24"/>
        </w:rPr>
        <w:instrText xml:space="preserve"> REF _Ref499540414 \h </w:instrText>
      </w:r>
      <w:r w:rsidR="00794BE2" w:rsidRPr="00794BE2">
        <w:rPr>
          <w:rFonts w:asciiTheme="majorBidi" w:hAnsiTheme="majorBidi" w:cstheme="majorBidi"/>
          <w:sz w:val="24"/>
          <w:szCs w:val="24"/>
        </w:rPr>
        <w:instrText xml:space="preserve"> \* MERGEFORMAT </w:instrText>
      </w:r>
      <w:r w:rsidRPr="00794BE2">
        <w:rPr>
          <w:rFonts w:asciiTheme="majorBidi" w:hAnsiTheme="majorBidi" w:cstheme="majorBidi"/>
          <w:sz w:val="24"/>
          <w:szCs w:val="24"/>
        </w:rPr>
      </w:r>
      <w:r w:rsidRPr="00794BE2">
        <w:rPr>
          <w:rFonts w:asciiTheme="majorBidi" w:hAnsiTheme="majorBidi" w:cstheme="majorBidi"/>
          <w:sz w:val="24"/>
          <w:szCs w:val="24"/>
        </w:rPr>
        <w:fldChar w:fldCharType="separate"/>
      </w:r>
      <w:r w:rsidR="001101E6" w:rsidRPr="001101E6">
        <w:t xml:space="preserve">Table </w:t>
      </w:r>
      <w:r w:rsidR="001101E6" w:rsidRPr="001101E6">
        <w:rPr>
          <w:noProof/>
        </w:rPr>
        <w:t>11</w:t>
      </w:r>
      <w:r w:rsidRPr="00794BE2">
        <w:rPr>
          <w:rFonts w:asciiTheme="majorBidi" w:hAnsiTheme="majorBidi" w:cstheme="majorBidi"/>
          <w:sz w:val="24"/>
          <w:szCs w:val="24"/>
        </w:rPr>
        <w:fldChar w:fldCharType="end"/>
      </w:r>
      <w:r>
        <w:rPr>
          <w:rFonts w:asciiTheme="majorBidi" w:hAnsiTheme="majorBidi" w:cstheme="majorBidi"/>
          <w:sz w:val="24"/>
          <w:szCs w:val="24"/>
        </w:rPr>
        <w:t>:</w:t>
      </w:r>
    </w:p>
    <w:p w14:paraId="5D475962" w14:textId="04C1BA4C" w:rsidR="00C411E4" w:rsidRPr="008D1EAA" w:rsidRDefault="00C411E4" w:rsidP="00882758">
      <w:pPr>
        <w:pStyle w:val="Caption"/>
        <w:keepNext/>
        <w:jc w:val="center"/>
        <w:rPr>
          <w:b/>
          <w:bCs/>
          <w:i w:val="0"/>
          <w:iCs w:val="0"/>
          <w:color w:val="auto"/>
        </w:rPr>
      </w:pPr>
      <w:bookmarkStart w:id="367" w:name="_Ref499540414"/>
      <w:bookmarkStart w:id="368" w:name="_Toc506449832"/>
      <w:r w:rsidRPr="008D1EAA">
        <w:rPr>
          <w:b/>
          <w:bCs/>
          <w:i w:val="0"/>
          <w:iCs w:val="0"/>
          <w:color w:val="auto"/>
        </w:rPr>
        <w:t xml:space="preserve">Table </w:t>
      </w:r>
      <w:r w:rsidR="000E2513" w:rsidRPr="008D1EAA">
        <w:rPr>
          <w:b/>
          <w:bCs/>
          <w:i w:val="0"/>
          <w:iCs w:val="0"/>
          <w:color w:val="auto"/>
        </w:rPr>
        <w:fldChar w:fldCharType="begin"/>
      </w:r>
      <w:r w:rsidR="000E2513" w:rsidRPr="008D1EAA">
        <w:rPr>
          <w:b/>
          <w:bCs/>
          <w:i w:val="0"/>
          <w:iCs w:val="0"/>
          <w:color w:val="auto"/>
        </w:rPr>
        <w:instrText xml:space="preserve"> SEQ Table \* ARABIC </w:instrText>
      </w:r>
      <w:r w:rsidR="000E2513" w:rsidRPr="008D1EAA">
        <w:rPr>
          <w:b/>
          <w:bCs/>
          <w:i w:val="0"/>
          <w:iCs w:val="0"/>
          <w:color w:val="auto"/>
        </w:rPr>
        <w:fldChar w:fldCharType="separate"/>
      </w:r>
      <w:r w:rsidR="001101E6">
        <w:rPr>
          <w:b/>
          <w:bCs/>
          <w:i w:val="0"/>
          <w:iCs w:val="0"/>
          <w:noProof/>
          <w:color w:val="auto"/>
        </w:rPr>
        <w:t>11</w:t>
      </w:r>
      <w:r w:rsidR="000E2513" w:rsidRPr="008D1EAA">
        <w:rPr>
          <w:b/>
          <w:bCs/>
          <w:i w:val="0"/>
          <w:iCs w:val="0"/>
          <w:noProof/>
          <w:color w:val="auto"/>
        </w:rPr>
        <w:fldChar w:fldCharType="end"/>
      </w:r>
      <w:bookmarkEnd w:id="367"/>
      <w:r w:rsidRPr="008D1EAA">
        <w:rPr>
          <w:b/>
          <w:bCs/>
          <w:i w:val="0"/>
          <w:iCs w:val="0"/>
          <w:color w:val="auto"/>
        </w:rPr>
        <w:t>: Score of test cases</w:t>
      </w:r>
      <w:bookmarkEnd w:id="368"/>
    </w:p>
    <w:tbl>
      <w:tblPr>
        <w:tblW w:w="7980" w:type="dxa"/>
        <w:tblInd w:w="-5" w:type="dxa"/>
        <w:tblLook w:val="04A0" w:firstRow="1" w:lastRow="0" w:firstColumn="1" w:lastColumn="0" w:noHBand="0" w:noVBand="1"/>
      </w:tblPr>
      <w:tblGrid>
        <w:gridCol w:w="960"/>
        <w:gridCol w:w="680"/>
        <w:gridCol w:w="756"/>
        <w:gridCol w:w="756"/>
        <w:gridCol w:w="756"/>
        <w:gridCol w:w="660"/>
        <w:gridCol w:w="660"/>
        <w:gridCol w:w="580"/>
        <w:gridCol w:w="756"/>
        <w:gridCol w:w="756"/>
        <w:gridCol w:w="660"/>
      </w:tblGrid>
      <w:tr w:rsidR="00C411E4" w:rsidRPr="00C50607" w14:paraId="650DF0BA" w14:textId="77777777" w:rsidTr="003513D4">
        <w:trPr>
          <w:trHeight w:val="33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3CE749"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 Test</w:t>
            </w:r>
          </w:p>
        </w:tc>
        <w:tc>
          <w:tcPr>
            <w:tcW w:w="680" w:type="dxa"/>
            <w:tcBorders>
              <w:top w:val="single" w:sz="4" w:space="0" w:color="auto"/>
              <w:left w:val="nil"/>
              <w:bottom w:val="single" w:sz="4" w:space="0" w:color="auto"/>
              <w:right w:val="single" w:sz="4" w:space="0" w:color="auto"/>
            </w:tcBorders>
            <w:shd w:val="clear" w:color="auto" w:fill="auto"/>
            <w:vAlign w:val="center"/>
            <w:hideMark/>
          </w:tcPr>
          <w:p w14:paraId="5C819776"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T1</w:t>
            </w:r>
          </w:p>
        </w:tc>
        <w:tc>
          <w:tcPr>
            <w:tcW w:w="756" w:type="dxa"/>
            <w:tcBorders>
              <w:top w:val="single" w:sz="4" w:space="0" w:color="auto"/>
              <w:left w:val="nil"/>
              <w:bottom w:val="single" w:sz="4" w:space="0" w:color="auto"/>
              <w:right w:val="single" w:sz="4" w:space="0" w:color="auto"/>
            </w:tcBorders>
            <w:shd w:val="clear" w:color="auto" w:fill="auto"/>
            <w:vAlign w:val="center"/>
            <w:hideMark/>
          </w:tcPr>
          <w:p w14:paraId="729C6FB1"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T2</w:t>
            </w:r>
          </w:p>
        </w:tc>
        <w:tc>
          <w:tcPr>
            <w:tcW w:w="756" w:type="dxa"/>
            <w:tcBorders>
              <w:top w:val="single" w:sz="4" w:space="0" w:color="auto"/>
              <w:left w:val="nil"/>
              <w:bottom w:val="single" w:sz="4" w:space="0" w:color="auto"/>
              <w:right w:val="single" w:sz="4" w:space="0" w:color="auto"/>
            </w:tcBorders>
            <w:shd w:val="clear" w:color="auto" w:fill="auto"/>
            <w:vAlign w:val="center"/>
            <w:hideMark/>
          </w:tcPr>
          <w:p w14:paraId="7675D3BB"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T3</w:t>
            </w:r>
          </w:p>
        </w:tc>
        <w:tc>
          <w:tcPr>
            <w:tcW w:w="756" w:type="dxa"/>
            <w:tcBorders>
              <w:top w:val="single" w:sz="4" w:space="0" w:color="auto"/>
              <w:left w:val="nil"/>
              <w:bottom w:val="single" w:sz="4" w:space="0" w:color="auto"/>
              <w:right w:val="single" w:sz="4" w:space="0" w:color="auto"/>
            </w:tcBorders>
            <w:shd w:val="clear" w:color="auto" w:fill="auto"/>
            <w:vAlign w:val="center"/>
            <w:hideMark/>
          </w:tcPr>
          <w:p w14:paraId="2148A5A5"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T4</w:t>
            </w:r>
          </w:p>
        </w:tc>
        <w:tc>
          <w:tcPr>
            <w:tcW w:w="660" w:type="dxa"/>
            <w:tcBorders>
              <w:top w:val="single" w:sz="4" w:space="0" w:color="auto"/>
              <w:left w:val="nil"/>
              <w:bottom w:val="single" w:sz="4" w:space="0" w:color="auto"/>
              <w:right w:val="single" w:sz="4" w:space="0" w:color="auto"/>
            </w:tcBorders>
            <w:shd w:val="clear" w:color="auto" w:fill="auto"/>
            <w:vAlign w:val="center"/>
            <w:hideMark/>
          </w:tcPr>
          <w:p w14:paraId="7B077664"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T5</w:t>
            </w:r>
          </w:p>
        </w:tc>
        <w:tc>
          <w:tcPr>
            <w:tcW w:w="660" w:type="dxa"/>
            <w:tcBorders>
              <w:top w:val="single" w:sz="4" w:space="0" w:color="auto"/>
              <w:left w:val="nil"/>
              <w:bottom w:val="single" w:sz="4" w:space="0" w:color="auto"/>
              <w:right w:val="single" w:sz="4" w:space="0" w:color="auto"/>
            </w:tcBorders>
            <w:shd w:val="clear" w:color="auto" w:fill="auto"/>
            <w:vAlign w:val="center"/>
            <w:hideMark/>
          </w:tcPr>
          <w:p w14:paraId="6855D728"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T6</w:t>
            </w:r>
          </w:p>
        </w:tc>
        <w:tc>
          <w:tcPr>
            <w:tcW w:w="580" w:type="dxa"/>
            <w:tcBorders>
              <w:top w:val="single" w:sz="4" w:space="0" w:color="auto"/>
              <w:left w:val="nil"/>
              <w:bottom w:val="single" w:sz="4" w:space="0" w:color="auto"/>
              <w:right w:val="single" w:sz="4" w:space="0" w:color="auto"/>
            </w:tcBorders>
            <w:shd w:val="clear" w:color="auto" w:fill="auto"/>
            <w:vAlign w:val="center"/>
            <w:hideMark/>
          </w:tcPr>
          <w:p w14:paraId="402C0B0C"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T7</w:t>
            </w:r>
          </w:p>
        </w:tc>
        <w:tc>
          <w:tcPr>
            <w:tcW w:w="756" w:type="dxa"/>
            <w:tcBorders>
              <w:top w:val="single" w:sz="4" w:space="0" w:color="auto"/>
              <w:left w:val="nil"/>
              <w:bottom w:val="single" w:sz="4" w:space="0" w:color="auto"/>
              <w:right w:val="single" w:sz="4" w:space="0" w:color="auto"/>
            </w:tcBorders>
            <w:shd w:val="clear" w:color="auto" w:fill="auto"/>
            <w:vAlign w:val="center"/>
            <w:hideMark/>
          </w:tcPr>
          <w:p w14:paraId="74B0AC50"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T8</w:t>
            </w:r>
          </w:p>
        </w:tc>
        <w:tc>
          <w:tcPr>
            <w:tcW w:w="756" w:type="dxa"/>
            <w:tcBorders>
              <w:top w:val="single" w:sz="4" w:space="0" w:color="auto"/>
              <w:left w:val="nil"/>
              <w:bottom w:val="single" w:sz="4" w:space="0" w:color="auto"/>
              <w:right w:val="single" w:sz="4" w:space="0" w:color="auto"/>
            </w:tcBorders>
            <w:shd w:val="clear" w:color="auto" w:fill="auto"/>
            <w:vAlign w:val="center"/>
            <w:hideMark/>
          </w:tcPr>
          <w:p w14:paraId="38CF7AEA"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T9</w:t>
            </w:r>
          </w:p>
        </w:tc>
        <w:tc>
          <w:tcPr>
            <w:tcW w:w="660" w:type="dxa"/>
            <w:tcBorders>
              <w:top w:val="single" w:sz="4" w:space="0" w:color="auto"/>
              <w:left w:val="nil"/>
              <w:bottom w:val="single" w:sz="4" w:space="0" w:color="auto"/>
              <w:right w:val="single" w:sz="4" w:space="0" w:color="auto"/>
            </w:tcBorders>
            <w:shd w:val="clear" w:color="auto" w:fill="auto"/>
            <w:vAlign w:val="center"/>
            <w:hideMark/>
          </w:tcPr>
          <w:p w14:paraId="0AAB349C"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T10</w:t>
            </w:r>
          </w:p>
        </w:tc>
      </w:tr>
      <w:tr w:rsidR="00C411E4" w:rsidRPr="00C50607" w14:paraId="0096066D" w14:textId="77777777" w:rsidTr="003513D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D90847" w14:textId="77777777" w:rsidR="00C411E4" w:rsidRPr="00C50607" w:rsidRDefault="00C411E4" w:rsidP="003513D4">
            <w:pPr>
              <w:spacing w:after="0" w:line="240" w:lineRule="auto"/>
              <w:jc w:val="both"/>
              <w:rPr>
                <w:rFonts w:asciiTheme="majorBidi" w:eastAsia="Times New Roman" w:hAnsiTheme="majorBidi" w:cstheme="majorBidi"/>
                <w:b/>
                <w:bCs/>
                <w:color w:val="000000"/>
                <w:sz w:val="24"/>
                <w:szCs w:val="24"/>
              </w:rPr>
            </w:pPr>
            <w:r w:rsidRPr="00C50607">
              <w:rPr>
                <w:rFonts w:asciiTheme="majorBidi" w:eastAsia="Times New Roman" w:hAnsiTheme="majorBidi" w:cstheme="majorBidi"/>
                <w:b/>
                <w:bCs/>
                <w:color w:val="000000"/>
                <w:sz w:val="24"/>
                <w:szCs w:val="24"/>
              </w:rPr>
              <w:t> Point</w:t>
            </w:r>
          </w:p>
        </w:tc>
        <w:tc>
          <w:tcPr>
            <w:tcW w:w="680" w:type="dxa"/>
            <w:tcBorders>
              <w:top w:val="nil"/>
              <w:left w:val="nil"/>
              <w:bottom w:val="single" w:sz="4" w:space="0" w:color="auto"/>
              <w:right w:val="single" w:sz="4" w:space="0" w:color="auto"/>
            </w:tcBorders>
            <w:shd w:val="clear" w:color="auto" w:fill="auto"/>
            <w:noWrap/>
            <w:vAlign w:val="bottom"/>
            <w:hideMark/>
          </w:tcPr>
          <w:p w14:paraId="3B1F7D89"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0.7</w:t>
            </w:r>
          </w:p>
        </w:tc>
        <w:tc>
          <w:tcPr>
            <w:tcW w:w="756" w:type="dxa"/>
            <w:tcBorders>
              <w:top w:val="nil"/>
              <w:left w:val="nil"/>
              <w:bottom w:val="single" w:sz="4" w:space="0" w:color="auto"/>
              <w:right w:val="single" w:sz="4" w:space="0" w:color="auto"/>
            </w:tcBorders>
            <w:shd w:val="clear" w:color="auto" w:fill="auto"/>
            <w:noWrap/>
            <w:vAlign w:val="bottom"/>
            <w:hideMark/>
          </w:tcPr>
          <w:p w14:paraId="421FC045"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0.633</w:t>
            </w:r>
          </w:p>
        </w:tc>
        <w:tc>
          <w:tcPr>
            <w:tcW w:w="756" w:type="dxa"/>
            <w:tcBorders>
              <w:top w:val="nil"/>
              <w:left w:val="nil"/>
              <w:bottom w:val="single" w:sz="4" w:space="0" w:color="auto"/>
              <w:right w:val="single" w:sz="4" w:space="0" w:color="auto"/>
            </w:tcBorders>
            <w:shd w:val="clear" w:color="auto" w:fill="auto"/>
            <w:noWrap/>
            <w:vAlign w:val="bottom"/>
            <w:hideMark/>
          </w:tcPr>
          <w:p w14:paraId="571FE631"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0.883</w:t>
            </w:r>
          </w:p>
        </w:tc>
        <w:tc>
          <w:tcPr>
            <w:tcW w:w="756" w:type="dxa"/>
            <w:tcBorders>
              <w:top w:val="nil"/>
              <w:left w:val="nil"/>
              <w:bottom w:val="single" w:sz="4" w:space="0" w:color="auto"/>
              <w:right w:val="single" w:sz="4" w:space="0" w:color="auto"/>
            </w:tcBorders>
            <w:shd w:val="clear" w:color="auto" w:fill="auto"/>
            <w:noWrap/>
            <w:vAlign w:val="bottom"/>
            <w:hideMark/>
          </w:tcPr>
          <w:p w14:paraId="7DCEB871"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0.433</w:t>
            </w:r>
          </w:p>
        </w:tc>
        <w:tc>
          <w:tcPr>
            <w:tcW w:w="660" w:type="dxa"/>
            <w:tcBorders>
              <w:top w:val="nil"/>
              <w:left w:val="nil"/>
              <w:bottom w:val="single" w:sz="4" w:space="0" w:color="auto"/>
              <w:right w:val="single" w:sz="4" w:space="0" w:color="auto"/>
            </w:tcBorders>
            <w:shd w:val="clear" w:color="auto" w:fill="auto"/>
            <w:noWrap/>
            <w:vAlign w:val="bottom"/>
            <w:hideMark/>
          </w:tcPr>
          <w:p w14:paraId="7E86D4A9"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0.5</w:t>
            </w:r>
          </w:p>
        </w:tc>
        <w:tc>
          <w:tcPr>
            <w:tcW w:w="660" w:type="dxa"/>
            <w:tcBorders>
              <w:top w:val="nil"/>
              <w:left w:val="nil"/>
              <w:bottom w:val="single" w:sz="4" w:space="0" w:color="auto"/>
              <w:right w:val="single" w:sz="4" w:space="0" w:color="auto"/>
            </w:tcBorders>
            <w:shd w:val="clear" w:color="auto" w:fill="auto"/>
            <w:noWrap/>
            <w:vAlign w:val="bottom"/>
            <w:hideMark/>
          </w:tcPr>
          <w:p w14:paraId="1599634A"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2.15</w:t>
            </w:r>
          </w:p>
        </w:tc>
        <w:tc>
          <w:tcPr>
            <w:tcW w:w="580" w:type="dxa"/>
            <w:tcBorders>
              <w:top w:val="nil"/>
              <w:left w:val="nil"/>
              <w:bottom w:val="single" w:sz="4" w:space="0" w:color="auto"/>
              <w:right w:val="single" w:sz="4" w:space="0" w:color="auto"/>
            </w:tcBorders>
            <w:shd w:val="clear" w:color="auto" w:fill="auto"/>
            <w:noWrap/>
            <w:vAlign w:val="bottom"/>
            <w:hideMark/>
          </w:tcPr>
          <w:p w14:paraId="3882C628"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0.5</w:t>
            </w:r>
          </w:p>
        </w:tc>
        <w:tc>
          <w:tcPr>
            <w:tcW w:w="756" w:type="dxa"/>
            <w:tcBorders>
              <w:top w:val="nil"/>
              <w:left w:val="nil"/>
              <w:bottom w:val="single" w:sz="4" w:space="0" w:color="auto"/>
              <w:right w:val="single" w:sz="4" w:space="0" w:color="auto"/>
            </w:tcBorders>
            <w:shd w:val="clear" w:color="auto" w:fill="auto"/>
            <w:noWrap/>
            <w:vAlign w:val="bottom"/>
            <w:hideMark/>
          </w:tcPr>
          <w:p w14:paraId="0BF8AFD2"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1.233</w:t>
            </w:r>
          </w:p>
        </w:tc>
        <w:tc>
          <w:tcPr>
            <w:tcW w:w="756" w:type="dxa"/>
            <w:tcBorders>
              <w:top w:val="nil"/>
              <w:left w:val="nil"/>
              <w:bottom w:val="single" w:sz="4" w:space="0" w:color="auto"/>
              <w:right w:val="single" w:sz="4" w:space="0" w:color="auto"/>
            </w:tcBorders>
            <w:shd w:val="clear" w:color="auto" w:fill="auto"/>
            <w:noWrap/>
            <w:vAlign w:val="bottom"/>
            <w:hideMark/>
          </w:tcPr>
          <w:p w14:paraId="5E7DC31C"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1.217</w:t>
            </w:r>
          </w:p>
        </w:tc>
        <w:tc>
          <w:tcPr>
            <w:tcW w:w="660" w:type="dxa"/>
            <w:tcBorders>
              <w:top w:val="nil"/>
              <w:left w:val="nil"/>
              <w:bottom w:val="single" w:sz="4" w:space="0" w:color="auto"/>
              <w:right w:val="single" w:sz="4" w:space="0" w:color="auto"/>
            </w:tcBorders>
            <w:shd w:val="clear" w:color="auto" w:fill="auto"/>
            <w:noWrap/>
            <w:vAlign w:val="bottom"/>
            <w:hideMark/>
          </w:tcPr>
          <w:p w14:paraId="19B2EF60" w14:textId="77777777" w:rsidR="00C411E4" w:rsidRPr="00C50607" w:rsidRDefault="00C411E4" w:rsidP="003513D4">
            <w:pPr>
              <w:spacing w:after="0" w:line="240" w:lineRule="auto"/>
              <w:jc w:val="right"/>
              <w:rPr>
                <w:rFonts w:asciiTheme="majorBidi" w:eastAsia="Times New Roman" w:hAnsiTheme="majorBidi" w:cstheme="majorBidi"/>
                <w:color w:val="000000"/>
                <w:sz w:val="24"/>
                <w:szCs w:val="24"/>
              </w:rPr>
            </w:pPr>
            <w:r w:rsidRPr="00C50607">
              <w:rPr>
                <w:rFonts w:asciiTheme="majorBidi" w:eastAsia="Times New Roman" w:hAnsiTheme="majorBidi" w:cstheme="majorBidi"/>
                <w:color w:val="000000"/>
                <w:sz w:val="24"/>
                <w:szCs w:val="24"/>
              </w:rPr>
              <w:t>0.75</w:t>
            </w:r>
          </w:p>
        </w:tc>
      </w:tr>
    </w:tbl>
    <w:p w14:paraId="16814131"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3F187932" w14:textId="59E75A5D" w:rsidR="00C411E4" w:rsidRDefault="00C411E4" w:rsidP="00C05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commentRangeStart w:id="369"/>
      <w:r>
        <w:rPr>
          <w:rFonts w:asciiTheme="majorBidi" w:hAnsiTheme="majorBidi" w:cstheme="majorBidi"/>
          <w:sz w:val="24"/>
          <w:szCs w:val="24"/>
        </w:rPr>
        <w:t xml:space="preserve">The steps can be represented by the algorithm shown in </w:t>
      </w:r>
      <w:r w:rsidRPr="00794BE2">
        <w:rPr>
          <w:rFonts w:asciiTheme="majorBidi" w:hAnsiTheme="majorBidi" w:cstheme="majorBidi"/>
          <w:sz w:val="24"/>
          <w:szCs w:val="24"/>
        </w:rPr>
        <w:fldChar w:fldCharType="begin"/>
      </w:r>
      <w:r w:rsidRPr="00794BE2">
        <w:rPr>
          <w:rFonts w:asciiTheme="majorBidi" w:hAnsiTheme="majorBidi" w:cstheme="majorBidi"/>
          <w:sz w:val="24"/>
          <w:szCs w:val="24"/>
        </w:rPr>
        <w:instrText xml:space="preserve"> REF _Ref499540494 \h </w:instrText>
      </w:r>
      <w:r w:rsidR="00794BE2" w:rsidRPr="00794BE2">
        <w:rPr>
          <w:rFonts w:asciiTheme="majorBidi" w:hAnsiTheme="majorBidi" w:cstheme="majorBidi"/>
          <w:sz w:val="24"/>
          <w:szCs w:val="24"/>
        </w:rPr>
        <w:instrText xml:space="preserve"> \* MERGEFORMAT </w:instrText>
      </w:r>
      <w:r w:rsidRPr="00794BE2">
        <w:rPr>
          <w:rFonts w:asciiTheme="majorBidi" w:hAnsiTheme="majorBidi" w:cstheme="majorBidi"/>
          <w:sz w:val="24"/>
          <w:szCs w:val="24"/>
        </w:rPr>
      </w:r>
      <w:r w:rsidRPr="00794BE2">
        <w:rPr>
          <w:rFonts w:asciiTheme="majorBidi" w:hAnsiTheme="majorBidi" w:cstheme="majorBidi"/>
          <w:sz w:val="24"/>
          <w:szCs w:val="24"/>
        </w:rPr>
        <w:fldChar w:fldCharType="separate"/>
      </w:r>
      <w:r w:rsidR="001101E6" w:rsidRPr="001101E6">
        <w:t xml:space="preserve">Figure </w:t>
      </w:r>
      <w:r w:rsidR="001101E6" w:rsidRPr="001101E6">
        <w:rPr>
          <w:noProof/>
        </w:rPr>
        <w:t>8</w:t>
      </w:r>
      <w:r w:rsidRPr="00794BE2">
        <w:rPr>
          <w:rFonts w:asciiTheme="majorBidi" w:hAnsiTheme="majorBidi" w:cstheme="majorBidi"/>
          <w:sz w:val="24"/>
          <w:szCs w:val="24"/>
        </w:rPr>
        <w:fldChar w:fldCharType="end"/>
      </w:r>
      <w:r w:rsidR="00C05FDD">
        <w:rPr>
          <w:rFonts w:asciiTheme="majorBidi" w:hAnsiTheme="majorBidi" w:cstheme="majorBidi"/>
          <w:sz w:val="24"/>
          <w:szCs w:val="24"/>
        </w:rPr>
        <w:t>:</w:t>
      </w:r>
      <w:r>
        <w:rPr>
          <w:noProof/>
        </w:rPr>
        <mc:AlternateContent>
          <mc:Choice Requires="wps">
            <w:drawing>
              <wp:anchor distT="0" distB="0" distL="114300" distR="114300" simplePos="0" relativeHeight="251665408" behindDoc="0" locked="0" layoutInCell="1" allowOverlap="1" wp14:anchorId="7DCD0FE8" wp14:editId="5B24706D">
                <wp:simplePos x="0" y="0"/>
                <wp:positionH relativeFrom="column">
                  <wp:posOffset>276225</wp:posOffset>
                </wp:positionH>
                <wp:positionV relativeFrom="paragraph">
                  <wp:posOffset>2639060</wp:posOffset>
                </wp:positionV>
                <wp:extent cx="4362450" cy="266700"/>
                <wp:effectExtent l="0" t="0" r="0" b="0"/>
                <wp:wrapNone/>
                <wp:docPr id="1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62450" cy="266700"/>
                        </a:xfrm>
                        <a:prstGeom prst="rect">
                          <a:avLst/>
                        </a:prstGeom>
                        <a:solidFill>
                          <a:prstClr val="white"/>
                        </a:solidFill>
                        <a:ln>
                          <a:noFill/>
                        </a:ln>
                      </wps:spPr>
                      <wps:txbx>
                        <w:txbxContent>
                          <w:p w14:paraId="798BC62A" w14:textId="38F7E714" w:rsidR="00794BE2" w:rsidRPr="00DE6DD9" w:rsidRDefault="00794BE2" w:rsidP="00DE6DD9">
                            <w:pPr>
                              <w:pStyle w:val="Caption"/>
                              <w:jc w:val="center"/>
                              <w:rPr>
                                <w:rFonts w:asciiTheme="majorBidi" w:hAnsiTheme="majorBidi" w:cstheme="majorBidi"/>
                                <w:b/>
                                <w:bCs/>
                                <w:i w:val="0"/>
                                <w:iCs w:val="0"/>
                                <w:noProof/>
                                <w:color w:val="auto"/>
                                <w:sz w:val="24"/>
                                <w:szCs w:val="24"/>
                              </w:rPr>
                            </w:pPr>
                            <w:bookmarkStart w:id="370" w:name="_Ref499540494"/>
                            <w:bookmarkStart w:id="371" w:name="_Toc506449854"/>
                            <w:permStart w:id="1319981209" w:edGrp="everyone"/>
                            <w:r w:rsidRPr="00DE6DD9">
                              <w:rPr>
                                <w:b/>
                                <w:bCs/>
                                <w:i w:val="0"/>
                                <w:iCs w:val="0"/>
                                <w:color w:val="auto"/>
                              </w:rPr>
                              <w:t xml:space="preserve">Figure </w:t>
                            </w:r>
                            <w:r w:rsidRPr="00DE6DD9">
                              <w:rPr>
                                <w:b/>
                                <w:bCs/>
                                <w:i w:val="0"/>
                                <w:iCs w:val="0"/>
                                <w:color w:val="auto"/>
                              </w:rPr>
                              <w:fldChar w:fldCharType="begin"/>
                            </w:r>
                            <w:r w:rsidRPr="00DE6DD9">
                              <w:rPr>
                                <w:b/>
                                <w:bCs/>
                                <w:i w:val="0"/>
                                <w:iCs w:val="0"/>
                                <w:color w:val="auto"/>
                              </w:rPr>
                              <w:instrText xml:space="preserve"> SEQ Figure \* ARABIC </w:instrText>
                            </w:r>
                            <w:r w:rsidRPr="00DE6DD9">
                              <w:rPr>
                                <w:b/>
                                <w:bCs/>
                                <w:i w:val="0"/>
                                <w:iCs w:val="0"/>
                                <w:color w:val="auto"/>
                              </w:rPr>
                              <w:fldChar w:fldCharType="separate"/>
                            </w:r>
                            <w:r w:rsidR="001101E6">
                              <w:rPr>
                                <w:b/>
                                <w:bCs/>
                                <w:i w:val="0"/>
                                <w:iCs w:val="0"/>
                                <w:noProof/>
                                <w:color w:val="auto"/>
                              </w:rPr>
                              <w:t>8</w:t>
                            </w:r>
                            <w:r w:rsidRPr="00DE6DD9">
                              <w:rPr>
                                <w:b/>
                                <w:bCs/>
                                <w:i w:val="0"/>
                                <w:iCs w:val="0"/>
                                <w:noProof/>
                                <w:color w:val="auto"/>
                              </w:rPr>
                              <w:fldChar w:fldCharType="end"/>
                            </w:r>
                            <w:bookmarkEnd w:id="370"/>
                            <w:r w:rsidRPr="00DE6DD9">
                              <w:rPr>
                                <w:b/>
                                <w:bCs/>
                                <w:i w:val="0"/>
                                <w:iCs w:val="0"/>
                                <w:color w:val="auto"/>
                              </w:rPr>
                              <w:t>: Algorithm for computing test case fitness</w:t>
                            </w:r>
                            <w:bookmarkEnd w:id="371"/>
                            <w:permEnd w:id="1319981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DCD0FE8" id="Text Box 37" o:spid="_x0000_s1040" type="#_x0000_t202" style="position:absolute;left:0;text-align:left;margin-left:21.75pt;margin-top:207.8pt;width:343.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" stroked="f">
                <v:path arrowok="t"/>
                <v:textbox style="mso-fit-shape-to-text:t" inset="0,0,0,0">
                  <w:txbxContent>
                    <w:p w14:paraId="798BC62A" w14:textId="38F7E714" w:rsidR="00794BE2" w:rsidRPr="00DE6DD9" w:rsidRDefault="00794BE2" w:rsidP="00DE6DD9">
                      <w:pPr>
                        <w:pStyle w:val="Caption"/>
                        <w:jc w:val="center"/>
                        <w:rPr>
                          <w:rFonts w:asciiTheme="majorBidi" w:hAnsiTheme="majorBidi" w:cstheme="majorBidi"/>
                          <w:b/>
                          <w:bCs/>
                          <w:i w:val="0"/>
                          <w:iCs w:val="0"/>
                          <w:noProof/>
                          <w:color w:val="auto"/>
                          <w:sz w:val="24"/>
                          <w:szCs w:val="24"/>
                        </w:rPr>
                      </w:pPr>
                      <w:bookmarkStart w:id="372" w:name="_Ref499540494"/>
                      <w:bookmarkStart w:id="373" w:name="_Toc506449854"/>
                      <w:permStart w:id="1319981209" w:edGrp="everyone"/>
                      <w:r w:rsidRPr="00DE6DD9">
                        <w:rPr>
                          <w:b/>
                          <w:bCs/>
                          <w:i w:val="0"/>
                          <w:iCs w:val="0"/>
                          <w:color w:val="auto"/>
                        </w:rPr>
                        <w:t xml:space="preserve">Figure </w:t>
                      </w:r>
                      <w:r w:rsidRPr="00DE6DD9">
                        <w:rPr>
                          <w:b/>
                          <w:bCs/>
                          <w:i w:val="0"/>
                          <w:iCs w:val="0"/>
                          <w:color w:val="auto"/>
                        </w:rPr>
                        <w:fldChar w:fldCharType="begin"/>
                      </w:r>
                      <w:r w:rsidRPr="00DE6DD9">
                        <w:rPr>
                          <w:b/>
                          <w:bCs/>
                          <w:i w:val="0"/>
                          <w:iCs w:val="0"/>
                          <w:color w:val="auto"/>
                        </w:rPr>
                        <w:instrText xml:space="preserve"> SEQ Figure \* ARABIC </w:instrText>
                      </w:r>
                      <w:r w:rsidRPr="00DE6DD9">
                        <w:rPr>
                          <w:b/>
                          <w:bCs/>
                          <w:i w:val="0"/>
                          <w:iCs w:val="0"/>
                          <w:color w:val="auto"/>
                        </w:rPr>
                        <w:fldChar w:fldCharType="separate"/>
                      </w:r>
                      <w:r w:rsidR="001101E6">
                        <w:rPr>
                          <w:b/>
                          <w:bCs/>
                          <w:i w:val="0"/>
                          <w:iCs w:val="0"/>
                          <w:noProof/>
                          <w:color w:val="auto"/>
                        </w:rPr>
                        <w:t>8</w:t>
                      </w:r>
                      <w:r w:rsidRPr="00DE6DD9">
                        <w:rPr>
                          <w:b/>
                          <w:bCs/>
                          <w:i w:val="0"/>
                          <w:iCs w:val="0"/>
                          <w:noProof/>
                          <w:color w:val="auto"/>
                        </w:rPr>
                        <w:fldChar w:fldCharType="end"/>
                      </w:r>
                      <w:bookmarkEnd w:id="372"/>
                      <w:r w:rsidRPr="00DE6DD9">
                        <w:rPr>
                          <w:b/>
                          <w:bCs/>
                          <w:i w:val="0"/>
                          <w:iCs w:val="0"/>
                          <w:color w:val="auto"/>
                        </w:rPr>
                        <w:t>: Algorithm for computing test case fitness</w:t>
                      </w:r>
                      <w:bookmarkEnd w:id="373"/>
                      <w:permEnd w:id="1319981209"/>
                    </w:p>
                  </w:txbxContent>
                </v:textbox>
              </v:shape>
            </w:pict>
          </mc:Fallback>
        </mc:AlternateContent>
      </w:r>
    </w:p>
    <w:p w14:paraId="47076F6C"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test cases are now sorted based on their computed power of killing the mutants.</w:t>
      </w:r>
    </w:p>
    <w:p w14:paraId="034A55EF" w14:textId="6B8D9FED"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fitness of each test case in </w:t>
      </w:r>
      <w:r>
        <w:rPr>
          <w:rFonts w:asciiTheme="majorBidi" w:hAnsiTheme="majorBidi" w:cstheme="majorBidi"/>
          <w:sz w:val="24"/>
          <w:szCs w:val="24"/>
        </w:rPr>
        <w:fldChar w:fldCharType="begin"/>
      </w:r>
      <w:r>
        <w:rPr>
          <w:rFonts w:asciiTheme="majorBidi" w:hAnsiTheme="majorBidi" w:cstheme="majorBidi"/>
          <w:sz w:val="24"/>
          <w:szCs w:val="24"/>
        </w:rPr>
        <w:instrText xml:space="preserve"> REF _Ref499540414 \h </w:instrText>
      </w:r>
      <w:r w:rsidR="00DE6DD9">
        <w:rPr>
          <w:rFonts w:asciiTheme="majorBidi" w:hAnsiTheme="majorBidi" w:cstheme="majorBidi"/>
          <w:sz w:val="24"/>
          <w:szCs w:val="24"/>
        </w:rPr>
        <w:instrText xml:space="preserve"> \* MERGEFORMAT </w:instrText>
      </w:r>
      <w:r>
        <w:rPr>
          <w:rFonts w:asciiTheme="majorBidi" w:hAnsiTheme="majorBidi" w:cstheme="majorBidi"/>
          <w:sz w:val="24"/>
          <w:szCs w:val="24"/>
        </w:rPr>
      </w:r>
      <w:r>
        <w:rPr>
          <w:rFonts w:asciiTheme="majorBidi" w:hAnsiTheme="majorBidi" w:cstheme="majorBidi"/>
          <w:sz w:val="24"/>
          <w:szCs w:val="24"/>
        </w:rPr>
        <w:fldChar w:fldCharType="separate"/>
      </w:r>
      <w:r w:rsidR="001101E6" w:rsidRPr="001101E6">
        <w:rPr>
          <w:rFonts w:asciiTheme="majorBidi" w:hAnsiTheme="majorBidi" w:cstheme="majorBidi"/>
          <w:sz w:val="24"/>
          <w:szCs w:val="24"/>
        </w:rPr>
        <w:t>Table 11</w:t>
      </w:r>
      <w:r>
        <w:rPr>
          <w:rFonts w:asciiTheme="majorBidi" w:hAnsiTheme="majorBidi" w:cstheme="majorBidi"/>
          <w:sz w:val="24"/>
          <w:szCs w:val="24"/>
        </w:rPr>
        <w:fldChar w:fldCharType="end"/>
      </w:r>
      <w:r>
        <w:rPr>
          <w:rFonts w:asciiTheme="majorBidi" w:hAnsiTheme="majorBidi" w:cstheme="majorBidi"/>
          <w:sz w:val="24"/>
          <w:szCs w:val="24"/>
        </w:rPr>
        <w:t xml:space="preserve"> can be sorted to result in the sequence shown in </w:t>
      </w:r>
      <w:r>
        <w:rPr>
          <w:rFonts w:asciiTheme="majorBidi" w:hAnsiTheme="majorBidi" w:cstheme="majorBidi"/>
          <w:sz w:val="24"/>
          <w:szCs w:val="24"/>
        </w:rPr>
        <w:fldChar w:fldCharType="begin"/>
      </w:r>
      <w:r>
        <w:rPr>
          <w:rFonts w:asciiTheme="majorBidi" w:hAnsiTheme="majorBidi" w:cstheme="majorBidi"/>
          <w:sz w:val="24"/>
          <w:szCs w:val="24"/>
        </w:rPr>
        <w:instrText xml:space="preserve"> REF _Ref502144735 \h </w:instrText>
      </w:r>
      <w:r w:rsidR="00DE6DD9">
        <w:rPr>
          <w:rFonts w:asciiTheme="majorBidi" w:hAnsiTheme="majorBidi" w:cstheme="majorBidi"/>
          <w:sz w:val="24"/>
          <w:szCs w:val="24"/>
        </w:rPr>
        <w:instrText xml:space="preserve"> \* MERGEFORMAT </w:instrText>
      </w:r>
      <w:r>
        <w:rPr>
          <w:rFonts w:asciiTheme="majorBidi" w:hAnsiTheme="majorBidi" w:cstheme="majorBidi"/>
          <w:sz w:val="24"/>
          <w:szCs w:val="24"/>
        </w:rPr>
      </w:r>
      <w:r>
        <w:rPr>
          <w:rFonts w:asciiTheme="majorBidi" w:hAnsiTheme="majorBidi" w:cstheme="majorBidi"/>
          <w:sz w:val="24"/>
          <w:szCs w:val="24"/>
        </w:rPr>
        <w:fldChar w:fldCharType="separate"/>
      </w:r>
      <w:r w:rsidR="001101E6" w:rsidRPr="001101E6">
        <w:rPr>
          <w:rFonts w:asciiTheme="majorBidi" w:hAnsiTheme="majorBidi" w:cstheme="majorBidi"/>
          <w:sz w:val="24"/>
          <w:szCs w:val="24"/>
        </w:rPr>
        <w:t>Table 12</w:t>
      </w:r>
      <w:r>
        <w:rPr>
          <w:rFonts w:asciiTheme="majorBidi" w:hAnsiTheme="majorBidi" w:cstheme="majorBidi"/>
          <w:sz w:val="24"/>
          <w:szCs w:val="24"/>
        </w:rPr>
        <w:fldChar w:fldCharType="end"/>
      </w:r>
      <w:r>
        <w:rPr>
          <w:rFonts w:asciiTheme="majorBidi" w:hAnsiTheme="majorBidi" w:cstheme="majorBidi"/>
          <w:sz w:val="24"/>
          <w:szCs w:val="24"/>
        </w:rPr>
        <w:t xml:space="preserve"> .</w:t>
      </w:r>
      <w:commentRangeEnd w:id="369"/>
      <w:r w:rsidRPr="00DE6DD9">
        <w:rPr>
          <w:rFonts w:asciiTheme="majorBidi" w:hAnsiTheme="majorBidi" w:cstheme="majorBidi"/>
          <w:sz w:val="24"/>
          <w:szCs w:val="24"/>
        </w:rPr>
        <w:commentReference w:id="369"/>
      </w:r>
    </w:p>
    <w:p w14:paraId="55CF612E" w14:textId="5E712616" w:rsidR="00C411E4" w:rsidRPr="00DE6DD9" w:rsidRDefault="00C411E4" w:rsidP="00DE6DD9">
      <w:pPr>
        <w:pStyle w:val="Caption"/>
        <w:keepNext/>
        <w:jc w:val="center"/>
        <w:rPr>
          <w:b/>
          <w:bCs/>
          <w:i w:val="0"/>
          <w:iCs w:val="0"/>
          <w:color w:val="auto"/>
        </w:rPr>
      </w:pPr>
      <w:bookmarkStart w:id="374" w:name="_Ref502144735"/>
      <w:bookmarkStart w:id="375" w:name="_Toc506449833"/>
      <w:r w:rsidRPr="00DE6DD9">
        <w:rPr>
          <w:b/>
          <w:bCs/>
          <w:i w:val="0"/>
          <w:iCs w:val="0"/>
          <w:color w:val="auto"/>
        </w:rPr>
        <w:t xml:space="preserve">Table </w:t>
      </w:r>
      <w:r w:rsidR="000E2513" w:rsidRPr="00DE6DD9">
        <w:rPr>
          <w:b/>
          <w:bCs/>
          <w:i w:val="0"/>
          <w:iCs w:val="0"/>
          <w:color w:val="auto"/>
        </w:rPr>
        <w:fldChar w:fldCharType="begin"/>
      </w:r>
      <w:r w:rsidR="000E2513" w:rsidRPr="00DE6DD9">
        <w:rPr>
          <w:b/>
          <w:bCs/>
          <w:i w:val="0"/>
          <w:iCs w:val="0"/>
          <w:color w:val="auto"/>
        </w:rPr>
        <w:instrText xml:space="preserve"> SEQ Table \* ARABIC </w:instrText>
      </w:r>
      <w:r w:rsidR="000E2513" w:rsidRPr="00DE6DD9">
        <w:rPr>
          <w:b/>
          <w:bCs/>
          <w:i w:val="0"/>
          <w:iCs w:val="0"/>
          <w:color w:val="auto"/>
        </w:rPr>
        <w:fldChar w:fldCharType="separate"/>
      </w:r>
      <w:r w:rsidR="001101E6">
        <w:rPr>
          <w:b/>
          <w:bCs/>
          <w:i w:val="0"/>
          <w:iCs w:val="0"/>
          <w:noProof/>
          <w:color w:val="auto"/>
        </w:rPr>
        <w:t>12</w:t>
      </w:r>
      <w:r w:rsidR="000E2513" w:rsidRPr="00DE6DD9">
        <w:rPr>
          <w:b/>
          <w:bCs/>
          <w:i w:val="0"/>
          <w:iCs w:val="0"/>
          <w:noProof/>
          <w:color w:val="auto"/>
        </w:rPr>
        <w:fldChar w:fldCharType="end"/>
      </w:r>
      <w:bookmarkEnd w:id="374"/>
      <w:r w:rsidRPr="00DE6DD9">
        <w:rPr>
          <w:b/>
          <w:bCs/>
          <w:i w:val="0"/>
          <w:iCs w:val="0"/>
          <w:color w:val="auto"/>
        </w:rPr>
        <w:t>: Sorted test cases with respect to their killing power</w:t>
      </w:r>
      <w:bookmarkEnd w:id="375"/>
    </w:p>
    <w:tbl>
      <w:tblPr>
        <w:tblW w:w="7855" w:type="dxa"/>
        <w:tblInd w:w="-10" w:type="dxa"/>
        <w:tblLook w:val="04A0" w:firstRow="1" w:lastRow="0" w:firstColumn="1" w:lastColumn="0" w:noHBand="0" w:noVBand="1"/>
      </w:tblPr>
      <w:tblGrid>
        <w:gridCol w:w="823"/>
        <w:gridCol w:w="636"/>
        <w:gridCol w:w="756"/>
        <w:gridCol w:w="756"/>
        <w:gridCol w:w="756"/>
        <w:gridCol w:w="636"/>
        <w:gridCol w:w="580"/>
        <w:gridCol w:w="756"/>
        <w:gridCol w:w="700"/>
        <w:gridCol w:w="700"/>
        <w:gridCol w:w="756"/>
      </w:tblGrid>
      <w:tr w:rsidR="00C411E4" w:rsidRPr="00017147" w14:paraId="120B61B5" w14:textId="77777777" w:rsidTr="003513D4">
        <w:trPr>
          <w:trHeight w:val="330"/>
        </w:trPr>
        <w:tc>
          <w:tcPr>
            <w:tcW w:w="82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FCFF3C3" w14:textId="77777777" w:rsidR="00C411E4" w:rsidRPr="00017147" w:rsidRDefault="00C411E4" w:rsidP="003513D4">
            <w:pPr>
              <w:spacing w:after="0" w:line="240" w:lineRule="auto"/>
              <w:jc w:val="both"/>
              <w:rPr>
                <w:rFonts w:ascii="Times New Roman" w:eastAsia="Times New Roman" w:hAnsi="Times New Roman" w:cs="Times New Roman"/>
                <w:b/>
                <w:bCs/>
                <w:color w:val="000000"/>
                <w:sz w:val="24"/>
                <w:szCs w:val="24"/>
              </w:rPr>
            </w:pPr>
            <w:r w:rsidRPr="00017147">
              <w:rPr>
                <w:rFonts w:ascii="Times New Roman" w:eastAsia="Times New Roman" w:hAnsi="Times New Roman" w:cs="Times New Roman"/>
                <w:b/>
                <w:bCs/>
                <w:color w:val="000000"/>
                <w:sz w:val="24"/>
                <w:szCs w:val="24"/>
              </w:rPr>
              <w:t> Test</w:t>
            </w:r>
          </w:p>
        </w:tc>
        <w:tc>
          <w:tcPr>
            <w:tcW w:w="636" w:type="dxa"/>
            <w:tcBorders>
              <w:top w:val="single" w:sz="8" w:space="0" w:color="auto"/>
              <w:left w:val="nil"/>
              <w:bottom w:val="single" w:sz="8" w:space="0" w:color="auto"/>
              <w:right w:val="single" w:sz="8" w:space="0" w:color="auto"/>
            </w:tcBorders>
            <w:shd w:val="clear" w:color="auto" w:fill="auto"/>
            <w:vAlign w:val="center"/>
            <w:hideMark/>
          </w:tcPr>
          <w:p w14:paraId="37C74659" w14:textId="77777777" w:rsidR="00C411E4" w:rsidRPr="00017147" w:rsidRDefault="00C411E4" w:rsidP="003513D4">
            <w:pPr>
              <w:spacing w:after="0" w:line="240" w:lineRule="auto"/>
              <w:jc w:val="both"/>
              <w:rPr>
                <w:rFonts w:ascii="Times New Roman" w:eastAsia="Times New Roman" w:hAnsi="Times New Roman" w:cs="Times New Roman"/>
                <w:b/>
                <w:bCs/>
                <w:color w:val="000000"/>
                <w:sz w:val="24"/>
                <w:szCs w:val="24"/>
              </w:rPr>
            </w:pPr>
            <w:r w:rsidRPr="00017147">
              <w:rPr>
                <w:rFonts w:ascii="Times New Roman" w:eastAsia="Times New Roman" w:hAnsi="Times New Roman" w:cs="Times New Roman"/>
                <w:b/>
                <w:bCs/>
                <w:color w:val="000000"/>
                <w:sz w:val="24"/>
                <w:szCs w:val="24"/>
              </w:rPr>
              <w:t>T6</w:t>
            </w:r>
          </w:p>
        </w:tc>
        <w:tc>
          <w:tcPr>
            <w:tcW w:w="756" w:type="dxa"/>
            <w:tcBorders>
              <w:top w:val="single" w:sz="8" w:space="0" w:color="auto"/>
              <w:left w:val="nil"/>
              <w:bottom w:val="single" w:sz="8" w:space="0" w:color="auto"/>
              <w:right w:val="single" w:sz="8" w:space="0" w:color="auto"/>
            </w:tcBorders>
            <w:shd w:val="clear" w:color="auto" w:fill="auto"/>
            <w:vAlign w:val="center"/>
            <w:hideMark/>
          </w:tcPr>
          <w:p w14:paraId="72E29B3F" w14:textId="77777777" w:rsidR="00C411E4" w:rsidRPr="00017147" w:rsidRDefault="00C411E4" w:rsidP="003513D4">
            <w:pPr>
              <w:spacing w:after="0" w:line="240" w:lineRule="auto"/>
              <w:jc w:val="both"/>
              <w:rPr>
                <w:rFonts w:ascii="Times New Roman" w:eastAsia="Times New Roman" w:hAnsi="Times New Roman" w:cs="Times New Roman"/>
                <w:b/>
                <w:bCs/>
                <w:color w:val="000000"/>
                <w:sz w:val="24"/>
                <w:szCs w:val="24"/>
              </w:rPr>
            </w:pPr>
            <w:r w:rsidRPr="00017147">
              <w:rPr>
                <w:rFonts w:ascii="Times New Roman" w:eastAsia="Times New Roman" w:hAnsi="Times New Roman" w:cs="Times New Roman"/>
                <w:b/>
                <w:bCs/>
                <w:color w:val="000000"/>
                <w:sz w:val="24"/>
                <w:szCs w:val="24"/>
              </w:rPr>
              <w:t>T8</w:t>
            </w:r>
          </w:p>
        </w:tc>
        <w:tc>
          <w:tcPr>
            <w:tcW w:w="756" w:type="dxa"/>
            <w:tcBorders>
              <w:top w:val="single" w:sz="8" w:space="0" w:color="auto"/>
              <w:left w:val="nil"/>
              <w:bottom w:val="single" w:sz="8" w:space="0" w:color="auto"/>
              <w:right w:val="single" w:sz="8" w:space="0" w:color="auto"/>
            </w:tcBorders>
            <w:shd w:val="clear" w:color="auto" w:fill="auto"/>
            <w:vAlign w:val="center"/>
            <w:hideMark/>
          </w:tcPr>
          <w:p w14:paraId="7A6AB4B2" w14:textId="77777777" w:rsidR="00C411E4" w:rsidRPr="00017147" w:rsidRDefault="00C411E4" w:rsidP="003513D4">
            <w:pPr>
              <w:spacing w:after="0" w:line="240" w:lineRule="auto"/>
              <w:jc w:val="both"/>
              <w:rPr>
                <w:rFonts w:ascii="Times New Roman" w:eastAsia="Times New Roman" w:hAnsi="Times New Roman" w:cs="Times New Roman"/>
                <w:b/>
                <w:bCs/>
                <w:color w:val="000000"/>
                <w:sz w:val="24"/>
                <w:szCs w:val="24"/>
              </w:rPr>
            </w:pPr>
            <w:r w:rsidRPr="00017147">
              <w:rPr>
                <w:rFonts w:ascii="Times New Roman" w:eastAsia="Times New Roman" w:hAnsi="Times New Roman" w:cs="Times New Roman"/>
                <w:b/>
                <w:bCs/>
                <w:color w:val="000000"/>
                <w:sz w:val="24"/>
                <w:szCs w:val="24"/>
              </w:rPr>
              <w:t>T9</w:t>
            </w:r>
          </w:p>
        </w:tc>
        <w:tc>
          <w:tcPr>
            <w:tcW w:w="756" w:type="dxa"/>
            <w:tcBorders>
              <w:top w:val="single" w:sz="8" w:space="0" w:color="auto"/>
              <w:left w:val="nil"/>
              <w:bottom w:val="single" w:sz="8" w:space="0" w:color="auto"/>
              <w:right w:val="single" w:sz="8" w:space="0" w:color="auto"/>
            </w:tcBorders>
            <w:shd w:val="clear" w:color="auto" w:fill="auto"/>
            <w:vAlign w:val="center"/>
            <w:hideMark/>
          </w:tcPr>
          <w:p w14:paraId="6AA317C2" w14:textId="77777777" w:rsidR="00C411E4" w:rsidRPr="00017147" w:rsidRDefault="00C411E4" w:rsidP="003513D4">
            <w:pPr>
              <w:spacing w:after="0" w:line="240" w:lineRule="auto"/>
              <w:jc w:val="both"/>
              <w:rPr>
                <w:rFonts w:ascii="Times New Roman" w:eastAsia="Times New Roman" w:hAnsi="Times New Roman" w:cs="Times New Roman"/>
                <w:b/>
                <w:bCs/>
                <w:color w:val="000000"/>
                <w:sz w:val="24"/>
                <w:szCs w:val="24"/>
              </w:rPr>
            </w:pPr>
            <w:r w:rsidRPr="00017147">
              <w:rPr>
                <w:rFonts w:ascii="Times New Roman" w:eastAsia="Times New Roman" w:hAnsi="Times New Roman" w:cs="Times New Roman"/>
                <w:b/>
                <w:bCs/>
                <w:color w:val="000000"/>
                <w:sz w:val="24"/>
                <w:szCs w:val="24"/>
              </w:rPr>
              <w:t>T3</w:t>
            </w:r>
          </w:p>
        </w:tc>
        <w:tc>
          <w:tcPr>
            <w:tcW w:w="636" w:type="dxa"/>
            <w:tcBorders>
              <w:top w:val="single" w:sz="8" w:space="0" w:color="auto"/>
              <w:left w:val="nil"/>
              <w:bottom w:val="single" w:sz="8" w:space="0" w:color="auto"/>
              <w:right w:val="single" w:sz="8" w:space="0" w:color="auto"/>
            </w:tcBorders>
            <w:shd w:val="clear" w:color="auto" w:fill="auto"/>
            <w:vAlign w:val="center"/>
            <w:hideMark/>
          </w:tcPr>
          <w:p w14:paraId="0DD35A80" w14:textId="77777777" w:rsidR="00C411E4" w:rsidRPr="00017147" w:rsidRDefault="00C411E4" w:rsidP="003513D4">
            <w:pPr>
              <w:spacing w:after="0" w:line="240" w:lineRule="auto"/>
              <w:jc w:val="both"/>
              <w:rPr>
                <w:rFonts w:ascii="Times New Roman" w:eastAsia="Times New Roman" w:hAnsi="Times New Roman" w:cs="Times New Roman"/>
                <w:b/>
                <w:bCs/>
                <w:color w:val="000000"/>
                <w:sz w:val="24"/>
                <w:szCs w:val="24"/>
              </w:rPr>
            </w:pPr>
            <w:r w:rsidRPr="00017147">
              <w:rPr>
                <w:rFonts w:ascii="Times New Roman" w:eastAsia="Times New Roman" w:hAnsi="Times New Roman" w:cs="Times New Roman"/>
                <w:b/>
                <w:bCs/>
                <w:color w:val="000000"/>
                <w:sz w:val="24"/>
                <w:szCs w:val="24"/>
              </w:rPr>
              <w:t>T10</w:t>
            </w:r>
          </w:p>
        </w:tc>
        <w:tc>
          <w:tcPr>
            <w:tcW w:w="580" w:type="dxa"/>
            <w:tcBorders>
              <w:top w:val="single" w:sz="8" w:space="0" w:color="auto"/>
              <w:left w:val="nil"/>
              <w:bottom w:val="single" w:sz="8" w:space="0" w:color="auto"/>
              <w:right w:val="single" w:sz="8" w:space="0" w:color="auto"/>
            </w:tcBorders>
            <w:shd w:val="clear" w:color="auto" w:fill="auto"/>
            <w:vAlign w:val="center"/>
            <w:hideMark/>
          </w:tcPr>
          <w:p w14:paraId="00439EFF" w14:textId="77777777" w:rsidR="00C411E4" w:rsidRPr="00017147" w:rsidRDefault="00C411E4" w:rsidP="003513D4">
            <w:pPr>
              <w:spacing w:after="0" w:line="240" w:lineRule="auto"/>
              <w:jc w:val="both"/>
              <w:rPr>
                <w:rFonts w:ascii="Times New Roman" w:eastAsia="Times New Roman" w:hAnsi="Times New Roman" w:cs="Times New Roman"/>
                <w:b/>
                <w:bCs/>
                <w:color w:val="000000"/>
                <w:sz w:val="24"/>
                <w:szCs w:val="24"/>
              </w:rPr>
            </w:pPr>
            <w:r w:rsidRPr="00017147">
              <w:rPr>
                <w:rFonts w:ascii="Times New Roman" w:eastAsia="Times New Roman" w:hAnsi="Times New Roman" w:cs="Times New Roman"/>
                <w:b/>
                <w:bCs/>
                <w:color w:val="000000"/>
                <w:sz w:val="24"/>
                <w:szCs w:val="24"/>
              </w:rPr>
              <w:t>T1</w:t>
            </w:r>
          </w:p>
        </w:tc>
        <w:tc>
          <w:tcPr>
            <w:tcW w:w="756" w:type="dxa"/>
            <w:tcBorders>
              <w:top w:val="single" w:sz="8" w:space="0" w:color="auto"/>
              <w:left w:val="nil"/>
              <w:bottom w:val="single" w:sz="8" w:space="0" w:color="auto"/>
              <w:right w:val="single" w:sz="8" w:space="0" w:color="auto"/>
            </w:tcBorders>
            <w:shd w:val="clear" w:color="auto" w:fill="auto"/>
            <w:vAlign w:val="center"/>
            <w:hideMark/>
          </w:tcPr>
          <w:p w14:paraId="3D373C7B" w14:textId="77777777" w:rsidR="00C411E4" w:rsidRPr="00017147" w:rsidRDefault="00C411E4" w:rsidP="003513D4">
            <w:pPr>
              <w:spacing w:after="0" w:line="240" w:lineRule="auto"/>
              <w:jc w:val="both"/>
              <w:rPr>
                <w:rFonts w:ascii="Times New Roman" w:eastAsia="Times New Roman" w:hAnsi="Times New Roman" w:cs="Times New Roman"/>
                <w:b/>
                <w:bCs/>
                <w:color w:val="000000"/>
                <w:sz w:val="24"/>
                <w:szCs w:val="24"/>
              </w:rPr>
            </w:pPr>
            <w:r w:rsidRPr="00017147">
              <w:rPr>
                <w:rFonts w:ascii="Times New Roman" w:eastAsia="Times New Roman" w:hAnsi="Times New Roman" w:cs="Times New Roman"/>
                <w:b/>
                <w:bCs/>
                <w:color w:val="000000"/>
                <w:sz w:val="24"/>
                <w:szCs w:val="24"/>
              </w:rPr>
              <w:t>T2</w:t>
            </w:r>
          </w:p>
        </w:tc>
        <w:tc>
          <w:tcPr>
            <w:tcW w:w="700" w:type="dxa"/>
            <w:tcBorders>
              <w:top w:val="single" w:sz="8" w:space="0" w:color="auto"/>
              <w:left w:val="nil"/>
              <w:bottom w:val="single" w:sz="8" w:space="0" w:color="auto"/>
              <w:right w:val="single" w:sz="8" w:space="0" w:color="auto"/>
            </w:tcBorders>
            <w:shd w:val="clear" w:color="auto" w:fill="auto"/>
            <w:vAlign w:val="center"/>
            <w:hideMark/>
          </w:tcPr>
          <w:p w14:paraId="0B181C18" w14:textId="77777777" w:rsidR="00C411E4" w:rsidRPr="00017147" w:rsidRDefault="00C411E4" w:rsidP="003513D4">
            <w:pPr>
              <w:spacing w:after="0" w:line="240" w:lineRule="auto"/>
              <w:jc w:val="both"/>
              <w:rPr>
                <w:rFonts w:ascii="Times New Roman" w:eastAsia="Times New Roman" w:hAnsi="Times New Roman" w:cs="Times New Roman"/>
                <w:b/>
                <w:bCs/>
                <w:color w:val="000000"/>
                <w:sz w:val="24"/>
                <w:szCs w:val="24"/>
              </w:rPr>
            </w:pPr>
            <w:r w:rsidRPr="00017147">
              <w:rPr>
                <w:rFonts w:ascii="Times New Roman" w:eastAsia="Times New Roman" w:hAnsi="Times New Roman" w:cs="Times New Roman"/>
                <w:b/>
                <w:bCs/>
                <w:color w:val="000000"/>
                <w:sz w:val="24"/>
                <w:szCs w:val="24"/>
              </w:rPr>
              <w:t>T5</w:t>
            </w:r>
          </w:p>
        </w:tc>
        <w:tc>
          <w:tcPr>
            <w:tcW w:w="700" w:type="dxa"/>
            <w:tcBorders>
              <w:top w:val="single" w:sz="8" w:space="0" w:color="auto"/>
              <w:left w:val="nil"/>
              <w:bottom w:val="single" w:sz="8" w:space="0" w:color="auto"/>
              <w:right w:val="single" w:sz="8" w:space="0" w:color="auto"/>
            </w:tcBorders>
            <w:shd w:val="clear" w:color="auto" w:fill="auto"/>
            <w:vAlign w:val="center"/>
            <w:hideMark/>
          </w:tcPr>
          <w:p w14:paraId="36FA8BAD" w14:textId="77777777" w:rsidR="00C411E4" w:rsidRPr="00017147" w:rsidRDefault="00C411E4" w:rsidP="003513D4">
            <w:pPr>
              <w:spacing w:after="0" w:line="240" w:lineRule="auto"/>
              <w:jc w:val="both"/>
              <w:rPr>
                <w:rFonts w:ascii="Times New Roman" w:eastAsia="Times New Roman" w:hAnsi="Times New Roman" w:cs="Times New Roman"/>
                <w:b/>
                <w:bCs/>
                <w:color w:val="000000"/>
                <w:sz w:val="24"/>
                <w:szCs w:val="24"/>
              </w:rPr>
            </w:pPr>
            <w:r w:rsidRPr="00017147">
              <w:rPr>
                <w:rFonts w:ascii="Times New Roman" w:eastAsia="Times New Roman" w:hAnsi="Times New Roman" w:cs="Times New Roman"/>
                <w:b/>
                <w:bCs/>
                <w:color w:val="000000"/>
                <w:sz w:val="24"/>
                <w:szCs w:val="24"/>
              </w:rPr>
              <w:t>T7</w:t>
            </w:r>
          </w:p>
        </w:tc>
        <w:tc>
          <w:tcPr>
            <w:tcW w:w="756" w:type="dxa"/>
            <w:tcBorders>
              <w:top w:val="single" w:sz="8" w:space="0" w:color="auto"/>
              <w:left w:val="nil"/>
              <w:bottom w:val="single" w:sz="8" w:space="0" w:color="auto"/>
              <w:right w:val="single" w:sz="8" w:space="0" w:color="auto"/>
            </w:tcBorders>
            <w:shd w:val="clear" w:color="auto" w:fill="auto"/>
            <w:vAlign w:val="center"/>
            <w:hideMark/>
          </w:tcPr>
          <w:p w14:paraId="44CD4636" w14:textId="77777777" w:rsidR="00C411E4" w:rsidRPr="00017147" w:rsidRDefault="00C411E4" w:rsidP="003513D4">
            <w:pPr>
              <w:spacing w:after="0" w:line="240" w:lineRule="auto"/>
              <w:jc w:val="both"/>
              <w:rPr>
                <w:rFonts w:ascii="Times New Roman" w:eastAsia="Times New Roman" w:hAnsi="Times New Roman" w:cs="Times New Roman"/>
                <w:b/>
                <w:bCs/>
                <w:color w:val="000000"/>
                <w:sz w:val="24"/>
                <w:szCs w:val="24"/>
              </w:rPr>
            </w:pPr>
            <w:r w:rsidRPr="00017147">
              <w:rPr>
                <w:rFonts w:ascii="Times New Roman" w:eastAsia="Times New Roman" w:hAnsi="Times New Roman" w:cs="Times New Roman"/>
                <w:b/>
                <w:bCs/>
                <w:color w:val="000000"/>
                <w:sz w:val="24"/>
                <w:szCs w:val="24"/>
              </w:rPr>
              <w:t>T4</w:t>
            </w:r>
          </w:p>
        </w:tc>
      </w:tr>
      <w:tr w:rsidR="00C411E4" w:rsidRPr="00017147" w14:paraId="04E4A68C" w14:textId="77777777" w:rsidTr="003513D4">
        <w:trPr>
          <w:trHeight w:val="330"/>
        </w:trPr>
        <w:tc>
          <w:tcPr>
            <w:tcW w:w="823" w:type="dxa"/>
            <w:tcBorders>
              <w:top w:val="nil"/>
              <w:left w:val="single" w:sz="8" w:space="0" w:color="auto"/>
              <w:bottom w:val="single" w:sz="8" w:space="0" w:color="auto"/>
              <w:right w:val="single" w:sz="8" w:space="0" w:color="auto"/>
            </w:tcBorders>
            <w:shd w:val="clear" w:color="auto" w:fill="auto"/>
            <w:noWrap/>
            <w:vAlign w:val="center"/>
            <w:hideMark/>
          </w:tcPr>
          <w:p w14:paraId="59B0194B" w14:textId="77777777" w:rsidR="00C411E4" w:rsidRPr="00017147" w:rsidRDefault="00C411E4" w:rsidP="003513D4">
            <w:pPr>
              <w:spacing w:after="0" w:line="240" w:lineRule="auto"/>
              <w:jc w:val="both"/>
              <w:rPr>
                <w:rFonts w:ascii="Times New Roman" w:eastAsia="Times New Roman" w:hAnsi="Times New Roman" w:cs="Times New Roman"/>
                <w:b/>
                <w:bCs/>
                <w:color w:val="000000"/>
                <w:sz w:val="24"/>
                <w:szCs w:val="24"/>
              </w:rPr>
            </w:pPr>
            <w:r w:rsidRPr="00017147">
              <w:rPr>
                <w:rFonts w:ascii="Times New Roman" w:eastAsia="Times New Roman" w:hAnsi="Times New Roman" w:cs="Times New Roman"/>
                <w:b/>
                <w:bCs/>
                <w:color w:val="000000"/>
                <w:sz w:val="24"/>
                <w:szCs w:val="24"/>
              </w:rPr>
              <w:t> Point</w:t>
            </w:r>
          </w:p>
        </w:tc>
        <w:tc>
          <w:tcPr>
            <w:tcW w:w="636" w:type="dxa"/>
            <w:tcBorders>
              <w:top w:val="nil"/>
              <w:left w:val="nil"/>
              <w:bottom w:val="single" w:sz="8" w:space="0" w:color="auto"/>
              <w:right w:val="single" w:sz="8" w:space="0" w:color="auto"/>
            </w:tcBorders>
            <w:shd w:val="clear" w:color="auto" w:fill="auto"/>
            <w:noWrap/>
            <w:vAlign w:val="center"/>
            <w:hideMark/>
          </w:tcPr>
          <w:p w14:paraId="53C74975" w14:textId="77777777" w:rsidR="00C411E4" w:rsidRPr="00017147" w:rsidRDefault="00C411E4" w:rsidP="003513D4">
            <w:pPr>
              <w:spacing w:after="0" w:line="240" w:lineRule="auto"/>
              <w:jc w:val="right"/>
              <w:rPr>
                <w:rFonts w:ascii="Times New Roman" w:eastAsia="Times New Roman" w:hAnsi="Times New Roman" w:cs="Times New Roman"/>
                <w:color w:val="000000"/>
                <w:sz w:val="24"/>
                <w:szCs w:val="24"/>
              </w:rPr>
            </w:pPr>
            <w:r w:rsidRPr="00017147">
              <w:rPr>
                <w:rFonts w:ascii="Times New Roman" w:eastAsia="Times New Roman" w:hAnsi="Times New Roman" w:cs="Times New Roman"/>
                <w:color w:val="000000"/>
                <w:sz w:val="24"/>
                <w:szCs w:val="24"/>
              </w:rPr>
              <w:t>2.15</w:t>
            </w:r>
          </w:p>
        </w:tc>
        <w:tc>
          <w:tcPr>
            <w:tcW w:w="756" w:type="dxa"/>
            <w:tcBorders>
              <w:top w:val="nil"/>
              <w:left w:val="nil"/>
              <w:bottom w:val="single" w:sz="8" w:space="0" w:color="auto"/>
              <w:right w:val="single" w:sz="8" w:space="0" w:color="auto"/>
            </w:tcBorders>
            <w:shd w:val="clear" w:color="auto" w:fill="auto"/>
            <w:noWrap/>
            <w:vAlign w:val="center"/>
            <w:hideMark/>
          </w:tcPr>
          <w:p w14:paraId="1F59E6F8" w14:textId="77777777" w:rsidR="00C411E4" w:rsidRPr="00017147" w:rsidRDefault="00C411E4" w:rsidP="003513D4">
            <w:pPr>
              <w:spacing w:after="0" w:line="240" w:lineRule="auto"/>
              <w:jc w:val="right"/>
              <w:rPr>
                <w:rFonts w:ascii="Times New Roman" w:eastAsia="Times New Roman" w:hAnsi="Times New Roman" w:cs="Times New Roman"/>
                <w:color w:val="000000"/>
                <w:sz w:val="24"/>
                <w:szCs w:val="24"/>
              </w:rPr>
            </w:pPr>
            <w:r w:rsidRPr="00017147">
              <w:rPr>
                <w:rFonts w:ascii="Times New Roman" w:eastAsia="Times New Roman" w:hAnsi="Times New Roman" w:cs="Times New Roman"/>
                <w:color w:val="000000"/>
                <w:sz w:val="24"/>
                <w:szCs w:val="24"/>
              </w:rPr>
              <w:t>1.233</w:t>
            </w:r>
          </w:p>
        </w:tc>
        <w:tc>
          <w:tcPr>
            <w:tcW w:w="756" w:type="dxa"/>
            <w:tcBorders>
              <w:top w:val="nil"/>
              <w:left w:val="nil"/>
              <w:bottom w:val="single" w:sz="8" w:space="0" w:color="auto"/>
              <w:right w:val="single" w:sz="8" w:space="0" w:color="auto"/>
            </w:tcBorders>
            <w:shd w:val="clear" w:color="auto" w:fill="auto"/>
            <w:noWrap/>
            <w:vAlign w:val="center"/>
            <w:hideMark/>
          </w:tcPr>
          <w:p w14:paraId="56FE8D49" w14:textId="77777777" w:rsidR="00C411E4" w:rsidRPr="00017147" w:rsidRDefault="00C411E4" w:rsidP="003513D4">
            <w:pPr>
              <w:spacing w:after="0" w:line="240" w:lineRule="auto"/>
              <w:jc w:val="right"/>
              <w:rPr>
                <w:rFonts w:ascii="Times New Roman" w:eastAsia="Times New Roman" w:hAnsi="Times New Roman" w:cs="Times New Roman"/>
                <w:color w:val="000000"/>
                <w:sz w:val="24"/>
                <w:szCs w:val="24"/>
              </w:rPr>
            </w:pPr>
            <w:r w:rsidRPr="00017147">
              <w:rPr>
                <w:rFonts w:ascii="Times New Roman" w:eastAsia="Times New Roman" w:hAnsi="Times New Roman" w:cs="Times New Roman"/>
                <w:color w:val="000000"/>
                <w:sz w:val="24"/>
                <w:szCs w:val="24"/>
              </w:rPr>
              <w:t>1.217</w:t>
            </w:r>
          </w:p>
        </w:tc>
        <w:tc>
          <w:tcPr>
            <w:tcW w:w="756" w:type="dxa"/>
            <w:tcBorders>
              <w:top w:val="nil"/>
              <w:left w:val="nil"/>
              <w:bottom w:val="single" w:sz="8" w:space="0" w:color="auto"/>
              <w:right w:val="single" w:sz="8" w:space="0" w:color="auto"/>
            </w:tcBorders>
            <w:shd w:val="clear" w:color="auto" w:fill="auto"/>
            <w:noWrap/>
            <w:vAlign w:val="center"/>
            <w:hideMark/>
          </w:tcPr>
          <w:p w14:paraId="7E7F1783" w14:textId="77777777" w:rsidR="00C411E4" w:rsidRPr="00017147" w:rsidRDefault="00C411E4" w:rsidP="003513D4">
            <w:pPr>
              <w:spacing w:after="0" w:line="240" w:lineRule="auto"/>
              <w:jc w:val="right"/>
              <w:rPr>
                <w:rFonts w:ascii="Times New Roman" w:eastAsia="Times New Roman" w:hAnsi="Times New Roman" w:cs="Times New Roman"/>
                <w:color w:val="000000"/>
                <w:sz w:val="24"/>
                <w:szCs w:val="24"/>
              </w:rPr>
            </w:pPr>
            <w:r w:rsidRPr="00017147">
              <w:rPr>
                <w:rFonts w:ascii="Times New Roman" w:eastAsia="Times New Roman" w:hAnsi="Times New Roman" w:cs="Times New Roman"/>
                <w:color w:val="000000"/>
                <w:sz w:val="24"/>
                <w:szCs w:val="24"/>
              </w:rPr>
              <w:t>0.883</w:t>
            </w:r>
          </w:p>
        </w:tc>
        <w:tc>
          <w:tcPr>
            <w:tcW w:w="636" w:type="dxa"/>
            <w:tcBorders>
              <w:top w:val="nil"/>
              <w:left w:val="nil"/>
              <w:bottom w:val="single" w:sz="8" w:space="0" w:color="auto"/>
              <w:right w:val="single" w:sz="8" w:space="0" w:color="auto"/>
            </w:tcBorders>
            <w:shd w:val="clear" w:color="auto" w:fill="auto"/>
            <w:noWrap/>
            <w:vAlign w:val="center"/>
            <w:hideMark/>
          </w:tcPr>
          <w:p w14:paraId="6CB5EF4D" w14:textId="77777777" w:rsidR="00C411E4" w:rsidRPr="00017147" w:rsidRDefault="00C411E4" w:rsidP="003513D4">
            <w:pPr>
              <w:spacing w:after="0" w:line="240" w:lineRule="auto"/>
              <w:jc w:val="right"/>
              <w:rPr>
                <w:rFonts w:ascii="Times New Roman" w:eastAsia="Times New Roman" w:hAnsi="Times New Roman" w:cs="Times New Roman"/>
                <w:color w:val="000000"/>
                <w:sz w:val="24"/>
                <w:szCs w:val="24"/>
              </w:rPr>
            </w:pPr>
            <w:r w:rsidRPr="00017147">
              <w:rPr>
                <w:rFonts w:ascii="Times New Roman" w:eastAsia="Times New Roman" w:hAnsi="Times New Roman" w:cs="Times New Roman"/>
                <w:color w:val="000000"/>
                <w:sz w:val="24"/>
                <w:szCs w:val="24"/>
              </w:rPr>
              <w:t>0.75</w:t>
            </w:r>
          </w:p>
        </w:tc>
        <w:tc>
          <w:tcPr>
            <w:tcW w:w="580" w:type="dxa"/>
            <w:tcBorders>
              <w:top w:val="nil"/>
              <w:left w:val="nil"/>
              <w:bottom w:val="single" w:sz="8" w:space="0" w:color="auto"/>
              <w:right w:val="single" w:sz="8" w:space="0" w:color="auto"/>
            </w:tcBorders>
            <w:shd w:val="clear" w:color="auto" w:fill="auto"/>
            <w:noWrap/>
            <w:vAlign w:val="center"/>
            <w:hideMark/>
          </w:tcPr>
          <w:p w14:paraId="1AAA60C6" w14:textId="77777777" w:rsidR="00C411E4" w:rsidRPr="00017147" w:rsidRDefault="00C411E4" w:rsidP="003513D4">
            <w:pPr>
              <w:spacing w:after="0" w:line="240" w:lineRule="auto"/>
              <w:jc w:val="right"/>
              <w:rPr>
                <w:rFonts w:ascii="Times New Roman" w:eastAsia="Times New Roman" w:hAnsi="Times New Roman" w:cs="Times New Roman"/>
                <w:color w:val="000000"/>
                <w:sz w:val="24"/>
                <w:szCs w:val="24"/>
              </w:rPr>
            </w:pPr>
            <w:r w:rsidRPr="00017147">
              <w:rPr>
                <w:rFonts w:ascii="Times New Roman" w:eastAsia="Times New Roman" w:hAnsi="Times New Roman" w:cs="Times New Roman"/>
                <w:color w:val="000000"/>
                <w:sz w:val="24"/>
                <w:szCs w:val="24"/>
              </w:rPr>
              <w:t>0.7</w:t>
            </w:r>
          </w:p>
        </w:tc>
        <w:tc>
          <w:tcPr>
            <w:tcW w:w="756" w:type="dxa"/>
            <w:tcBorders>
              <w:top w:val="nil"/>
              <w:left w:val="nil"/>
              <w:bottom w:val="single" w:sz="8" w:space="0" w:color="auto"/>
              <w:right w:val="single" w:sz="8" w:space="0" w:color="auto"/>
            </w:tcBorders>
            <w:shd w:val="clear" w:color="auto" w:fill="auto"/>
            <w:noWrap/>
            <w:vAlign w:val="center"/>
            <w:hideMark/>
          </w:tcPr>
          <w:p w14:paraId="154F52E4" w14:textId="77777777" w:rsidR="00C411E4" w:rsidRPr="00017147" w:rsidRDefault="00C411E4" w:rsidP="003513D4">
            <w:pPr>
              <w:spacing w:after="0" w:line="240" w:lineRule="auto"/>
              <w:jc w:val="right"/>
              <w:rPr>
                <w:rFonts w:ascii="Times New Roman" w:eastAsia="Times New Roman" w:hAnsi="Times New Roman" w:cs="Times New Roman"/>
                <w:color w:val="000000"/>
                <w:sz w:val="24"/>
                <w:szCs w:val="24"/>
              </w:rPr>
            </w:pPr>
            <w:r w:rsidRPr="00017147">
              <w:rPr>
                <w:rFonts w:ascii="Times New Roman" w:eastAsia="Times New Roman" w:hAnsi="Times New Roman" w:cs="Times New Roman"/>
                <w:color w:val="000000"/>
                <w:sz w:val="24"/>
                <w:szCs w:val="24"/>
              </w:rPr>
              <w:t>0.633</w:t>
            </w:r>
          </w:p>
        </w:tc>
        <w:tc>
          <w:tcPr>
            <w:tcW w:w="700" w:type="dxa"/>
            <w:tcBorders>
              <w:top w:val="nil"/>
              <w:left w:val="nil"/>
              <w:bottom w:val="single" w:sz="8" w:space="0" w:color="auto"/>
              <w:right w:val="single" w:sz="8" w:space="0" w:color="auto"/>
            </w:tcBorders>
            <w:shd w:val="clear" w:color="auto" w:fill="auto"/>
            <w:noWrap/>
            <w:vAlign w:val="center"/>
            <w:hideMark/>
          </w:tcPr>
          <w:p w14:paraId="1F2BA8D5" w14:textId="77777777" w:rsidR="00C411E4" w:rsidRPr="00017147" w:rsidRDefault="00C411E4" w:rsidP="003513D4">
            <w:pPr>
              <w:spacing w:after="0" w:line="240" w:lineRule="auto"/>
              <w:jc w:val="right"/>
              <w:rPr>
                <w:rFonts w:ascii="Times New Roman" w:eastAsia="Times New Roman" w:hAnsi="Times New Roman" w:cs="Times New Roman"/>
                <w:color w:val="000000"/>
                <w:sz w:val="24"/>
                <w:szCs w:val="24"/>
              </w:rPr>
            </w:pPr>
            <w:r w:rsidRPr="00017147">
              <w:rPr>
                <w:rFonts w:ascii="Times New Roman" w:eastAsia="Times New Roman" w:hAnsi="Times New Roman" w:cs="Times New Roman"/>
                <w:color w:val="000000"/>
                <w:sz w:val="24"/>
                <w:szCs w:val="24"/>
              </w:rPr>
              <w:t>0.5</w:t>
            </w:r>
          </w:p>
        </w:tc>
        <w:tc>
          <w:tcPr>
            <w:tcW w:w="700" w:type="dxa"/>
            <w:tcBorders>
              <w:top w:val="nil"/>
              <w:left w:val="nil"/>
              <w:bottom w:val="single" w:sz="8" w:space="0" w:color="auto"/>
              <w:right w:val="single" w:sz="8" w:space="0" w:color="auto"/>
            </w:tcBorders>
            <w:shd w:val="clear" w:color="auto" w:fill="auto"/>
            <w:noWrap/>
            <w:vAlign w:val="center"/>
            <w:hideMark/>
          </w:tcPr>
          <w:p w14:paraId="68F8A91A" w14:textId="77777777" w:rsidR="00C411E4" w:rsidRPr="00017147" w:rsidRDefault="00C411E4" w:rsidP="003513D4">
            <w:pPr>
              <w:spacing w:after="0" w:line="240" w:lineRule="auto"/>
              <w:jc w:val="right"/>
              <w:rPr>
                <w:rFonts w:ascii="Times New Roman" w:eastAsia="Times New Roman" w:hAnsi="Times New Roman" w:cs="Times New Roman"/>
                <w:color w:val="000000"/>
                <w:sz w:val="24"/>
                <w:szCs w:val="24"/>
              </w:rPr>
            </w:pPr>
            <w:r w:rsidRPr="00017147">
              <w:rPr>
                <w:rFonts w:ascii="Times New Roman" w:eastAsia="Times New Roman" w:hAnsi="Times New Roman" w:cs="Times New Roman"/>
                <w:color w:val="000000"/>
                <w:sz w:val="24"/>
                <w:szCs w:val="24"/>
              </w:rPr>
              <w:t>0.5</w:t>
            </w:r>
          </w:p>
        </w:tc>
        <w:tc>
          <w:tcPr>
            <w:tcW w:w="756" w:type="dxa"/>
            <w:tcBorders>
              <w:top w:val="nil"/>
              <w:left w:val="nil"/>
              <w:bottom w:val="single" w:sz="8" w:space="0" w:color="auto"/>
              <w:right w:val="single" w:sz="8" w:space="0" w:color="auto"/>
            </w:tcBorders>
            <w:shd w:val="clear" w:color="auto" w:fill="auto"/>
            <w:noWrap/>
            <w:vAlign w:val="center"/>
            <w:hideMark/>
          </w:tcPr>
          <w:p w14:paraId="267C2D5A" w14:textId="77777777" w:rsidR="00C411E4" w:rsidRPr="00017147" w:rsidRDefault="00C411E4" w:rsidP="003513D4">
            <w:pPr>
              <w:spacing w:after="0" w:line="240" w:lineRule="auto"/>
              <w:jc w:val="right"/>
              <w:rPr>
                <w:rFonts w:ascii="Times New Roman" w:eastAsia="Times New Roman" w:hAnsi="Times New Roman" w:cs="Times New Roman"/>
                <w:color w:val="000000"/>
                <w:sz w:val="24"/>
                <w:szCs w:val="24"/>
              </w:rPr>
            </w:pPr>
            <w:r w:rsidRPr="00017147">
              <w:rPr>
                <w:rFonts w:ascii="Times New Roman" w:eastAsia="Times New Roman" w:hAnsi="Times New Roman" w:cs="Times New Roman"/>
                <w:color w:val="000000"/>
                <w:sz w:val="24"/>
                <w:szCs w:val="24"/>
              </w:rPr>
              <w:t>0.433</w:t>
            </w:r>
          </w:p>
        </w:tc>
      </w:tr>
    </w:tbl>
    <w:p w14:paraId="52D5FBF6"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762FE18F"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T(j)</w:t>
      </w:r>
      <w:r w:rsidRPr="00AC1B98">
        <w:rPr>
          <w:rFonts w:asciiTheme="majorBidi" w:hAnsiTheme="majorBidi" w:cstheme="majorBidi"/>
          <w:sz w:val="24"/>
          <w:szCs w:val="24"/>
          <w:vertAlign w:val="subscript"/>
        </w:rPr>
        <w:t>fit</w:t>
      </w:r>
      <w:r>
        <w:rPr>
          <w:rFonts w:asciiTheme="majorBidi" w:hAnsiTheme="majorBidi" w:cstheme="majorBidi"/>
          <w:sz w:val="24"/>
          <w:szCs w:val="24"/>
        </w:rPr>
        <w:t xml:space="preserve"> = Fitness point of test case j</w:t>
      </w:r>
    </w:p>
    <w:p w14:paraId="25ED18F2" w14:textId="5B912FE4"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Test suite Fitness = sum of the fitness points as shown in equation (</w:t>
      </w:r>
      <w:r>
        <w:rPr>
          <w:rFonts w:asciiTheme="majorBidi" w:hAnsiTheme="majorBidi" w:cstheme="majorBidi"/>
          <w:sz w:val="24"/>
          <w:szCs w:val="24"/>
        </w:rPr>
        <w:fldChar w:fldCharType="begin"/>
      </w:r>
      <w:r>
        <w:rPr>
          <w:rFonts w:asciiTheme="majorBidi" w:hAnsiTheme="majorBidi" w:cstheme="majorBidi"/>
          <w:sz w:val="24"/>
          <w:szCs w:val="24"/>
        </w:rPr>
        <w:instrText xml:space="preserve"> REF TestFitness \h </w:instrText>
      </w:r>
      <w:r>
        <w:rPr>
          <w:rFonts w:asciiTheme="majorBidi" w:hAnsiTheme="majorBidi" w:cstheme="majorBidi"/>
          <w:sz w:val="24"/>
          <w:szCs w:val="24"/>
        </w:rPr>
      </w:r>
      <w:r>
        <w:rPr>
          <w:rFonts w:asciiTheme="majorBidi" w:hAnsiTheme="majorBidi" w:cstheme="majorBidi"/>
          <w:sz w:val="24"/>
          <w:szCs w:val="24"/>
        </w:rPr>
        <w:fldChar w:fldCharType="separate"/>
      </w:r>
      <w:r w:rsidR="001101E6">
        <w:rPr>
          <w:rFonts w:asciiTheme="majorBidi" w:hAnsiTheme="majorBidi" w:cstheme="majorBidi"/>
          <w:noProof/>
          <w:sz w:val="24"/>
          <w:szCs w:val="24"/>
        </w:rPr>
        <w:t>15</w:t>
      </w:r>
      <w:r>
        <w:rPr>
          <w:rFonts w:asciiTheme="majorBidi" w:hAnsiTheme="majorBidi" w:cstheme="majorBidi"/>
          <w:sz w:val="24"/>
          <w:szCs w:val="24"/>
        </w:rPr>
        <w:fldChar w:fldCharType="end"/>
      </w:r>
      <w:r>
        <w:rPr>
          <w:rFonts w:asciiTheme="majorBidi" w:hAnsiTheme="majorBidi" w:cstheme="majorBidi"/>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895"/>
        <w:gridCol w:w="6930"/>
        <w:gridCol w:w="805"/>
      </w:tblGrid>
      <w:tr w:rsidR="00C411E4" w14:paraId="5904CBF2" w14:textId="77777777" w:rsidTr="003513D4">
        <w:trPr>
          <w:trHeight w:val="440"/>
        </w:trPr>
        <w:tc>
          <w:tcPr>
            <w:tcW w:w="895" w:type="dxa"/>
            <w:vAlign w:val="center"/>
          </w:tcPr>
          <w:p w14:paraId="13E2C845"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p>
        </w:tc>
        <w:tc>
          <w:tcPr>
            <w:tcW w:w="6930" w:type="dxa"/>
            <w:vAlign w:val="center"/>
          </w:tcPr>
          <w:p w14:paraId="7E29B60F" w14:textId="77777777" w:rsidR="00C411E4" w:rsidRDefault="003A068B"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m:oMathPara>
              <m:oMath>
                <m:nary>
                  <m:naryPr>
                    <m:chr m:val="∑"/>
                    <m:limLoc m:val="undOvr"/>
                    <m:ctrlPr>
                      <w:rPr>
                        <w:rFonts w:ascii="Cambria Math" w:hAnsi="Cambria Math" w:cstheme="majorBidi"/>
                        <w:i/>
                        <w:sz w:val="24"/>
                        <w:szCs w:val="24"/>
                      </w:rPr>
                    </m:ctrlPr>
                  </m:naryPr>
                  <m:sub>
                    <m:r>
                      <w:rPr>
                        <w:rFonts w:ascii="Cambria Math" w:hAnsi="Cambria Math" w:cstheme="majorBidi"/>
                        <w:sz w:val="24"/>
                        <w:szCs w:val="24"/>
                      </w:rPr>
                      <m:t>j=1</m:t>
                    </m:r>
                  </m:sub>
                  <m:sup>
                    <m:r>
                      <w:rPr>
                        <w:rFonts w:ascii="Cambria Math" w:hAnsi="Cambria Math" w:cstheme="majorBidi"/>
                        <w:sz w:val="24"/>
                        <w:szCs w:val="24"/>
                      </w:rPr>
                      <m:t>n</m:t>
                    </m:r>
                  </m:sup>
                  <m:e>
                    <m:sSub>
                      <m:sSubPr>
                        <m:ctrlPr>
                          <w:rPr>
                            <w:rFonts w:ascii="Cambria Math" w:hAnsi="Cambria Math" w:cstheme="majorBidi"/>
                            <w:i/>
                            <w:sz w:val="24"/>
                            <w:szCs w:val="24"/>
                          </w:rPr>
                        </m:ctrlPr>
                      </m:sSubPr>
                      <m:e>
                        <m:r>
                          <w:rPr>
                            <w:rFonts w:ascii="Cambria Math" w:hAnsi="Cambria Math" w:cstheme="majorBidi"/>
                            <w:sz w:val="24"/>
                            <w:szCs w:val="24"/>
                          </w:rPr>
                          <m:t>T(j)</m:t>
                        </m:r>
                      </m:e>
                      <m:sub>
                        <m:r>
                          <w:rPr>
                            <w:rFonts w:ascii="Cambria Math" w:hAnsi="Cambria Math" w:cstheme="majorBidi"/>
                            <w:sz w:val="24"/>
                            <w:szCs w:val="24"/>
                          </w:rPr>
                          <m:t>fit</m:t>
                        </m:r>
                      </m:sub>
                    </m:sSub>
                  </m:e>
                </m:nary>
              </m:oMath>
            </m:oMathPara>
          </w:p>
        </w:tc>
        <w:tc>
          <w:tcPr>
            <w:tcW w:w="805" w:type="dxa"/>
            <w:vAlign w:val="center"/>
          </w:tcPr>
          <w:p w14:paraId="213A6A18" w14:textId="7761FA5E"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r>
              <w:rPr>
                <w:rFonts w:asciiTheme="majorBidi" w:hAnsiTheme="majorBidi" w:cstheme="majorBidi"/>
                <w:sz w:val="24"/>
                <w:szCs w:val="24"/>
              </w:rPr>
              <w:t>(</w:t>
            </w:r>
            <w:bookmarkStart w:id="376" w:name="TestFitness"/>
            <w:r>
              <w:rPr>
                <w:rFonts w:asciiTheme="majorBidi" w:hAnsiTheme="majorBidi" w:cstheme="majorBidi"/>
                <w:sz w:val="24"/>
                <w:szCs w:val="24"/>
              </w:rPr>
              <w:fldChar w:fldCharType="begin"/>
            </w:r>
            <w:r>
              <w:rPr>
                <w:rFonts w:asciiTheme="majorBidi" w:hAnsiTheme="majorBidi" w:cstheme="majorBidi"/>
                <w:sz w:val="24"/>
                <w:szCs w:val="24"/>
              </w:rPr>
              <w:instrText xml:space="preserve"> SEQ Eq \* MERGEFORMAT </w:instrText>
            </w:r>
            <w:r>
              <w:rPr>
                <w:rFonts w:asciiTheme="majorBidi" w:hAnsiTheme="majorBidi" w:cstheme="majorBidi"/>
                <w:sz w:val="24"/>
                <w:szCs w:val="24"/>
              </w:rPr>
              <w:fldChar w:fldCharType="separate"/>
            </w:r>
            <w:r w:rsidR="001101E6">
              <w:rPr>
                <w:rFonts w:asciiTheme="majorBidi" w:hAnsiTheme="majorBidi" w:cstheme="majorBidi"/>
                <w:noProof/>
                <w:sz w:val="24"/>
                <w:szCs w:val="24"/>
              </w:rPr>
              <w:t>15</w:t>
            </w:r>
            <w:r>
              <w:rPr>
                <w:rFonts w:asciiTheme="majorBidi" w:hAnsiTheme="majorBidi" w:cstheme="majorBidi"/>
                <w:sz w:val="24"/>
                <w:szCs w:val="24"/>
              </w:rPr>
              <w:fldChar w:fldCharType="end"/>
            </w:r>
            <w:bookmarkEnd w:id="376"/>
            <w:r>
              <w:rPr>
                <w:rFonts w:asciiTheme="majorBidi" w:hAnsiTheme="majorBidi" w:cstheme="majorBidi"/>
                <w:sz w:val="24"/>
                <w:szCs w:val="24"/>
              </w:rPr>
              <w:t>)</w:t>
            </w:r>
          </w:p>
        </w:tc>
      </w:tr>
    </w:tbl>
    <w:p w14:paraId="2810E9B8"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2BE2F36A" w14:textId="3DC6C0A4" w:rsidR="00C411E4" w:rsidRDefault="00C411E4" w:rsidP="00732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The total point of the test suite was 8.999, therefore the overall fitness of the test suite is </w:t>
      </w:r>
      <w:r>
        <w:rPr>
          <w:rFonts w:asciiTheme="majorBidi" w:hAnsiTheme="majorBidi" w:cstheme="majorBidi"/>
          <w:sz w:val="24"/>
          <w:szCs w:val="24"/>
        </w:rPr>
        <w:sym w:font="Times New Roman Special G2" w:char="F03D"/>
      </w:r>
      <w:r>
        <w:rPr>
          <w:rFonts w:asciiTheme="majorBidi" w:hAnsiTheme="majorBidi" w:cstheme="majorBidi"/>
          <w:sz w:val="24"/>
          <w:szCs w:val="24"/>
        </w:rPr>
        <w:t xml:space="preserve">9. The actual point was less than 9 because of the several rounding made in the process of computing the fitness. This can be verified by cross-examining the test execution matrix in </w:t>
      </w:r>
      <w:r>
        <w:rPr>
          <w:rFonts w:asciiTheme="majorBidi" w:hAnsiTheme="majorBidi" w:cstheme="majorBidi"/>
          <w:sz w:val="24"/>
          <w:szCs w:val="24"/>
        </w:rPr>
        <w:fldChar w:fldCharType="begin"/>
      </w:r>
      <w:r>
        <w:rPr>
          <w:rFonts w:asciiTheme="majorBidi" w:hAnsiTheme="majorBidi" w:cstheme="majorBidi"/>
          <w:sz w:val="24"/>
          <w:szCs w:val="24"/>
        </w:rPr>
        <w:instrText xml:space="preserve"> REF _Ref499540242 \h </w:instrText>
      </w:r>
      <w:r>
        <w:rPr>
          <w:rFonts w:asciiTheme="majorBidi" w:hAnsiTheme="majorBidi" w:cstheme="majorBidi"/>
          <w:sz w:val="24"/>
          <w:szCs w:val="24"/>
        </w:rPr>
      </w:r>
      <w:r>
        <w:rPr>
          <w:rFonts w:asciiTheme="majorBidi" w:hAnsiTheme="majorBidi" w:cstheme="majorBidi"/>
          <w:sz w:val="24"/>
          <w:szCs w:val="24"/>
        </w:rPr>
        <w:fldChar w:fldCharType="separate"/>
      </w:r>
      <w:r w:rsidR="001101E6" w:rsidRPr="008D1EAA">
        <w:rPr>
          <w:b/>
          <w:bCs/>
        </w:rPr>
        <w:t xml:space="preserve">Table </w:t>
      </w:r>
      <w:r w:rsidR="001101E6">
        <w:rPr>
          <w:b/>
          <w:bCs/>
          <w:i/>
          <w:iCs/>
          <w:noProof/>
        </w:rPr>
        <w:t>9</w:t>
      </w:r>
      <w:r>
        <w:rPr>
          <w:rFonts w:asciiTheme="majorBidi" w:hAnsiTheme="majorBidi" w:cstheme="majorBidi"/>
          <w:sz w:val="24"/>
          <w:szCs w:val="24"/>
        </w:rPr>
        <w:fldChar w:fldCharType="end"/>
      </w:r>
      <w:r>
        <w:rPr>
          <w:rFonts w:asciiTheme="majorBidi" w:hAnsiTheme="majorBidi" w:cstheme="majorBidi"/>
          <w:sz w:val="24"/>
          <w:szCs w:val="24"/>
        </w:rPr>
        <w:t xml:space="preserve">. It can be seen that only mutant M9 was not killed by any test case in the test suite. In this case, out of 10 mutants, only 9 mutants were killed. Since the minimum and maximum values for the test suite fitness value are 0 and 10. In general, the range of values the fitness can have is [0, m] where m is the total number of mutants. </w:t>
      </w:r>
    </w:p>
    <w:p w14:paraId="049D8674" w14:textId="06BC03F3" w:rsidR="00C411E4" w:rsidRDefault="00C411E4" w:rsidP="00246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This fitness computation of test suite is similar to mutation score. Dividing by the total number of mutants, the fitness becomes mutation score. This is because the mutation score of the test suite is 0.9 which signifies 90% of the mutants being killed. This is accurate because only 9 out of 10 were killed which is exactly 90% of the total mutants. However, this fitness is better than mutation score because mutation score computes only the overall effectiveness of the test suite without knowing which of the test cases performs better than the other. Our fitness computation helps in differentiating between the test cases in the test suite. The test cases that kill more alive mutants and difficult-to-kill mutants get more fitness. This made it easy to apply GA to prioritize the test cases based on their fitness so that they can be propagated to the next generation expecting to have more mutants being killed by those effective set of test cases.</w:t>
      </w:r>
    </w:p>
    <w:p w14:paraId="2A3BBA1A" w14:textId="77777777" w:rsidR="00C411E4" w:rsidRPr="00914D02" w:rsidRDefault="00C411E4" w:rsidP="00246BA4">
      <w:pPr>
        <w:pStyle w:val="Heading2"/>
        <w:numPr>
          <w:ilvl w:val="0"/>
          <w:numId w:val="37"/>
        </w:numPr>
      </w:pPr>
      <w:bookmarkStart w:id="377" w:name="_Toc506718134"/>
      <w:r w:rsidRPr="00914D02">
        <w:t>Mutation Operators Design</w:t>
      </w:r>
      <w:bookmarkEnd w:id="377"/>
    </w:p>
    <w:p w14:paraId="505F467E" w14:textId="452E7E46" w:rsidR="00C411E4" w:rsidRPr="00F734FA"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Although there is a</w:t>
      </w:r>
      <w:r w:rsidRPr="00F734FA">
        <w:rPr>
          <w:rFonts w:asciiTheme="majorBidi" w:hAnsiTheme="majorBidi" w:cstheme="majorBidi"/>
          <w:sz w:val="24"/>
          <w:szCs w:val="24"/>
        </w:rPr>
        <w:t xml:space="preserve"> connection between mutation operators across different programming languages, they must be selected specifically for each language because the language feature affects the operators. </w:t>
      </w:r>
      <w:r>
        <w:rPr>
          <w:rFonts w:asciiTheme="majorBidi" w:hAnsiTheme="majorBidi" w:cstheme="majorBidi"/>
          <w:sz w:val="24"/>
          <w:szCs w:val="24"/>
        </w:rPr>
        <w:t xml:space="preserve">Naturally, passing all the possible error a programmer can </w:t>
      </w:r>
      <w:r>
        <w:rPr>
          <w:rFonts w:asciiTheme="majorBidi" w:hAnsiTheme="majorBidi" w:cstheme="majorBidi"/>
          <w:sz w:val="24"/>
          <w:szCs w:val="24"/>
        </w:rPr>
        <w:lastRenderedPageBreak/>
        <w:t xml:space="preserve">commit to create mutated programs would be sufficient to ensure the effectiveness of the test cases. But, however, ascertaining that it is feasible to construct all possible potential errors is unrealistic with a few exceptions. In lieu of this, a subset of the entire possible mutants is selected. This has caught a number of researchers’ attention to a concept known as “Selective mutation operators” – which reduces the number of potentially generated mutants through decreasing the number of mutant operators. For more information on selective mutation, the reader can refer to </w:t>
      </w:r>
      <w:r>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"10.1002/stvr.226", "ISSN" : "09600833", "abstract" : "Mutation testing (MT) has been found to be effective at revealing faults. However, its high cost of application, due to the high number of mutants created and the effort to determine the equivalent ones, has motivated the proposition of alternative approaches for its application. One of them, named \u2018selective mutation\u2019, aims to reduce the number of generated mutants through a reduction in the number of mutant operators. A previous relevant study resulted in the proposition of a sufficient mutant operators set for FORTRAN, indicating that it is possible to have a large cost reduction in MT application, whilst preserving a high MT score. This work investigates procedures for the determination of a sufficient mutant operators set for C programs with the perspective of contributing to the establishment of low-cost, effective mutation-based testing strategies", "author" : [ { "dropping-particle" : "", "family" : "Barbosa", "given" : "Ellen Francine", "non-dropping-particle" : "", "parse-names" : false, "suffix" : "" }, { "dropping-particle" : "", "family" : "Maldonado", "given" : "Jos\u00e9 Carlos", "non-dropping-particle" : "", "parse-names" : false, "suffix" : "" }, { "dropping-particle" : "", "family" : "Vincenzi", "given" : "Auri Marcelo Rizzo", "non-dropping-particle" : "", "parse-names" : false, "suffix" : "" } ], "container-title" : "Software Testing Verification and Reliability", "id" : "ITEM-1", "issue" : "2", "issued" : { "date-parts" : [ [ "2001" ] ] }, "page" : "113-136", "title" : "Toward the determination of sufficient mutant operators for C", "type" : "article-journal", "volume" : "11" }, "uris" : [ "http://www.mendeley.com/documents/?uuid=973dd952-0d0b-4a37-821a-338cbb2128c9" ] }, { "id" : "ITEM-2", "itemData" : { "DOI" : "10.1145/1368088.1368136", "ISBN" : "978-1-60558-079-1", "ISSN" : "0270-5257", "abstract" : "Mutants are automatically-generated, possibly faulty variants of programs. The mutation adequacy ratio of a test suite is the ratio of non-equivalent mutants it is able to identify to the total number of non-equivalent mutants. This ratio can be used as a measure of test effectiveness. However, it can be expensive to calculate, due to the large number of different mutation operators that have been proposed for generating the mutants. In this paper, we address the problem of finding a small set of mutation operators which is still sufficient for measuring test effectiveness. We do this by defining a statistical analysis procedure that allows us to identify such a set, together with an associated linear model that predicts mutation adequacy with high accuracy. We confirm the validity of our procedure through cross-validation and the application of other, alternative statistical analyses.", "author" : [ { "dropping-particle" : "", "family" : "Siami Namin", "given" : "Akbar", "non-dropping-particle" : "", "parse-names" : false, "suffix" : "" }, { "dropping-particle" : "", "family" : "Andrews", "given" : "James H", "non-dropping-particle" : "", "parse-names" : false, "suffix" : "" }, { "dropping-particle" : "", "family" : "Murdoch", "given" : "Duncan J", "non-dropping-particle" : "", "parse-names" : false, "suffix" : "" } ], "container-title" : "Icse", "id" : "ITEM-2", "issued" : { "date-parts" : [ [ "2008" ] ] }, "page" : "351-360", "title" : "Sufficient mutation operators for measuring test effectiveness", "type" : "article-journal" }, "uris" : [ "http://www.mendeley.com/documents/?uuid=7675e96d-cfd2-414c-ae3a-33e9f2c1fb36" ] }, { "id" : "ITEM-3", "itemData" : { "DOI" : "10.1109/ISSRE.2010.16", "ISBN" : "9780769542553", "ISSN" : "10719458", "abstract" : "Mutation testing is a fault-based testing technique for measuring the adequacy of a test suite. Test suites are assigned scores based on their ability to expose synthetic faults (i.e., mutants) generated by a range of well-defined mathematical operators. The test suites can then be augmented to expose the mutants that remain undetected and are not semantically equivalent to the original code. However, the mutation score can be increased superfluously by mutants that are easy to expose. In addition, it is infeasible to examine all the mutants generated by a large set of mutation operators. Existing approaches have therefore focused on determining the sufficient set of mutation operators and the set of equivalent mutants. Instead, this paper proposes a novel Bayesian approach that prioritizes operators whose mutants are likely to remain unexposed by the existing test suites. Probabilistic sampling methods are adapted to iteratively examine a subset of the available mutants and direct focus towards the more informative operators. Experimental results show that the proposed approach identifies more than 90% of the important operators by examining ? 20% of the available mutants, and causes a 6% increase in the importance measure of the selected mutants.", "author" : [ { "dropping-particle" : "", "family" : "Sridharan", "given" : "Mohan", "non-dropping-particle" : "", "parse-names" : false, "suffix" : "" }, { "dropping-particle" : "", "family" : "Namin", "given" : "Akbar Siami", "non-dropping-particle" : "", "parse-names" : false, "suffix" : "" } ], "container-title" : "Proceedings - International Symposium on Software Reliability Engineering, ISSRE", "id" : "ITEM-3", "issue" : "Issre 10", "issued" : { "date-parts" : [ [ "2010" ] ] }, "page" : "378-387", "title" : "Prioritizing mutation operators based on importance sampling", "type" : "article-journal" }, "uris" : [ "http://www.mendeley.com/documents/?uuid=787171c8-c6da-4f50-ac82-a60b0e6d3333" ] }, { "id" : "ITEM-4", "itemData" : { "DOI" : "10.1109/ICSECOMPANION.2007.56", "ISBN" : "0769528929", "ISSN" : "02705257", "abstract" : "Mutation is the practice of automatically generating possibly faulty\\nvariants of a program, for the purpose of assessing the adequacy\\nof a test suite or comparing testing techniques. The cost of mutation\\noften makes its application infeasible. The cost of mutation is usually\\nassessed in terms of the number of mutants, and consequently the\\nnumber of \"mutation operators\" that produce them. We address this\\nproblem by finding a smaller subset of mutation operators, called\\n\"sufficient\", that can model the behaviour of the full set. To do\\nthis, we provide an experimental procedure and adapt statistical\\ntechniques proposed for variable reduction, model selection and nonlinear\\nregression. Our preliminary results reveal interesting information\\nabout mutation operators.", "author" : [ { "dropping-particle" : "", "family" : "Namin", "given" : "Akbar Siami", "non-dropping-particle" : "", "parse-names" : false, "suffix" : "" }, { "dropping-particle" : "", "family" : "Andrews", "given" : "James H.", "non-dropping-particle" : "", "parse-names" : false, "suffix" : "" } ], "container-title" : "Proceedings - International Conference on Software Engineering", "id" : "ITEM-4", "issued" : { "date-parts" : [ [ "2007" ] ] }, "page" : "73-74", "title" : "On sufficiency of mutants", "type" : "article-journal" }, "uris" : [ "http://www.mendeley.com/documents/?uuid=dfcd7b27-5ed4-4562-a3d8-8c04f81f319b" ] }, { "id" : "ITEM-5", "itemData" : { "DOI" : "10.1109/SBES.2014.14", "ISBN" : "9781479942237", "author" : [ { "dropping-particle" : "", "family" : "Delamaro", "given" : "Marcio Eduardo", "non-dropping-particle" : "", "parse-names" : false, "suffix" : "" }, { "dropping-particle" : "", "family" : "Deng", "given" : "Lin", "non-dropping-particle" : "", "parse-names" : false, "suffix" : "" }, { "dropping-particle" : "", "family" : "Li", "given" : "Nan", "non-dropping-particle" : "", "parse-names" : false, "suffix" : "" }, { "dropping-particle" : "", "family" : "Durelli", "given" : "Vinicius", "non-dropping-particle" : "", "parse-names" : false, "suffix" : "" }, { "dropping-particle" : "", "family" : "Offutt", "given" : "Jeff", "non-dropping-particle" : "", "parse-names" : false, "suffix" : "" } ], "container-title" : "Proceedings - 28th Brazilian Symposium on Software Engineering, SBES 2014", "id" : "ITEM-5", "issued" : { "date-parts" : [ [ "2014" ] ] }, "page" : "81-90", "title" : "Growing a reduced set of mutation operators", "type" : "article-journal" }, "uris" : [ "http://www.mendeley.com/documents/?uuid=cd91f32f-6388-45b4-bc64-7ff2ed32c201" ] }, { "id" : "ITEM-6", "itemData" : { "DOI" : "10.1145/2554850.2554978", "ISBN" : "978-1-4503-2469-4", "PMID" : "19782018", "abstract" : "When programs fail, developers face the problem of identifying the code fragments responsible for this failure. To this end, fault localization techniques try to identify suspicious program places (program statements) by observing the spectrum of the failing and passing test executions. These statements are then pointed out to assist the debugging activity. This paper considers mutation-based fault localization and suggests the use of a sufficient mutant set to locate effectively the faulty statements. Experimentation reveals that mutation-based fault localization is significantly more effective than current state-of-the-art fault localization techniques. Additionally, the results show that the proposed approach is capable of reducing the overheads of mutation analysis. In particular the number of mutants to be considered is reduced to 20% with only a limited loss on the method's effectiveness.", "author" : [ { "dropping-particle" : "", "family" : "Papadakis", "given" : "Mike", "non-dropping-particle" : "", "parse-names" : false, "suffix" : "" }, { "dropping-particle" : "", "family" : "Traon", "given" : "Yves", "non-dropping-particle" : "Le", "parse-names" : false, "suffix" : "" } ], "container-title" : "Proceedings of the 29th Annual ACM Symposium on Applied Computing", "id" : "ITEM-6", "issued" : { "date-parts" : [ [ "2014" ] ] }, "page" : "1293-1300", "title" : "Effective Fault Localization via Mutation Analysis: A Selective Mutation Approach", "type" : "article-journal" }, "uris" : [ "http://www.mendeley.com/documents/?uuid=2ae42098-7b1d-4d2b-86e3-65eebc76fdca" ] }, { "id" : "ITEM-7", "itemData" : { "ISBN" : "9781479904549", "abstract" : "One of the main problems to perform the Software Testing is to find a set of tests (subset from input domain of the problem) which is effective to detect the remaining bugs in the software. The Search-Based Software Testing (SBST) approach uses metaheuristics to find low cost set of tests with a high effectiveness to detect bugs. From several existing test criteria, Mutation Testing is considered quite promising to reveal bugs, despite its high computational cost, due to the great quantity of mutant programs generated. Therefore, this paper addresses the problem of selecting mutant programs and test cases in Mutation Testing context. To this end, it is proposed a Coevolutionary Genetic Algorithm (CGA) and the concept of Genetic Effectiveness, describing a new representation and implementing new genetic operators. The CGA is applied in five benchmarks and the results are compared to other five methods, showing a better performance of the proposed algorithm in subsets automatic selection with better mutation score and greater reduction of com putational cost, specifically the amount of testing, when compared with exhaustive test.", "author" : [ { "dropping-particle" : "de", "family" : "Oliveira", "given" : "Andr\u00e9 Assis L\\^{o}bo", "non-dropping-particle" : "", "parse-names" : false, "suffix" : "" }, { "dropping-particle" : "", "family" : "Camilo-Junior", "given" : "Celso Gon\u00e7alves", "non-dropping-particle" : "", "parse-names" : false, "suffix" : "" }, { "dropping-particle" : "", "family" : "Vincenzi", "given" : "Auri Marcelo Rizzo", "non-dropping-particle" : "", "parse-names" : false, "suffix" : "" } ], "container-title" : "Proceedings of the 2013 IEEE Congress on Evolutionary Computation (CEC'13)", "id" : "ITEM-7", "issued" : { "date-parts" : [ [ "2013" ] ] }, "page" : "829--836", "title" : "A Coevolutionary Algorithm to Automatic Test Case S election and Mutant in Mutation Testing", "type" : "article-journal" }, "uris" : [ "http://www.mendeley.com/documents/?uuid=e15d2919-3061-466b-a4da-1195c4d7e80c" ] }, { "id" : "ITEM-8", "itemData" : { "DOI" : "10.1145/227607.227610", "ISBN" : "1049-331X", "ISSN" : "1049331X", "abstract" : "Mutation testing is a tec hnique for unit testing soft w are that\ue02c although po erful\ue02c is computationally expen\ue02d w siv e\ue02e The principal expense of m utation is that man yv arian ts of the test program\ue02c called m utan ts\ue02c m ust be repeatedly executed\ue02e This paper quan ti\ue00ces the expense of m utation in terms of the n um ber of m utan ts that are created\ue02c then proposes and ev aluates a tec hnique that reduces the n um berofm utan ts b y an order of magnitude\ue02e Selectiv em utation reduces the cost ofm utation testing b y reducing the n um berofm utan ts\ue02e This paper reports experimen tal results that compare selectiv em utation testing with standard\ue02c or non\ue02dselectiv e\ue02c m utation testing\ue02c and results that quan tify the sa vings ac hiev ed b y selectiv em utation testing\ue02e The results support the h ypothesis that selectiv em utation is almost as strong as non\ue02dselectiv em utation\ue03b in experimen tal trials selectiv em utation pro vides almost the same co erage as non\ue02dselectiv v em utation\ue02c with a four\ue02dfold or more reduction in the n um ber of m utan ts\ue02e", "author" : [ { "dropping-particle" : "", "family" : "Offutt", "given" : "a. Jefferson", "non-dropping-particle" : "", "parse-names" : false, "suffix" : "" }, { "dropping-particle" : "", "family" : "Lee", "given" : "Ammei", "non-dropping-particle" : "", "parse-names" : false, "suffix" : "" }, { "dropping-particle" : "", "family" : "Rothermel", "given" : "Gregg", "non-dropping-particle" : "", "parse-names" : false, "suffix" : "" }, { "dropping-particle" : "", "family" : "Untch", "given" : "Roland H.", "non-dropping-particle" : "", "parse-names" : false, "suffix" : "" }, { "dropping-particle" : "", "family" : "Zapf", "given" : "Christian", "non-dropping-particle" : "", "parse-names" : false, "suffix" : "" } ], "container-title" : "ACM Transactions on Software Engineering and Methodology", "id" : "ITEM-8", "issue" : "2", "issued" : { "date-parts" : [ [ "1996" ] ] }, "page" : "99-118", "title" : "An experimental determination of sufficient mutant operators", "type" : "article-journal", "volume" : "5" }, "uris" : [ "http://www.mendeley.com/documents/?uuid=70bacc2a-8c57-4e4c-b381-a78add724fa7" ] } ], "mendeley" : { "formattedCitation" : "[44], [70]\u2013[76]", "plainTextFormattedCitation" : "[44], [70]\u2013[76]", "previouslyFormattedCitation" : "[44], [70]\u2013[76]" }, "properties" : { "noteIndex" : 0 }, "schema" : "https://github.com/citation-style-language/schema/raw/master/csl-citation.json" }</w:instrText>
      </w:r>
      <w:r>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[44], [70]–[76]</w:t>
      </w:r>
      <w:r>
        <w:rPr>
          <w:rFonts w:asciiTheme="majorBidi" w:hAnsiTheme="majorBidi" w:cstheme="majorBidi"/>
          <w:sz w:val="24"/>
          <w:szCs w:val="24"/>
        </w:rPr>
        <w:fldChar w:fldCharType="end"/>
      </w:r>
      <w:r>
        <w:rPr>
          <w:rFonts w:asciiTheme="majorBidi" w:hAnsiTheme="majorBidi" w:cstheme="majorBidi"/>
          <w:sz w:val="24"/>
          <w:szCs w:val="24"/>
        </w:rPr>
        <w:t>.</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3235"/>
        <w:gridCol w:w="5395"/>
      </w:tblGrid>
      <w:tr w:rsidR="00C411E4" w:rsidRPr="00DE6DD9" w14:paraId="6FC8BCE6" w14:textId="77777777" w:rsidTr="00DE6DD9">
        <w:tc>
          <w:tcPr>
            <w:tcW w:w="3235" w:type="dxa"/>
            <w:tcBorders>
              <w:top w:val="single" w:sz="4" w:space="0" w:color="auto"/>
              <w:bottom w:val="single" w:sz="4" w:space="0" w:color="auto"/>
            </w:tcBorders>
          </w:tcPr>
          <w:p w14:paraId="722041D0" w14:textId="77777777" w:rsidR="00C411E4" w:rsidRPr="00DE6DD9"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b/>
                <w:bCs/>
                <w:sz w:val="24"/>
                <w:szCs w:val="24"/>
              </w:rPr>
            </w:pPr>
            <w:r w:rsidRPr="00DE6DD9">
              <w:rPr>
                <w:rFonts w:asciiTheme="majorBidi" w:hAnsiTheme="majorBidi" w:cstheme="majorBidi"/>
                <w:b/>
                <w:bCs/>
                <w:sz w:val="24"/>
                <w:szCs w:val="24"/>
              </w:rPr>
              <w:t>MUTATION OPERATORS</w:t>
            </w:r>
          </w:p>
        </w:tc>
        <w:tc>
          <w:tcPr>
            <w:tcW w:w="5395" w:type="dxa"/>
            <w:tcBorders>
              <w:top w:val="single" w:sz="4" w:space="0" w:color="auto"/>
              <w:bottom w:val="single" w:sz="4" w:space="0" w:color="auto"/>
            </w:tcBorders>
          </w:tcPr>
          <w:p w14:paraId="5A89B3EF" w14:textId="77777777" w:rsidR="00C411E4" w:rsidRPr="00DE6DD9"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b/>
                <w:bCs/>
                <w:sz w:val="24"/>
                <w:szCs w:val="24"/>
              </w:rPr>
            </w:pPr>
            <w:r w:rsidRPr="00DE6DD9">
              <w:rPr>
                <w:rFonts w:asciiTheme="majorBidi" w:hAnsiTheme="majorBidi" w:cstheme="majorBidi"/>
                <w:b/>
                <w:bCs/>
                <w:sz w:val="24"/>
                <w:szCs w:val="24"/>
              </w:rPr>
              <w:t>DESCRIPTIONS</w:t>
            </w:r>
          </w:p>
        </w:tc>
      </w:tr>
      <w:tr w:rsidR="00C411E4" w:rsidRPr="00F734FA" w14:paraId="2E1790F7" w14:textId="77777777" w:rsidTr="00DE6DD9">
        <w:tc>
          <w:tcPr>
            <w:tcW w:w="3235" w:type="dxa"/>
            <w:tcBorders>
              <w:top w:val="single" w:sz="4" w:space="0" w:color="auto"/>
            </w:tcBorders>
          </w:tcPr>
          <w:p w14:paraId="0303C509"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AAR</w:t>
            </w:r>
          </w:p>
          <w:p w14:paraId="42AA98F3"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ABS</w:t>
            </w:r>
          </w:p>
          <w:p w14:paraId="25BA8257"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ACR</w:t>
            </w:r>
          </w:p>
          <w:p w14:paraId="7F2708D6"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AOR</w:t>
            </w:r>
          </w:p>
          <w:p w14:paraId="178AF3A7"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ASR</w:t>
            </w:r>
            <w:r w:rsidRPr="004C00E0">
              <w:rPr>
                <w:rStyle w:val="FootnoteReference"/>
              </w:rPr>
              <w:footnoteReference w:id="3"/>
            </w:r>
          </w:p>
          <w:p w14:paraId="48B21586"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CAR</w:t>
            </w:r>
          </w:p>
          <w:p w14:paraId="72F096EF"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CNR</w:t>
            </w:r>
          </w:p>
          <w:p w14:paraId="12DB4630"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COR</w:t>
            </w:r>
          </w:p>
          <w:p w14:paraId="0120608E"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CRP</w:t>
            </w:r>
          </w:p>
          <w:p w14:paraId="5224D524"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CSR</w:t>
            </w:r>
          </w:p>
          <w:p w14:paraId="6A11B0B3"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lastRenderedPageBreak/>
              <w:t>DER</w:t>
            </w:r>
          </w:p>
          <w:p w14:paraId="43B4BA8A"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DSA</w:t>
            </w:r>
          </w:p>
          <w:p w14:paraId="07650F1C"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GLR</w:t>
            </w:r>
          </w:p>
          <w:p w14:paraId="4B0169E1"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LCR</w:t>
            </w:r>
          </w:p>
          <w:p w14:paraId="1047CC3C"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LOR</w:t>
            </w:r>
          </w:p>
          <w:p w14:paraId="2D72D810"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ROR</w:t>
            </w:r>
          </w:p>
          <w:p w14:paraId="29D7B57B"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RSR</w:t>
            </w:r>
          </w:p>
          <w:p w14:paraId="5359F717"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SAN</w:t>
            </w:r>
          </w:p>
          <w:p w14:paraId="3D690B2B"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SAR</w:t>
            </w:r>
          </w:p>
          <w:p w14:paraId="01DE33FC"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SCR</w:t>
            </w:r>
          </w:p>
          <w:p w14:paraId="447D0956"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SDL</w:t>
            </w:r>
          </w:p>
          <w:p w14:paraId="0BDC0A54"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SRC</w:t>
            </w:r>
          </w:p>
          <w:p w14:paraId="1384FA15"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SVR</w:t>
            </w:r>
          </w:p>
          <w:p w14:paraId="6F7AA8A1"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UOI</w:t>
            </w:r>
          </w:p>
        </w:tc>
        <w:tc>
          <w:tcPr>
            <w:tcW w:w="5395" w:type="dxa"/>
            <w:tcBorders>
              <w:top w:val="single" w:sz="4" w:space="0" w:color="auto"/>
            </w:tcBorders>
          </w:tcPr>
          <w:p w14:paraId="4FA420BF"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lastRenderedPageBreak/>
              <w:t>Array Reference for array reference replacement</w:t>
            </w:r>
          </w:p>
          <w:p w14:paraId="66892DC1"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Absolute Value Insertion</w:t>
            </w:r>
          </w:p>
          <w:p w14:paraId="37AD344F"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Array Reference for Constant Replacement</w:t>
            </w:r>
          </w:p>
          <w:p w14:paraId="0ABC8375"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Arithmetic Operator Replacement</w:t>
            </w:r>
          </w:p>
          <w:p w14:paraId="7D0BE14A"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Array reference for Scalar Variable Replacement</w:t>
            </w:r>
          </w:p>
          <w:p w14:paraId="4BCEC027"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Constant for Array reference Replacement</w:t>
            </w:r>
          </w:p>
          <w:p w14:paraId="55AE8423"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Comparable array Name Replacement</w:t>
            </w:r>
          </w:p>
          <w:p w14:paraId="2310291B"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Conditional Operator Replacement</w:t>
            </w:r>
          </w:p>
          <w:p w14:paraId="3E05A3FC"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Constant Replacement</w:t>
            </w:r>
          </w:p>
          <w:p w14:paraId="7970D6B5"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Constant for Scalar variable Replacement</w:t>
            </w:r>
          </w:p>
          <w:p w14:paraId="78E9C7A0"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lastRenderedPageBreak/>
              <w:t>DO statement End Replacement</w:t>
            </w:r>
          </w:p>
          <w:p w14:paraId="3B9C384A"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DATA statement Alterations</w:t>
            </w:r>
          </w:p>
          <w:p w14:paraId="73284FC3"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GOTO Label Replacement</w:t>
            </w:r>
          </w:p>
          <w:p w14:paraId="6C88E6B8"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Logical Connector Replacement</w:t>
            </w:r>
          </w:p>
          <w:p w14:paraId="5B081CD9"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Logical Operator Replacement</w:t>
            </w:r>
          </w:p>
          <w:p w14:paraId="6147A259"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Relational Operator Replacement</w:t>
            </w:r>
          </w:p>
          <w:p w14:paraId="142C114B"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RETURN Statement Replacement</w:t>
            </w:r>
          </w:p>
          <w:p w14:paraId="79A01F5E"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Statement Analysis</w:t>
            </w:r>
          </w:p>
          <w:p w14:paraId="0EE05109"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Scalar variable for Array reference Replacement</w:t>
            </w:r>
          </w:p>
          <w:p w14:paraId="4E9191B9"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Scalar for Constant Replacement</w:t>
            </w:r>
          </w:p>
          <w:p w14:paraId="41903CAD"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Statement Deletion</w:t>
            </w:r>
          </w:p>
          <w:p w14:paraId="557483DA"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Source Constant Replacement</w:t>
            </w:r>
          </w:p>
          <w:p w14:paraId="71F31537"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Scalar Variable Replacement</w:t>
            </w:r>
          </w:p>
          <w:p w14:paraId="1581C2B7"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Unary Operation Insertion</w:t>
            </w:r>
          </w:p>
        </w:tc>
      </w:tr>
      <w:tr w:rsidR="00C411E4" w:rsidRPr="00F734FA" w14:paraId="02140D0F" w14:textId="77777777" w:rsidTr="00DE6DD9">
        <w:tc>
          <w:tcPr>
            <w:tcW w:w="3235" w:type="dxa"/>
          </w:tcPr>
          <w:p w14:paraId="59212D32"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p>
        </w:tc>
        <w:tc>
          <w:tcPr>
            <w:tcW w:w="5395" w:type="dxa"/>
          </w:tcPr>
          <w:p w14:paraId="68CFAC5B" w14:textId="77777777" w:rsidR="00C411E4" w:rsidRDefault="00C411E4" w:rsidP="003513D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p>
        </w:tc>
      </w:tr>
    </w:tbl>
    <w:p w14:paraId="56459E70" w14:textId="105B454B" w:rsidR="00C411E4" w:rsidRPr="008D1EAA" w:rsidRDefault="00C411E4" w:rsidP="00817352">
      <w:pPr>
        <w:pStyle w:val="Caption"/>
        <w:jc w:val="center"/>
        <w:rPr>
          <w:rFonts w:asciiTheme="majorBidi" w:hAnsiTheme="majorBidi" w:cstheme="majorBidi"/>
          <w:b/>
          <w:bCs/>
          <w:i w:val="0"/>
          <w:iCs w:val="0"/>
          <w:color w:val="auto"/>
        </w:rPr>
      </w:pPr>
      <w:bookmarkStart w:id="378" w:name="_Toc506449855"/>
      <w:r w:rsidRPr="008D1EAA">
        <w:rPr>
          <w:rFonts w:asciiTheme="majorBidi" w:hAnsiTheme="majorBidi" w:cstheme="majorBidi"/>
          <w:b/>
          <w:bCs/>
          <w:i w:val="0"/>
          <w:iCs w:val="0"/>
          <w:color w:val="auto"/>
        </w:rPr>
        <w:t xml:space="preserve">Figure </w:t>
      </w:r>
      <w:r w:rsidRPr="008D1EAA">
        <w:rPr>
          <w:rFonts w:asciiTheme="majorBidi" w:hAnsiTheme="majorBidi" w:cstheme="majorBidi"/>
          <w:b/>
          <w:bCs/>
          <w:i w:val="0"/>
          <w:iCs w:val="0"/>
          <w:color w:val="auto"/>
        </w:rPr>
        <w:fldChar w:fldCharType="begin"/>
      </w:r>
      <w:r w:rsidRPr="008D1EAA">
        <w:rPr>
          <w:rFonts w:asciiTheme="majorBidi" w:hAnsiTheme="majorBidi" w:cstheme="majorBidi"/>
          <w:b/>
          <w:bCs/>
          <w:i w:val="0"/>
          <w:iCs w:val="0"/>
          <w:color w:val="auto"/>
        </w:rPr>
        <w:instrText xml:space="preserve"> SEQ Figure \* ARABIC </w:instrText>
      </w:r>
      <w:r w:rsidRPr="008D1EAA">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9</w:t>
      </w:r>
      <w:r w:rsidRPr="008D1EAA">
        <w:rPr>
          <w:rFonts w:asciiTheme="majorBidi" w:hAnsiTheme="majorBidi" w:cstheme="majorBidi"/>
          <w:b/>
          <w:bCs/>
          <w:i w:val="0"/>
          <w:iCs w:val="0"/>
          <w:noProof/>
          <w:color w:val="auto"/>
        </w:rPr>
        <w:fldChar w:fldCharType="end"/>
      </w:r>
      <w:r w:rsidRPr="008D1EAA">
        <w:rPr>
          <w:rFonts w:asciiTheme="majorBidi" w:hAnsiTheme="majorBidi" w:cstheme="majorBidi"/>
          <w:b/>
          <w:bCs/>
          <w:i w:val="0"/>
          <w:iCs w:val="0"/>
          <w:color w:val="auto"/>
        </w:rPr>
        <w:t>: Mothra mutation operators</w:t>
      </w:r>
      <w:bookmarkEnd w:id="378"/>
    </w:p>
    <w:p w14:paraId="47DC0C0D" w14:textId="77777777" w:rsidR="00C411E4" w:rsidRPr="00864D99" w:rsidRDefault="00C411E4" w:rsidP="00C411E4">
      <w:pPr>
        <w:spacing w:line="480" w:lineRule="auto"/>
        <w:jc w:val="both"/>
        <w:rPr>
          <w:rFonts w:asciiTheme="majorBidi" w:hAnsiTheme="majorBidi" w:cstheme="majorBidi"/>
          <w:sz w:val="24"/>
          <w:szCs w:val="24"/>
        </w:rPr>
      </w:pPr>
      <w:r>
        <w:rPr>
          <w:rFonts w:asciiTheme="majorBidi" w:hAnsiTheme="majorBidi" w:cstheme="majorBidi"/>
          <w:sz w:val="24"/>
          <w:szCs w:val="24"/>
        </w:rPr>
        <w:t>The table above shows the most widely used mutation operations adapted from the Mothra mutation operators.</w:t>
      </w:r>
    </w:p>
    <w:p w14:paraId="5FC725A3" w14:textId="051E6690" w:rsidR="00C411E4" w:rsidRDefault="00C411E4" w:rsidP="00246BA4">
      <w:pPr>
        <w:pStyle w:val="Heading2"/>
        <w:numPr>
          <w:ilvl w:val="0"/>
          <w:numId w:val="37"/>
        </w:numPr>
      </w:pPr>
      <w:bookmarkStart w:id="379" w:name="_Toc506718135"/>
      <w:r>
        <w:t>Mutants Generation</w:t>
      </w:r>
      <w:bookmarkEnd w:id="379"/>
    </w:p>
    <w:p w14:paraId="75FBD306"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As mentioned above, the GAs utilize binary digits to represents their chromosomes. Before mutation can take place, there is need to define the mutation operators and the location where the mutation is to take place.</w:t>
      </w:r>
    </w:p>
    <w:p w14:paraId="58DB9433" w14:textId="7CE706DB" w:rsidR="00C411E4" w:rsidRPr="006576DB" w:rsidRDefault="00C82522" w:rsidP="00DE6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noProof/>
        </w:rPr>
        <mc:AlternateContent>
          <mc:Choice Requires="wpg">
            <w:drawing>
              <wp:anchor distT="0" distB="0" distL="114300" distR="114300" simplePos="0" relativeHeight="251662336" behindDoc="0" locked="0" layoutInCell="1" allowOverlap="1" wp14:anchorId="4759A9AB" wp14:editId="3EBDC13C">
                <wp:simplePos x="0" y="0"/>
                <wp:positionH relativeFrom="column">
                  <wp:posOffset>1866265</wp:posOffset>
                </wp:positionH>
                <wp:positionV relativeFrom="paragraph">
                  <wp:posOffset>5325110</wp:posOffset>
                </wp:positionV>
                <wp:extent cx="2505075" cy="276225"/>
                <wp:effectExtent l="0" t="0" r="28575" b="28575"/>
                <wp:wrapNone/>
                <wp:docPr id="10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05075" cy="276225"/>
                          <a:chOff x="0" y="0"/>
                          <a:chExt cx="2505075" cy="276225"/>
                        </a:xfrm>
                      </wpg:grpSpPr>
                      <wps:wsp>
                        <wps:cNvPr id="109" name="Text Box 3"/>
                        <wps:cNvSpPr txBox="1"/>
                        <wps:spPr>
                          <a:xfrm>
                            <a:off x="0" y="0"/>
                            <a:ext cx="762000" cy="276225"/>
                          </a:xfrm>
                          <a:prstGeom prst="rect">
                            <a:avLst/>
                          </a:prstGeom>
                          <a:solidFill>
                            <a:schemeClr val="lt1"/>
                          </a:solidFill>
                          <a:ln w="6350">
                            <a:solidFill>
                              <a:prstClr val="black"/>
                            </a:solidFill>
                          </a:ln>
                        </wps:spPr>
                        <wps:txbx>
                          <w:txbxContent>
                            <w:p w14:paraId="67092E21" w14:textId="77777777" w:rsidR="00794BE2" w:rsidRPr="00C8202B" w:rsidRDefault="00794BE2" w:rsidP="00C411E4">
                              <w:permStart w:id="1208748097" w:edGrp="everyone"/>
                              <w:r>
                                <w:t>Operator</w:t>
                              </w:r>
                              <w:permEnd w:id="120874809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4"/>
                        <wps:cNvSpPr txBox="1"/>
                        <wps:spPr>
                          <a:xfrm>
                            <a:off x="771525" y="0"/>
                            <a:ext cx="1047750" cy="276225"/>
                          </a:xfrm>
                          <a:prstGeom prst="rect">
                            <a:avLst/>
                          </a:prstGeom>
                          <a:solidFill>
                            <a:schemeClr val="lt1"/>
                          </a:solidFill>
                          <a:ln w="6350">
                            <a:solidFill>
                              <a:prstClr val="black"/>
                            </a:solidFill>
                          </a:ln>
                        </wps:spPr>
                        <wps:txbx>
                          <w:txbxContent>
                            <w:p w14:paraId="143E1033" w14:textId="77777777" w:rsidR="00794BE2" w:rsidRPr="00C8202B" w:rsidRDefault="00794BE2" w:rsidP="00C411E4">
                              <w:permStart w:id="2002011967" w:edGrp="everyone"/>
                              <w:r>
                                <w:t>Line Number</w:t>
                              </w:r>
                              <w:permEnd w:id="200201196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Text Box 5"/>
                        <wps:cNvSpPr txBox="1"/>
                        <wps:spPr>
                          <a:xfrm>
                            <a:off x="1819275" y="0"/>
                            <a:ext cx="685800" cy="276225"/>
                          </a:xfrm>
                          <a:prstGeom prst="rect">
                            <a:avLst/>
                          </a:prstGeom>
                          <a:solidFill>
                            <a:schemeClr val="lt1"/>
                          </a:solidFill>
                          <a:ln w="6350">
                            <a:solidFill>
                              <a:prstClr val="black"/>
                            </a:solidFill>
                          </a:ln>
                        </wps:spPr>
                        <wps:txbx>
                          <w:txbxContent>
                            <w:p w14:paraId="1D8CDA38" w14:textId="77777777" w:rsidR="00794BE2" w:rsidRPr="00C8202B" w:rsidRDefault="00794BE2" w:rsidP="00C411E4">
                              <w:permStart w:id="844443848" w:edGrp="everyone"/>
                              <w:r>
                                <w:t>Choice</w:t>
                              </w:r>
                              <w:permEnd w:id="84444384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759A9AB" id="Group 6" o:spid="_x0000_s1041" style="position:absolute;left:0;text-align:left;margin-left:146.95pt;margin-top:419.3pt;width:197.25pt;height:21.75pt;z-index:251662336" coordsize="25050,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">
                <v:shape id="_x0000_s1042" type="#_x0000_t202" style="position:absolute;width:762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" fillcolor="white [3201]" strokeweight=".5pt">
                  <v:textbox>
                    <w:txbxContent>
                      <w:p w14:paraId="67092E21" w14:textId="77777777" w:rsidR="00794BE2" w:rsidRPr="00C8202B" w:rsidRDefault="00794BE2" w:rsidP="00C411E4">
                        <w:permStart w:id="1208748097" w:edGrp="everyone"/>
                        <w:r>
                          <w:t>Operator</w:t>
                        </w:r>
                        <w:permEnd w:id="1208748097"/>
                      </w:p>
                    </w:txbxContent>
                  </v:textbox>
                </v:shape>
                <v:shape id="Text Box 4" o:spid="_x0000_s1043" type="#_x0000_t202" style="position:absolute;left:7715;width:1047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143E1033" w14:textId="77777777" w:rsidR="00794BE2" w:rsidRPr="00C8202B" w:rsidRDefault="00794BE2" w:rsidP="00C411E4">
                        <w:permStart w:id="2002011967" w:edGrp="everyone"/>
                        <w:r>
                          <w:t>Line Number</w:t>
                        </w:r>
                        <w:permEnd w:id="2002011967"/>
                      </w:p>
                    </w:txbxContent>
                  </v:textbox>
                </v:shape>
                <v:shape id="Text Box 5" o:spid="_x0000_s1044" type="#_x0000_t202" style="position:absolute;left:18192;width:685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f7wAAAANwAAAAPAAAAZHJzL2Rvd25yZXYueG1sRE9NawIx&#10;EL0X+h/CFHqrWS3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agyH+8AAAADcAAAADwAAAAAA&#10;AAAAAAAAAAAHAgAAZHJzL2Rvd25yZXYueG1sUEsFBgAAAAADAAMAtwAAAPQCAAAAAA==&#10;" fillcolor="white [3201]" strokeweight=".5pt">
                  <v:textbox>
                    <w:txbxContent>
                      <w:p w14:paraId="1D8CDA38" w14:textId="77777777" w:rsidR="00794BE2" w:rsidRPr="00C8202B" w:rsidRDefault="00794BE2" w:rsidP="00C411E4">
                        <w:permStart w:id="844443848" w:edGrp="everyone"/>
                        <w:r>
                          <w:t>Choice</w:t>
                        </w:r>
                        <w:permEnd w:id="844443848"/>
                      </w:p>
                    </w:txbxContent>
                  </v:textbox>
                </v:shape>
              </v:group>
            </w:pict>
          </mc:Fallback>
        </mc:AlternateContent>
      </w:r>
      <w:r w:rsidR="00C411E4" w:rsidRPr="006576DB">
        <w:rPr>
          <w:rFonts w:asciiTheme="majorBidi" w:hAnsiTheme="majorBidi" w:cstheme="majorBidi"/>
          <w:sz w:val="24"/>
          <w:szCs w:val="24"/>
        </w:rPr>
        <w:t>In this work, mutation analysis is performed using an approach called evolutionary mutation testing</w:t>
      </w:r>
      <w:r w:rsidR="00C411E4">
        <w:rPr>
          <w:rFonts w:asciiTheme="majorBidi" w:hAnsiTheme="majorBidi" w:cstheme="majorBidi"/>
          <w:sz w:val="24"/>
          <w:szCs w:val="24"/>
        </w:rPr>
        <w:t xml:space="preserve"> </w:t>
      </w:r>
      <w:r w:rsidR="00C411E4">
        <w:rPr>
          <w:rFonts w:asciiTheme="majorBidi" w:hAnsiTheme="majorBidi" w:cstheme="majorBidi"/>
          <w:sz w:val="24"/>
          <w:szCs w:val="24"/>
        </w:rPr>
        <w:fldChar w:fldCharType="begin" w:fldLock="1"/>
      </w:r>
      <w:r w:rsidR="00984236">
        <w:rPr>
          <w:rFonts w:asciiTheme="majorBidi" w:hAnsiTheme="majorBidi" w:cstheme="majorBidi"/>
          <w:sz w:val="24"/>
          <w:szCs w:val="24"/>
        </w:rPr>
        <w:instrText>ADDIN CSL_CITATION { "citationItems" : [ { "id" : "ITEM-1", "itemData" : { "DOI" : "10.1016/j.infsof.2011.03.008", "ISBN" : "0950-5849", "ISSN" : "09505849", "abstract" : "Context: Mutation testing is a testing technique that has been applied successfully to several programming languages. However, it is often regarded as computationally expensive, so several refinements have been proposed to reduce its cost. Moreover, WS-BPEL compositions are being widely adopted by developers, but present new challenges for testing, since they can take much longer to run than traditional programs of the same size. Therefore, it is interesting to reduce the number of mutants required. Objective: We present Evolutionary Mutation Testing (EMT), a novel mutant reduction technique for finding mutants that help derive new test cases that improve the quality of the initial test suite. It uses evolutionary algorithms to reduce the number of mutants that are generated and executed with respect to the exhaustive execution of all possible mutants, keeping as many difficult to kill and potentially equivalent mutants (strong mutants) as possible in the reduced set. Method: To evaluate EMT we have developed GAmera, a mutation testing system powered by a co-evolutive genetic algorithm. We have applied this system to three WS-BPEL compositions to estimate its effectiveness, comparing it with random selection. Results: The results obtained experimentally show that EMT can select all strong mutants generating 15% less mutants than random selection in over 20% less time for complex compositions. When generating a percentage of all mutants, EMT finds on average more strong mutants than random selection. This has been confirmed to be statistically significant within a 99.9% confidence interval. Conclusions: EMT has reduced for the three tested compositions the number of mutants required to select those which are useful to derive new test cases that improve the quality of the test suite. The directed search performed by EMT makes it more effective than random selection, especially as compositions become more complex and the search space widens. \u00a9 2011 Elsevier B.V. All rights reserved.", "author" : [ { "dropping-particle" : "", "family" : "Dom\u00ednguez-Jim\u00e9nez", "given" : "J. J.", "non-dropping-particle" : "", "parse-names" : false, "suffix" : "" }, { "dropping-particle" : "", "family" : "Estero-Botaro", "given" : "A.", "non-dropping-particle" : "", "parse-names" : false, "suffix" : "" }, { "dropping-particle" : "", "family" : "Garc\u00eda-Dom\u00ednguez", "given" : "A.", "non-dropping-particle" : "", "parse-names" : false, "suffix" : "" }, { "dropping-particle" : "", "family" : "Medina-Bulo", "given" : "I.", "non-dropping-particle" : "", "parse-names" : false, "suffix" : "" } ], "container-title" : "Information and Software Technology", "id" : "ITEM-1", "issue" : "10", "issued" : { "date-parts" : [ [ "2011" ] ] }, "page" : "1108-1123", "title" : "Evolutionary mutation testing", "type" : "article-journal", "volume" : "53" }, "uris" : [ "http://www.mendeley.com/documents/?uuid=600fb72f-4adf-4d79-8eeb-a4d90fd5ca25" ] } ], "mendeley" : { "formattedCitation" : "[18]", "plainTextFormattedCitation" : "[18]", "previouslyFormattedCitation" : "[18]" }, "properties" : { "noteIndex" : 0 }, "schema" : "https://github.com/citation-style-language/schema/raw/master/csl-citation.json" }</w:instrText>
      </w:r>
      <w:r w:rsidR="00C411E4">
        <w:rPr>
          <w:rFonts w:asciiTheme="majorBidi" w:hAnsiTheme="majorBidi" w:cstheme="majorBidi"/>
          <w:sz w:val="24"/>
          <w:szCs w:val="24"/>
        </w:rPr>
        <w:fldChar w:fldCharType="separate"/>
      </w:r>
      <w:r w:rsidR="00984236" w:rsidRPr="00984236">
        <w:rPr>
          <w:rFonts w:asciiTheme="majorBidi" w:hAnsiTheme="majorBidi" w:cstheme="majorBidi"/>
          <w:noProof/>
          <w:sz w:val="24"/>
          <w:szCs w:val="24"/>
        </w:rPr>
        <w:t>[18]</w:t>
      </w:r>
      <w:r w:rsidR="00C411E4">
        <w:rPr>
          <w:rFonts w:asciiTheme="majorBidi" w:hAnsiTheme="majorBidi" w:cstheme="majorBidi"/>
          <w:sz w:val="24"/>
          <w:szCs w:val="24"/>
        </w:rPr>
        <w:fldChar w:fldCharType="end"/>
      </w:r>
      <w:r w:rsidR="00C411E4" w:rsidRPr="006576DB">
        <w:rPr>
          <w:rFonts w:asciiTheme="majorBidi" w:hAnsiTheme="majorBidi" w:cstheme="majorBidi"/>
          <w:sz w:val="24"/>
          <w:szCs w:val="24"/>
        </w:rPr>
        <w:t xml:space="preserve">. A Genetic Algorithm is used to generate </w:t>
      </w:r>
      <w:r w:rsidR="00C411E4">
        <w:rPr>
          <w:rFonts w:asciiTheme="majorBidi" w:hAnsiTheme="majorBidi" w:cstheme="majorBidi"/>
          <w:sz w:val="24"/>
          <w:szCs w:val="24"/>
        </w:rPr>
        <w:t xml:space="preserve">encoded </w:t>
      </w:r>
      <w:r w:rsidR="00C411E4" w:rsidRPr="006576DB">
        <w:rPr>
          <w:rFonts w:asciiTheme="majorBidi" w:hAnsiTheme="majorBidi" w:cstheme="majorBidi"/>
          <w:sz w:val="24"/>
          <w:szCs w:val="24"/>
        </w:rPr>
        <w:t xml:space="preserve">mutants used in </w:t>
      </w:r>
      <w:r w:rsidR="00C411E4">
        <w:rPr>
          <w:rFonts w:asciiTheme="majorBidi" w:hAnsiTheme="majorBidi" w:cstheme="majorBidi"/>
          <w:sz w:val="24"/>
          <w:szCs w:val="24"/>
        </w:rPr>
        <w:t xml:space="preserve">generating possible mutants for </w:t>
      </w:r>
      <w:r w:rsidR="00C411E4" w:rsidRPr="006576DB">
        <w:rPr>
          <w:rFonts w:asciiTheme="majorBidi" w:hAnsiTheme="majorBidi" w:cstheme="majorBidi"/>
          <w:sz w:val="24"/>
          <w:szCs w:val="24"/>
        </w:rPr>
        <w:t xml:space="preserve">carrying out the analysis – mutants’ generator. The number of </w:t>
      </w:r>
      <w:r w:rsidR="00C411E4">
        <w:rPr>
          <w:rFonts w:asciiTheme="majorBidi" w:hAnsiTheme="majorBidi" w:cstheme="majorBidi"/>
          <w:sz w:val="24"/>
          <w:szCs w:val="24"/>
        </w:rPr>
        <w:t xml:space="preserve">live </w:t>
      </w:r>
      <w:r w:rsidR="00C411E4" w:rsidRPr="006576DB">
        <w:rPr>
          <w:rFonts w:asciiTheme="majorBidi" w:hAnsiTheme="majorBidi" w:cstheme="majorBidi"/>
          <w:sz w:val="24"/>
          <w:szCs w:val="24"/>
        </w:rPr>
        <w:t xml:space="preserve">mutants generated is reduced gradually as they are killed by test cases by favoring the strong mutants, which can be a useful tool to improve the quality of the test suite initially created using test case generator. Mutants are encoded as individuals of the algorithm, which implies the encoded mutants are generated and their fitness values are used to select those that would transit to the next generation. Since this testing technique is a black-box oriented, the encoded mutants have to be decoded and executed against the set of test cases generated initially. Subsequent generation of the mutants is instigated and affected by the quality of test suites. Before carrying out the mutation testing, an original program is obtained and the correctness of the program is ascertained. Also, the list of mutation operators to be applied should be identified. </w:t>
      </w:r>
      <w:r w:rsidR="00C411E4">
        <w:rPr>
          <w:rFonts w:asciiTheme="majorBidi" w:hAnsiTheme="majorBidi" w:cstheme="majorBidi"/>
          <w:sz w:val="24"/>
          <w:szCs w:val="24"/>
        </w:rPr>
        <w:t>The generation of mutants of</w:t>
      </w:r>
      <w:r w:rsidR="00C411E4" w:rsidRPr="006576DB">
        <w:rPr>
          <w:rFonts w:asciiTheme="majorBidi" w:hAnsiTheme="majorBidi" w:cstheme="majorBidi"/>
          <w:sz w:val="24"/>
          <w:szCs w:val="24"/>
        </w:rPr>
        <w:t xml:space="preserve"> the original program is encoded using three fields (as shown in </w:t>
      </w:r>
      <w:r w:rsidR="00DE6DD9">
        <w:rPr>
          <w:rFonts w:asciiTheme="majorBidi" w:hAnsiTheme="majorBidi" w:cstheme="majorBidi"/>
          <w:sz w:val="24"/>
          <w:szCs w:val="24"/>
        </w:rPr>
        <w:fldChar w:fldCharType="begin"/>
      </w:r>
      <w:r w:rsidR="00DE6DD9">
        <w:rPr>
          <w:rFonts w:asciiTheme="majorBidi" w:hAnsiTheme="majorBidi" w:cstheme="majorBidi"/>
          <w:sz w:val="24"/>
          <w:szCs w:val="24"/>
        </w:rPr>
        <w:instrText xml:space="preserve"> REF _Ref502817402 \h </w:instrText>
      </w:r>
      <w:r w:rsidR="00DE6DD9">
        <w:rPr>
          <w:rFonts w:asciiTheme="majorBidi" w:hAnsiTheme="majorBidi" w:cstheme="majorBidi"/>
          <w:sz w:val="24"/>
          <w:szCs w:val="24"/>
        </w:rPr>
      </w:r>
      <w:r w:rsidR="00DE6DD9">
        <w:rPr>
          <w:rFonts w:asciiTheme="majorBidi" w:hAnsiTheme="majorBidi" w:cstheme="majorBidi"/>
          <w:sz w:val="24"/>
          <w:szCs w:val="24"/>
        </w:rPr>
        <w:fldChar w:fldCharType="separate"/>
      </w:r>
      <w:r w:rsidR="001101E6" w:rsidRPr="00551A0F">
        <w:rPr>
          <w:rFonts w:asciiTheme="majorBidi" w:hAnsiTheme="majorBidi" w:cstheme="majorBidi"/>
          <w:b/>
          <w:bCs/>
        </w:rPr>
        <w:t xml:space="preserve">Figure </w:t>
      </w:r>
      <w:r w:rsidR="001101E6">
        <w:rPr>
          <w:rFonts w:asciiTheme="majorBidi" w:hAnsiTheme="majorBidi" w:cstheme="majorBidi"/>
          <w:b/>
          <w:bCs/>
          <w:noProof/>
        </w:rPr>
        <w:t>10</w:t>
      </w:r>
      <w:r w:rsidR="00DE6DD9">
        <w:rPr>
          <w:rFonts w:asciiTheme="majorBidi" w:hAnsiTheme="majorBidi" w:cstheme="majorBidi"/>
          <w:sz w:val="24"/>
          <w:szCs w:val="24"/>
        </w:rPr>
        <w:fldChar w:fldCharType="end"/>
      </w:r>
      <w:r w:rsidR="00C411E4" w:rsidRPr="006576DB">
        <w:rPr>
          <w:rFonts w:asciiTheme="majorBidi" w:hAnsiTheme="majorBidi" w:cstheme="majorBidi"/>
          <w:sz w:val="24"/>
          <w:szCs w:val="24"/>
        </w:rPr>
        <w:t xml:space="preserve"> ) so as to be acceptable by the genetic algorithm. </w:t>
      </w:r>
    </w:p>
    <w:p w14:paraId="7AD14EA7" w14:textId="1C69F5F6" w:rsidR="00C411E4" w:rsidRPr="006576DB"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667456" behindDoc="0" locked="0" layoutInCell="1" allowOverlap="1" wp14:anchorId="6E68D8FF" wp14:editId="6731CCBD">
                <wp:simplePos x="0" y="0"/>
                <wp:positionH relativeFrom="column">
                  <wp:posOffset>1914525</wp:posOffset>
                </wp:positionH>
                <wp:positionV relativeFrom="paragraph">
                  <wp:posOffset>412750</wp:posOffset>
                </wp:positionV>
                <wp:extent cx="2838450" cy="266700"/>
                <wp:effectExtent l="0" t="0" r="0" b="8255"/>
                <wp:wrapNone/>
                <wp:docPr id="11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8450" cy="266700"/>
                        </a:xfrm>
                        <a:prstGeom prst="rect">
                          <a:avLst/>
                        </a:prstGeom>
                        <a:solidFill>
                          <a:prstClr val="white"/>
                        </a:solidFill>
                        <a:ln>
                          <a:noFill/>
                        </a:ln>
                      </wps:spPr>
                      <wps:txbx>
                        <w:txbxContent>
                          <w:p w14:paraId="399CC732" w14:textId="21E068F1" w:rsidR="00794BE2" w:rsidRPr="00DE6DD9" w:rsidRDefault="00794BE2" w:rsidP="004955E9">
                            <w:pPr>
                              <w:pStyle w:val="Caption"/>
                              <w:rPr>
                                <w:rFonts w:asciiTheme="majorBidi" w:hAnsiTheme="majorBidi" w:cstheme="majorBidi"/>
                                <w:b/>
                                <w:bCs/>
                                <w:i w:val="0"/>
                                <w:iCs w:val="0"/>
                                <w:noProof/>
                                <w:color w:val="auto"/>
                                <w:sz w:val="24"/>
                                <w:szCs w:val="24"/>
                                <w:rPrChange w:id="380" w:author="H. B. Adeyemo" w:date="2018-02-14T14:50:00Z">
                                  <w:rPr>
                                    <w:rFonts w:asciiTheme="majorBidi" w:hAnsiTheme="majorBidi" w:cstheme="majorBidi"/>
                                    <w:noProof/>
                                    <w:sz w:val="24"/>
                                    <w:szCs w:val="24"/>
                                  </w:rPr>
                                </w:rPrChange>
                              </w:rPr>
                            </w:pPr>
                            <w:bookmarkStart w:id="381" w:name="_Ref502817402"/>
                            <w:bookmarkStart w:id="382" w:name="_Toc506449856"/>
                            <w:permStart w:id="460220213" w:edGrp="everyone"/>
                            <w:r w:rsidRPr="00551A0F">
                              <w:rPr>
                                <w:rFonts w:asciiTheme="majorBidi" w:hAnsiTheme="majorBidi" w:cstheme="majorBidi"/>
                                <w:b/>
                                <w:bCs/>
                                <w:i w:val="0"/>
                                <w:iCs w:val="0"/>
                                <w:color w:val="auto"/>
                              </w:rPr>
                              <w:t xml:space="preserve">Figure </w:t>
                            </w:r>
                            <w:r w:rsidRPr="00551A0F">
                              <w:rPr>
                                <w:rFonts w:asciiTheme="majorBidi" w:hAnsiTheme="majorBidi" w:cstheme="majorBidi"/>
                                <w:b/>
                                <w:bCs/>
                                <w:i w:val="0"/>
                                <w:iCs w:val="0"/>
                                <w:color w:val="auto"/>
                              </w:rPr>
                              <w:fldChar w:fldCharType="begin"/>
                            </w:r>
                            <w:r w:rsidRPr="00551A0F">
                              <w:rPr>
                                <w:rFonts w:asciiTheme="majorBidi" w:hAnsiTheme="majorBidi" w:cstheme="majorBidi"/>
                                <w:b/>
                                <w:bCs/>
                                <w:i w:val="0"/>
                                <w:iCs w:val="0"/>
                                <w:color w:val="auto"/>
                              </w:rPr>
                              <w:instrText xml:space="preserve"> SEQ Figure \* ARABIC </w:instrText>
                            </w:r>
                            <w:r w:rsidRPr="00551A0F">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10</w:t>
                            </w:r>
                            <w:r w:rsidRPr="00551A0F">
                              <w:rPr>
                                <w:rFonts w:asciiTheme="majorBidi" w:hAnsiTheme="majorBidi" w:cstheme="majorBidi"/>
                                <w:b/>
                                <w:bCs/>
                                <w:i w:val="0"/>
                                <w:iCs w:val="0"/>
                                <w:noProof/>
                                <w:color w:val="auto"/>
                              </w:rPr>
                              <w:fldChar w:fldCharType="end"/>
                            </w:r>
                            <w:bookmarkEnd w:id="381"/>
                            <w:r w:rsidRPr="00551A0F">
                              <w:rPr>
                                <w:rFonts w:asciiTheme="majorBidi" w:hAnsiTheme="majorBidi" w:cstheme="majorBidi"/>
                                <w:b/>
                                <w:bCs/>
                                <w:i w:val="0"/>
                                <w:iCs w:val="0"/>
                                <w:color w:val="auto"/>
                              </w:rPr>
                              <w:t>: Representation of mutant chromosome</w:t>
                            </w:r>
                            <w:bookmarkEnd w:id="382"/>
                            <w:permEnd w:id="460220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E68D8FF" id="Text Box 84" o:spid="_x0000_s1045" type="#_x0000_t202" style="position:absolute;left:0;text-align:left;margin-left:150.75pt;margin-top:32.5pt;width:223.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" stroked="f">
                <v:path arrowok="t"/>
                <v:textbox style="mso-fit-shape-to-text:t" inset="0,0,0,0">
                  <w:txbxContent>
                    <w:p w14:paraId="399CC732" w14:textId="21E068F1" w:rsidR="00794BE2" w:rsidRPr="00DE6DD9" w:rsidRDefault="00794BE2" w:rsidP="004955E9">
                      <w:pPr>
                        <w:pStyle w:val="Caption"/>
                        <w:rPr>
                          <w:rFonts w:asciiTheme="majorBidi" w:hAnsiTheme="majorBidi" w:cstheme="majorBidi"/>
                          <w:b/>
                          <w:bCs/>
                          <w:i w:val="0"/>
                          <w:iCs w:val="0"/>
                          <w:noProof/>
                          <w:color w:val="auto"/>
                          <w:sz w:val="24"/>
                          <w:szCs w:val="24"/>
                          <w:rPrChange w:id="383" w:author="H. B. Adeyemo" w:date="2018-02-14T14:50:00Z">
                            <w:rPr>
                              <w:rFonts w:asciiTheme="majorBidi" w:hAnsiTheme="majorBidi" w:cstheme="majorBidi"/>
                              <w:noProof/>
                              <w:sz w:val="24"/>
                              <w:szCs w:val="24"/>
                            </w:rPr>
                          </w:rPrChange>
                        </w:rPr>
                      </w:pPr>
                      <w:bookmarkStart w:id="384" w:name="_Ref502817402"/>
                      <w:bookmarkStart w:id="385" w:name="_Toc506449856"/>
                      <w:permStart w:id="460220213" w:edGrp="everyone"/>
                      <w:r w:rsidRPr="00551A0F">
                        <w:rPr>
                          <w:rFonts w:asciiTheme="majorBidi" w:hAnsiTheme="majorBidi" w:cstheme="majorBidi"/>
                          <w:b/>
                          <w:bCs/>
                          <w:i w:val="0"/>
                          <w:iCs w:val="0"/>
                          <w:color w:val="auto"/>
                        </w:rPr>
                        <w:t xml:space="preserve">Figure </w:t>
                      </w:r>
                      <w:r w:rsidRPr="00551A0F">
                        <w:rPr>
                          <w:rFonts w:asciiTheme="majorBidi" w:hAnsiTheme="majorBidi" w:cstheme="majorBidi"/>
                          <w:b/>
                          <w:bCs/>
                          <w:i w:val="0"/>
                          <w:iCs w:val="0"/>
                          <w:color w:val="auto"/>
                        </w:rPr>
                        <w:fldChar w:fldCharType="begin"/>
                      </w:r>
                      <w:r w:rsidRPr="00551A0F">
                        <w:rPr>
                          <w:rFonts w:asciiTheme="majorBidi" w:hAnsiTheme="majorBidi" w:cstheme="majorBidi"/>
                          <w:b/>
                          <w:bCs/>
                          <w:i w:val="0"/>
                          <w:iCs w:val="0"/>
                          <w:color w:val="auto"/>
                        </w:rPr>
                        <w:instrText xml:space="preserve"> SEQ Figure \* ARABIC </w:instrText>
                      </w:r>
                      <w:r w:rsidRPr="00551A0F">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10</w:t>
                      </w:r>
                      <w:r w:rsidRPr="00551A0F">
                        <w:rPr>
                          <w:rFonts w:asciiTheme="majorBidi" w:hAnsiTheme="majorBidi" w:cstheme="majorBidi"/>
                          <w:b/>
                          <w:bCs/>
                          <w:i w:val="0"/>
                          <w:iCs w:val="0"/>
                          <w:noProof/>
                          <w:color w:val="auto"/>
                        </w:rPr>
                        <w:fldChar w:fldCharType="end"/>
                      </w:r>
                      <w:bookmarkEnd w:id="384"/>
                      <w:r w:rsidRPr="00551A0F">
                        <w:rPr>
                          <w:rFonts w:asciiTheme="majorBidi" w:hAnsiTheme="majorBidi" w:cstheme="majorBidi"/>
                          <w:b/>
                          <w:bCs/>
                          <w:i w:val="0"/>
                          <w:iCs w:val="0"/>
                          <w:color w:val="auto"/>
                        </w:rPr>
                        <w:t>: Representation of mutant chromosome</w:t>
                      </w:r>
                      <w:bookmarkEnd w:id="385"/>
                      <w:permEnd w:id="460220213"/>
                    </w:p>
                  </w:txbxContent>
                </v:textbox>
              </v:shape>
            </w:pict>
          </mc:Fallback>
        </mc:AlternateContent>
      </w:r>
    </w:p>
    <w:p w14:paraId="4AC34C9C"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415EE4E6"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6576DB">
        <w:rPr>
          <w:rFonts w:asciiTheme="majorBidi" w:hAnsiTheme="majorBidi" w:cstheme="majorBidi"/>
          <w:sz w:val="24"/>
          <w:szCs w:val="24"/>
        </w:rPr>
        <w:t xml:space="preserve">An identifier of the mutation operator to be applied is represented by Operator. Line Number signifies the line number of the original program where the mutation operator is </w:t>
      </w:r>
      <w:r w:rsidRPr="006576DB">
        <w:rPr>
          <w:rFonts w:asciiTheme="majorBidi" w:hAnsiTheme="majorBidi" w:cstheme="majorBidi"/>
          <w:sz w:val="24"/>
          <w:szCs w:val="24"/>
        </w:rPr>
        <w:lastRenderedPageBreak/>
        <w:t>applied while Choice specifies the particular replacement to be performed wh</w:t>
      </w:r>
      <w:r>
        <w:rPr>
          <w:rFonts w:asciiTheme="majorBidi" w:hAnsiTheme="majorBidi" w:cstheme="majorBidi"/>
          <w:sz w:val="24"/>
          <w:szCs w:val="24"/>
        </w:rPr>
        <w:t>ere there are multiple options.</w:t>
      </w:r>
    </w:p>
    <w:p w14:paraId="7080186E" w14:textId="7BA4A7E3" w:rsidR="00C411E4" w:rsidRDefault="00C411E4" w:rsidP="00547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So as to make the mutants generation guided, each encoded mutants is formed after computing the values a field can take in the specified program. The actual mutants are then produced by a converter from the encoded fields from the table above. The mutant generator takes the encoded mutant chromosomes and encoded test cases from mGA and tGA respectively together with the original source code under test. From the encoded mutants, mutation operators and line number of mutation are extracted. The Mutant Generator creates the mutants using the mutation operators and the result of this Generator is mutants in form of MATLAB m-file containing only one fault in each mutant. Each mutant is produced after randomly generating individuals at the initial stage. Crossover and mutation operators are applied to the randomly generated mutants to form children individuals. The generated individuals are then evaluated and the more fit ones are made to transit to the next generation. The crossover operator ensures exchange of content of one field of an individual with the other in a systematic way. The operator is designed to evade invalid individual generation. </w:t>
      </w:r>
    </w:p>
    <w:p w14:paraId="7D361BBC" w14:textId="2C337F80" w:rsidR="00C411E4" w:rsidRDefault="00C411E4" w:rsidP="00246BA4">
      <w:pPr>
        <w:pStyle w:val="Heading2"/>
        <w:numPr>
          <w:ilvl w:val="0"/>
          <w:numId w:val="37"/>
        </w:numPr>
      </w:pPr>
      <w:bookmarkStart w:id="386" w:name="_Toc506718136"/>
      <w:r>
        <w:t>Mutant Program Generation</w:t>
      </w:r>
      <w:bookmarkEnd w:id="386"/>
    </w:p>
    <w:p w14:paraId="0D190BF7" w14:textId="2F016378"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After mutant GA generates the chromosomes representing the genotype of the typical mutant program, there is need to have the phenotypical depiction of the program. A converter program was created that takes the binary representation of the mutant as shown in </w:t>
      </w:r>
      <w:r w:rsidRPr="00844D0C">
        <w:rPr>
          <w:rFonts w:asciiTheme="majorBidi" w:hAnsiTheme="majorBidi" w:cstheme="majorBidi"/>
          <w:sz w:val="24"/>
          <w:szCs w:val="24"/>
        </w:rPr>
        <w:fldChar w:fldCharType="begin"/>
      </w:r>
      <w:r w:rsidRPr="00844D0C">
        <w:rPr>
          <w:rFonts w:asciiTheme="majorBidi" w:hAnsiTheme="majorBidi" w:cstheme="majorBidi"/>
          <w:sz w:val="24"/>
          <w:szCs w:val="24"/>
        </w:rPr>
        <w:instrText xml:space="preserve"> REF _Ref502817402 \h </w:instrText>
      </w:r>
      <w:r w:rsidR="00844D0C" w:rsidRPr="00844D0C">
        <w:rPr>
          <w:rFonts w:asciiTheme="majorBidi" w:hAnsiTheme="majorBidi" w:cstheme="majorBidi"/>
          <w:sz w:val="24"/>
          <w:szCs w:val="24"/>
        </w:rPr>
        <w:instrText xml:space="preserve"> \* MERGEFORMAT </w:instrText>
      </w:r>
      <w:r w:rsidRPr="00844D0C">
        <w:rPr>
          <w:rFonts w:asciiTheme="majorBidi" w:hAnsiTheme="majorBidi" w:cstheme="majorBidi"/>
          <w:sz w:val="24"/>
          <w:szCs w:val="24"/>
        </w:rPr>
      </w:r>
      <w:r w:rsidRPr="00844D0C">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10</w:t>
      </w:r>
      <w:r w:rsidRPr="00844D0C">
        <w:rPr>
          <w:rFonts w:asciiTheme="majorBidi" w:hAnsiTheme="majorBidi" w:cstheme="majorBidi"/>
          <w:sz w:val="24"/>
          <w:szCs w:val="24"/>
        </w:rPr>
        <w:fldChar w:fldCharType="end"/>
      </w:r>
      <w:r>
        <w:rPr>
          <w:rFonts w:asciiTheme="majorBidi" w:hAnsiTheme="majorBidi" w:cstheme="majorBidi"/>
          <w:sz w:val="24"/>
          <w:szCs w:val="24"/>
        </w:rPr>
        <w:t xml:space="preserve">. The chromosome (binary representation) encodes the operator, line number and the choice of operator in each category. The converter takes the chromosome and the original program and decode the chromosome based on the original program. This </w:t>
      </w:r>
      <w:r>
        <w:rPr>
          <w:rFonts w:asciiTheme="majorBidi" w:hAnsiTheme="majorBidi" w:cstheme="majorBidi"/>
          <w:sz w:val="24"/>
          <w:szCs w:val="24"/>
        </w:rPr>
        <w:lastRenderedPageBreak/>
        <w:t xml:space="preserve">generates a mutant program, which is used in the actual execution. </w:t>
      </w:r>
      <w:r w:rsidR="00E04E0D" w:rsidRPr="00844D0C">
        <w:rPr>
          <w:rFonts w:asciiTheme="majorBidi" w:hAnsiTheme="majorBidi" w:cstheme="majorBidi"/>
          <w:sz w:val="24"/>
          <w:szCs w:val="24"/>
        </w:rPr>
        <w:fldChar w:fldCharType="begin"/>
      </w:r>
      <w:r w:rsidR="00E04E0D" w:rsidRPr="00844D0C">
        <w:rPr>
          <w:rFonts w:asciiTheme="majorBidi" w:hAnsiTheme="majorBidi" w:cstheme="majorBidi"/>
          <w:sz w:val="24"/>
          <w:szCs w:val="24"/>
        </w:rPr>
        <w:instrText xml:space="preserve"> REF _Ref502877158 \h </w:instrText>
      </w:r>
      <w:r w:rsidR="00844D0C" w:rsidRPr="00844D0C">
        <w:rPr>
          <w:rFonts w:asciiTheme="majorBidi" w:hAnsiTheme="majorBidi" w:cstheme="majorBidi"/>
          <w:sz w:val="24"/>
          <w:szCs w:val="24"/>
        </w:rPr>
        <w:instrText xml:space="preserve"> \* MERGEFORMAT </w:instrText>
      </w:r>
      <w:r w:rsidR="00E04E0D" w:rsidRPr="00844D0C">
        <w:rPr>
          <w:rFonts w:asciiTheme="majorBidi" w:hAnsiTheme="majorBidi" w:cstheme="majorBidi"/>
          <w:sz w:val="24"/>
          <w:szCs w:val="24"/>
        </w:rPr>
      </w:r>
      <w:r w:rsidR="00E04E0D" w:rsidRPr="00844D0C">
        <w:rPr>
          <w:rFonts w:asciiTheme="majorBidi" w:hAnsiTheme="majorBidi" w:cstheme="majorBidi"/>
          <w:sz w:val="24"/>
          <w:szCs w:val="24"/>
        </w:rPr>
        <w:fldChar w:fldCharType="separate"/>
      </w:r>
      <w:r w:rsidR="001101E6" w:rsidRPr="001101E6">
        <w:rPr>
          <w:i/>
          <w:iCs/>
        </w:rPr>
        <w:t xml:space="preserve">Figure </w:t>
      </w:r>
      <w:r w:rsidR="001101E6" w:rsidRPr="001101E6">
        <w:rPr>
          <w:i/>
          <w:iCs/>
          <w:noProof/>
        </w:rPr>
        <w:t>7</w:t>
      </w:r>
      <w:r w:rsidR="00E04E0D" w:rsidRPr="00844D0C">
        <w:rPr>
          <w:rFonts w:asciiTheme="majorBidi" w:hAnsiTheme="majorBidi" w:cstheme="majorBidi"/>
          <w:sz w:val="24"/>
          <w:szCs w:val="24"/>
        </w:rPr>
        <w:fldChar w:fldCharType="end"/>
      </w:r>
      <w:r w:rsidR="00650523">
        <w:rPr>
          <w:rFonts w:asciiTheme="majorBidi" w:hAnsiTheme="majorBidi" w:cstheme="majorBidi"/>
          <w:sz w:val="24"/>
          <w:szCs w:val="24"/>
        </w:rPr>
        <w:t xml:space="preserve"> </w:t>
      </w:r>
      <w:r>
        <w:rPr>
          <w:rFonts w:asciiTheme="majorBidi" w:hAnsiTheme="majorBidi" w:cstheme="majorBidi"/>
          <w:sz w:val="24"/>
          <w:szCs w:val="24"/>
        </w:rPr>
        <w:t xml:space="preserve">shows the </w:t>
      </w:r>
      <w:r w:rsidR="00E04E0D">
        <w:rPr>
          <w:rFonts w:asciiTheme="majorBidi" w:hAnsiTheme="majorBidi" w:cstheme="majorBidi"/>
          <w:sz w:val="24"/>
          <w:szCs w:val="24"/>
        </w:rPr>
        <w:t>concept in high level.</w:t>
      </w:r>
      <w:r w:rsidR="00E04E0D">
        <w:rPr>
          <w:rStyle w:val="CommentReference"/>
        </w:rPr>
        <w:commentReference w:id="387"/>
      </w:r>
      <w:r>
        <w:rPr>
          <w:rStyle w:val="CommentReference"/>
        </w:rPr>
        <w:commentReference w:id="388"/>
      </w:r>
      <w:r>
        <w:rPr>
          <w:rFonts w:asciiTheme="majorBidi" w:hAnsiTheme="majorBidi" w:cstheme="majorBidi"/>
          <w:sz w:val="24"/>
          <w:szCs w:val="24"/>
        </w:rPr>
        <w:t>The converter decodes the mutant chromosome, extracting the operator (for example, Arithmetic Operator Replacement-AOR), the location where the mutation operator is to be applied and the actual operator to be applied (for example, addition [+]). These are all extracted from the encoded mutant. The converter reads the original file and get a copy of it. After obtaining the mutation operator category, location and the exact operator, the converter applies them to the copy of the original program. This is done by locating the line number of the program copy using the mutation location encoded from the chromosome and apply the exact operator (which belongs to the category specified by the chromosome) and replaces the original operator by the encoded one. This results in a new valid program similar to the original program except the replaced operator. This makes it become a first order mutant of the original program. Both mutant and the original program can then be executed using the same test case to investigate if the test case can kill the mutant. The same sequence of event is repeated for every chromosome in the population. In order to prevent wastage of memory, no two mutants exist at the same time. In other words, only one mutant is available at any particular time during the execution process. The creation of the subsequent mutants is carried out and the file is saved as the previous mutant file name. This makes the execution a bit easier and the memory wastage is avoided. For example, take QuadraticSolver program in Appendix B to illustrate the procedure of how the real mutant is generated. Given a mutant chromosome, which has been decoded to give the mutation operator category as AOR, location as 3 and the actual operator as ‘+’. This makes the line 3 of the original program to be 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930"/>
        <w:gridCol w:w="895"/>
      </w:tblGrid>
      <w:tr w:rsidR="00C411E4" w14:paraId="7162ECEB" w14:textId="77777777" w:rsidTr="003513D4">
        <w:tc>
          <w:tcPr>
            <w:tcW w:w="805" w:type="dxa"/>
            <w:vAlign w:val="center"/>
          </w:tcPr>
          <w:p w14:paraId="14ECA846"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p>
        </w:tc>
        <w:tc>
          <w:tcPr>
            <w:tcW w:w="6930" w:type="dxa"/>
            <w:vAlign w:val="center"/>
          </w:tcPr>
          <w:p w14:paraId="560038FB" w14:textId="77777777" w:rsidR="00C411E4" w:rsidRPr="00BE6F3F" w:rsidRDefault="00C411E4" w:rsidP="003513D4">
            <w:pPr>
              <w:rPr>
                <w:rFonts w:ascii="Courier New" w:hAnsi="Courier New" w:cs="Courier New"/>
              </w:rPr>
            </w:pPr>
            <w:r w:rsidRPr="00BE6F3F">
              <w:rPr>
                <w:rFonts w:ascii="Courier New" w:hAnsi="Courier New" w:cs="Courier New"/>
              </w:rPr>
              <w:t>d = sqrt(b^2-4*a*c);</w:t>
            </w:r>
          </w:p>
        </w:tc>
        <w:tc>
          <w:tcPr>
            <w:tcW w:w="895" w:type="dxa"/>
            <w:vAlign w:val="center"/>
          </w:tcPr>
          <w:p w14:paraId="6196CDD2" w14:textId="51DDA9DC"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r>
              <w:rPr>
                <w:rFonts w:asciiTheme="majorBidi" w:hAnsiTheme="majorBidi" w:cstheme="majorBidi"/>
                <w:sz w:val="24"/>
                <w:szCs w:val="24"/>
              </w:rPr>
              <w:t>(</w:t>
            </w:r>
            <w:r>
              <w:rPr>
                <w:rFonts w:asciiTheme="majorBidi" w:hAnsiTheme="majorBidi" w:cstheme="majorBidi"/>
                <w:sz w:val="24"/>
                <w:szCs w:val="24"/>
              </w:rPr>
              <w:fldChar w:fldCharType="begin"/>
            </w:r>
            <w:r>
              <w:rPr>
                <w:rFonts w:asciiTheme="majorBidi" w:hAnsiTheme="majorBidi" w:cstheme="majorBidi"/>
                <w:sz w:val="24"/>
                <w:szCs w:val="24"/>
              </w:rPr>
              <w:instrText xml:space="preserve"> SEQ Eq \* MERGEFORMAT </w:instrText>
            </w:r>
            <w:r>
              <w:rPr>
                <w:rFonts w:asciiTheme="majorBidi" w:hAnsiTheme="majorBidi" w:cstheme="majorBidi"/>
                <w:sz w:val="24"/>
                <w:szCs w:val="24"/>
              </w:rPr>
              <w:fldChar w:fldCharType="separate"/>
            </w:r>
            <w:r w:rsidR="001101E6">
              <w:rPr>
                <w:rFonts w:asciiTheme="majorBidi" w:hAnsiTheme="majorBidi" w:cstheme="majorBidi"/>
                <w:noProof/>
                <w:sz w:val="24"/>
                <w:szCs w:val="24"/>
              </w:rPr>
              <w:t>16</w:t>
            </w:r>
            <w:r>
              <w:rPr>
                <w:rFonts w:asciiTheme="majorBidi" w:hAnsiTheme="majorBidi" w:cstheme="majorBidi"/>
                <w:sz w:val="24"/>
                <w:szCs w:val="24"/>
              </w:rPr>
              <w:fldChar w:fldCharType="end"/>
            </w:r>
            <w:r>
              <w:rPr>
                <w:rFonts w:asciiTheme="majorBidi" w:hAnsiTheme="majorBidi" w:cstheme="majorBidi"/>
                <w:sz w:val="24"/>
                <w:szCs w:val="24"/>
              </w:rPr>
              <w:t>)</w:t>
            </w:r>
          </w:p>
        </w:tc>
      </w:tr>
    </w:tbl>
    <w:p w14:paraId="7B27E855"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And one of the arithmetic operator (say ‘-‘) in the program line is replaced with the encoded operator, the program statement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930"/>
        <w:gridCol w:w="895"/>
      </w:tblGrid>
      <w:tr w:rsidR="00C411E4" w14:paraId="5226D774" w14:textId="77777777" w:rsidTr="003513D4">
        <w:tc>
          <w:tcPr>
            <w:tcW w:w="805" w:type="dxa"/>
            <w:vAlign w:val="center"/>
          </w:tcPr>
          <w:p w14:paraId="4508F38C"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p>
        </w:tc>
        <w:tc>
          <w:tcPr>
            <w:tcW w:w="6930" w:type="dxa"/>
            <w:vAlign w:val="center"/>
          </w:tcPr>
          <w:p w14:paraId="037426A4" w14:textId="77777777" w:rsidR="00C411E4" w:rsidRPr="00BE6F3F" w:rsidRDefault="00C411E4" w:rsidP="003513D4">
            <w:pPr>
              <w:rPr>
                <w:rFonts w:ascii="Courier New" w:hAnsi="Courier New" w:cs="Courier New"/>
              </w:rPr>
            </w:pPr>
            <w:r>
              <w:rPr>
                <w:rFonts w:ascii="Courier New" w:hAnsi="Courier New" w:cs="Courier New"/>
              </w:rPr>
              <w:t>d = sqrt(b^2+</w:t>
            </w:r>
            <w:r w:rsidRPr="00BE6F3F">
              <w:rPr>
                <w:rFonts w:ascii="Courier New" w:hAnsi="Courier New" w:cs="Courier New"/>
              </w:rPr>
              <w:t>4*a*c);</w:t>
            </w:r>
          </w:p>
        </w:tc>
        <w:tc>
          <w:tcPr>
            <w:tcW w:w="895" w:type="dxa"/>
            <w:vAlign w:val="center"/>
          </w:tcPr>
          <w:p w14:paraId="19FB20D2" w14:textId="4E5B493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r>
              <w:rPr>
                <w:rFonts w:asciiTheme="majorBidi" w:hAnsiTheme="majorBidi" w:cstheme="majorBidi"/>
                <w:sz w:val="24"/>
                <w:szCs w:val="24"/>
              </w:rPr>
              <w:t>(</w:t>
            </w:r>
            <w:r>
              <w:rPr>
                <w:rFonts w:asciiTheme="majorBidi" w:hAnsiTheme="majorBidi" w:cstheme="majorBidi"/>
                <w:sz w:val="24"/>
                <w:szCs w:val="24"/>
              </w:rPr>
              <w:fldChar w:fldCharType="begin"/>
            </w:r>
            <w:r>
              <w:rPr>
                <w:rFonts w:asciiTheme="majorBidi" w:hAnsiTheme="majorBidi" w:cstheme="majorBidi"/>
                <w:sz w:val="24"/>
                <w:szCs w:val="24"/>
              </w:rPr>
              <w:instrText xml:space="preserve"> SEQ Eq \* MERGEFORMAT </w:instrText>
            </w:r>
            <w:r>
              <w:rPr>
                <w:rFonts w:asciiTheme="majorBidi" w:hAnsiTheme="majorBidi" w:cstheme="majorBidi"/>
                <w:sz w:val="24"/>
                <w:szCs w:val="24"/>
              </w:rPr>
              <w:fldChar w:fldCharType="separate"/>
            </w:r>
            <w:r w:rsidR="001101E6">
              <w:rPr>
                <w:rFonts w:asciiTheme="majorBidi" w:hAnsiTheme="majorBidi" w:cstheme="majorBidi"/>
                <w:noProof/>
                <w:sz w:val="24"/>
                <w:szCs w:val="24"/>
              </w:rPr>
              <w:t>17</w:t>
            </w:r>
            <w:r>
              <w:rPr>
                <w:rFonts w:asciiTheme="majorBidi" w:hAnsiTheme="majorBidi" w:cstheme="majorBidi"/>
                <w:sz w:val="24"/>
                <w:szCs w:val="24"/>
              </w:rPr>
              <w:fldChar w:fldCharType="end"/>
            </w:r>
            <w:r>
              <w:rPr>
                <w:rFonts w:asciiTheme="majorBidi" w:hAnsiTheme="majorBidi" w:cstheme="majorBidi"/>
                <w:sz w:val="24"/>
                <w:szCs w:val="24"/>
              </w:rPr>
              <w:t>)</w:t>
            </w:r>
          </w:p>
        </w:tc>
      </w:tr>
    </w:tbl>
    <w:p w14:paraId="37245BB3"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This single modification makes the program to be different from the original one. The mutant GA that generates the mutant has been guided so that it generates only valid chromosomes considering the original program. This means a mutation operator and a location are joined in a single chromosome if only the operator category exists in the line code number represented by the location extracted from the encoded mutant chromosome.</w:t>
      </w:r>
    </w:p>
    <w:p w14:paraId="08DEC4B6" w14:textId="5FDB4B6B" w:rsidR="00C411E4" w:rsidRDefault="00C411E4" w:rsidP="00246BA4">
      <w:pPr>
        <w:pStyle w:val="Heading2"/>
        <w:numPr>
          <w:ilvl w:val="0"/>
          <w:numId w:val="37"/>
        </w:numPr>
      </w:pPr>
      <w:bookmarkStart w:id="389" w:name="_Toc506718137"/>
      <w:r>
        <w:t>Test Case Generation</w:t>
      </w:r>
      <w:bookmarkEnd w:id="389"/>
    </w:p>
    <w:p w14:paraId="127FC348" w14:textId="54B6A4D0" w:rsidR="00C411E4" w:rsidRDefault="00C411E4" w:rsidP="00B17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One of the GAs, tGA, is responsible for the generation of test cases and each chromosome in the population is representing a test case to be used in this experiment, i.e. the execution of programs (original and its mutants). As usual with GA, an initial set of population is generated randomly taking into consideration the format of the individual representation, which is a sequence of binary strings in our case. In subsequent generations, the test cases are guided so that more effective test cases evolve to next generation by selecting the more fit individuals based on the fitness function of the test cases. Therefore, each individual denotes an element in the set of test cases in which its fitness depends on its effectiveness. The individual chromosome is made up of strings of binary digits which is the concatenation of different substrings in which each substring represents the input of the program under test. For example, 1010100001001100101 is a sample of a test case to be generated. If the test case is a combination of three input values, the test case can then be </w:t>
      </w:r>
      <w:r w:rsidR="00B176B9">
        <w:rPr>
          <w:rFonts w:asciiTheme="majorBidi" w:hAnsiTheme="majorBidi" w:cstheme="majorBidi"/>
          <w:sz w:val="24"/>
          <w:szCs w:val="24"/>
        </w:rPr>
        <w:t>represented as follows:</w:t>
      </w:r>
    </w:p>
    <w:p w14:paraId="1D4B8585" w14:textId="28D0E3A8" w:rsidR="00B176B9" w:rsidRDefault="00184D09" w:rsidP="00B17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671552" behindDoc="0" locked="0" layoutInCell="1" allowOverlap="1" wp14:anchorId="70143A2B" wp14:editId="369D0140">
                <wp:simplePos x="0" y="0"/>
                <wp:positionH relativeFrom="column">
                  <wp:posOffset>1781175</wp:posOffset>
                </wp:positionH>
                <wp:positionV relativeFrom="paragraph">
                  <wp:posOffset>400050</wp:posOffset>
                </wp:positionV>
                <wp:extent cx="2390775" cy="635"/>
                <wp:effectExtent l="0" t="0" r="9525" b="0"/>
                <wp:wrapSquare wrapText="bothSides"/>
                <wp:docPr id="3" name="Text Box 3"/>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2AFB6BC" w14:textId="50CB4C50" w:rsidR="00794BE2" w:rsidRPr="007C6CEC" w:rsidRDefault="00794BE2" w:rsidP="00551A0F">
                            <w:pPr>
                              <w:pStyle w:val="Caption"/>
                              <w:rPr>
                                <w:b/>
                                <w:bCs/>
                                <w:noProof/>
                                <w:rPrChange w:id="390" w:author="H. B. Adeyemo" w:date="2018-02-18T04:59:00Z">
                                  <w:rPr>
                                    <w:noProof/>
                                  </w:rPr>
                                </w:rPrChange>
                              </w:rPr>
                            </w:pPr>
                            <w:r w:rsidRPr="00551A0F">
                              <w:rPr>
                                <w:b/>
                                <w:bCs/>
                                <w:i w:val="0"/>
                                <w:iCs w:val="0"/>
                                <w:color w:val="auto"/>
                              </w:rPr>
                              <w:t xml:space="preserve">Figure </w:t>
                            </w:r>
                            <w:r w:rsidRPr="00551A0F">
                              <w:rPr>
                                <w:b/>
                                <w:bCs/>
                                <w:i w:val="0"/>
                                <w:iCs w:val="0"/>
                                <w:color w:val="auto"/>
                              </w:rPr>
                              <w:fldChar w:fldCharType="begin"/>
                            </w:r>
                            <w:r w:rsidRPr="00551A0F">
                              <w:rPr>
                                <w:b/>
                                <w:bCs/>
                                <w:i w:val="0"/>
                                <w:iCs w:val="0"/>
                                <w:color w:val="auto"/>
                              </w:rPr>
                              <w:instrText xml:space="preserve"> SEQ Figure \* ARABIC </w:instrText>
                            </w:r>
                            <w:r w:rsidRPr="00551A0F">
                              <w:rPr>
                                <w:b/>
                                <w:bCs/>
                                <w:i w:val="0"/>
                                <w:iCs w:val="0"/>
                                <w:color w:val="auto"/>
                              </w:rPr>
                              <w:fldChar w:fldCharType="separate"/>
                            </w:r>
                            <w:r w:rsidR="001101E6">
                              <w:rPr>
                                <w:b/>
                                <w:bCs/>
                                <w:i w:val="0"/>
                                <w:iCs w:val="0"/>
                                <w:noProof/>
                                <w:color w:val="auto"/>
                              </w:rPr>
                              <w:t>11</w:t>
                            </w:r>
                            <w:r w:rsidRPr="00551A0F">
                              <w:rPr>
                                <w:b/>
                                <w:bCs/>
                                <w:i w:val="0"/>
                                <w:iCs w:val="0"/>
                                <w:color w:val="auto"/>
                              </w:rPr>
                              <w:fldChar w:fldCharType="end"/>
                            </w:r>
                            <w:r w:rsidRPr="00551A0F">
                              <w:rPr>
                                <w:b/>
                                <w:bCs/>
                                <w:i w:val="0"/>
                                <w:iCs w:val="0"/>
                                <w:color w:val="auto"/>
                              </w:rPr>
                              <w:t>:Representation of test chromosome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143A2B" id="Text Box 3" o:spid="_x0000_s1046" type="#_x0000_t202" style="position:absolute;left:0;text-align:left;margin-left:140.25pt;margin-top:31.5pt;width:188.2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" stroked="f">
                <v:textbox style="mso-fit-shape-to-text:t" inset="0,0,0,0">
                  <w:txbxContent>
                    <w:p w14:paraId="42AFB6BC" w14:textId="50CB4C50" w:rsidR="00794BE2" w:rsidRPr="007C6CEC" w:rsidRDefault="00794BE2" w:rsidP="00551A0F">
                      <w:pPr>
                        <w:pStyle w:val="Caption"/>
                        <w:rPr>
                          <w:b/>
                          <w:bCs/>
                          <w:noProof/>
                          <w:rPrChange w:id="391" w:author="H. B. Adeyemo" w:date="2018-02-18T04:59:00Z">
                            <w:rPr>
                              <w:noProof/>
                            </w:rPr>
                          </w:rPrChange>
                        </w:rPr>
                      </w:pPr>
                      <w:r w:rsidRPr="00551A0F">
                        <w:rPr>
                          <w:b/>
                          <w:bCs/>
                          <w:i w:val="0"/>
                          <w:iCs w:val="0"/>
                          <w:color w:val="auto"/>
                        </w:rPr>
                        <w:t xml:space="preserve">Figure </w:t>
                      </w:r>
                      <w:r w:rsidRPr="00551A0F">
                        <w:rPr>
                          <w:b/>
                          <w:bCs/>
                          <w:i w:val="0"/>
                          <w:iCs w:val="0"/>
                          <w:color w:val="auto"/>
                        </w:rPr>
                        <w:fldChar w:fldCharType="begin"/>
                      </w:r>
                      <w:r w:rsidRPr="00551A0F">
                        <w:rPr>
                          <w:b/>
                          <w:bCs/>
                          <w:i w:val="0"/>
                          <w:iCs w:val="0"/>
                          <w:color w:val="auto"/>
                        </w:rPr>
                        <w:instrText xml:space="preserve"> SEQ Figure \* ARABIC </w:instrText>
                      </w:r>
                      <w:r w:rsidRPr="00551A0F">
                        <w:rPr>
                          <w:b/>
                          <w:bCs/>
                          <w:i w:val="0"/>
                          <w:iCs w:val="0"/>
                          <w:color w:val="auto"/>
                        </w:rPr>
                        <w:fldChar w:fldCharType="separate"/>
                      </w:r>
                      <w:r w:rsidR="001101E6">
                        <w:rPr>
                          <w:b/>
                          <w:bCs/>
                          <w:i w:val="0"/>
                          <w:iCs w:val="0"/>
                          <w:noProof/>
                          <w:color w:val="auto"/>
                        </w:rPr>
                        <w:t>11</w:t>
                      </w:r>
                      <w:r w:rsidRPr="00551A0F">
                        <w:rPr>
                          <w:b/>
                          <w:bCs/>
                          <w:i w:val="0"/>
                          <w:iCs w:val="0"/>
                          <w:color w:val="auto"/>
                        </w:rPr>
                        <w:fldChar w:fldCharType="end"/>
                      </w:r>
                      <w:r w:rsidRPr="00551A0F">
                        <w:rPr>
                          <w:b/>
                          <w:bCs/>
                          <w:i w:val="0"/>
                          <w:iCs w:val="0"/>
                          <w:color w:val="auto"/>
                        </w:rPr>
                        <w:t>:Representation of test chromosome</w:t>
                      </w:r>
                    </w:p>
                  </w:txbxContent>
                </v:textbox>
                <w10:wrap type="square"/>
              </v:shape>
            </w:pict>
          </mc:Fallback>
        </mc:AlternateContent>
      </w:r>
      <w:r w:rsidR="001E5981">
        <w:rPr>
          <w:noProof/>
        </w:rPr>
        <mc:AlternateContent>
          <mc:Choice Requires="wpg">
            <w:drawing>
              <wp:anchor distT="0" distB="0" distL="114300" distR="114300" simplePos="0" relativeHeight="251669504" behindDoc="0" locked="0" layoutInCell="1" allowOverlap="1" wp14:anchorId="1D9945AD" wp14:editId="266528F6">
                <wp:simplePos x="0" y="0"/>
                <wp:positionH relativeFrom="column">
                  <wp:posOffset>2114550</wp:posOffset>
                </wp:positionH>
                <wp:positionV relativeFrom="paragraph">
                  <wp:posOffset>37465</wp:posOffset>
                </wp:positionV>
                <wp:extent cx="1743075" cy="304800"/>
                <wp:effectExtent l="0" t="0" r="28575" b="19050"/>
                <wp:wrapSquare wrapText="bothSides"/>
                <wp:docPr id="11"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43075" cy="304800"/>
                          <a:chOff x="0" y="0"/>
                          <a:chExt cx="1743075" cy="304800"/>
                        </a:xfrm>
                      </wpg:grpSpPr>
                      <wps:wsp>
                        <wps:cNvPr id="20" name="Text Box 23"/>
                        <wps:cNvSpPr txBox="1"/>
                        <wps:spPr>
                          <a:xfrm>
                            <a:off x="0" y="0"/>
                            <a:ext cx="1743075" cy="304800"/>
                          </a:xfrm>
                          <a:prstGeom prst="rect">
                            <a:avLst/>
                          </a:prstGeom>
                          <a:solidFill>
                            <a:schemeClr val="lt1"/>
                          </a:solidFill>
                          <a:ln w="6350">
                            <a:solidFill>
                              <a:prstClr val="black"/>
                            </a:solidFill>
                          </a:ln>
                        </wps:spPr>
                        <wps:txbx>
                          <w:txbxContent>
                            <w:p w14:paraId="5BA47973" w14:textId="77777777" w:rsidR="00794BE2" w:rsidRDefault="00794BE2" w:rsidP="00B176B9">
                              <w:permStart w:id="1409745564" w:edGrp="everyone"/>
                              <w:r>
                                <w:t>Input 1     Input 2     Input 3</w:t>
                              </w:r>
                              <w:permEnd w:id="140974556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Straight Connector 24"/>
                        <wps:cNvCnPr/>
                        <wps:spPr>
                          <a:xfrm>
                            <a:off x="581025" y="0"/>
                            <a:ext cx="0" cy="304800"/>
                          </a:xfrm>
                          <a:prstGeom prst="line">
                            <a:avLst/>
                          </a:prstGeom>
                          <a:ln/>
                        </wps:spPr>
                        <wps:style>
                          <a:lnRef idx="1">
                            <a:schemeClr val="dk1"/>
                          </a:lnRef>
                          <a:fillRef idx="0">
                            <a:schemeClr val="dk1"/>
                          </a:fillRef>
                          <a:effectRef idx="0">
                            <a:schemeClr val="dk1"/>
                          </a:effectRef>
                          <a:fontRef idx="minor">
                            <a:schemeClr val="tx1"/>
                          </a:fontRef>
                        </wps:style>
                        <wps:bodyPr/>
                      </wps:wsp>
                      <wps:wsp>
                        <wps:cNvPr id="31" name="Straight Connector 25"/>
                        <wps:cNvCnPr/>
                        <wps:spPr>
                          <a:xfrm>
                            <a:off x="1133475" y="0"/>
                            <a:ext cx="0" cy="304800"/>
                          </a:xfrm>
                          <a:prstGeom prst="line">
                            <a:avLst/>
                          </a:prstGeom>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D9945AD" id="Group 26" o:spid="_x0000_s1047" style="position:absolute;left:0;text-align:left;margin-left:166.5pt;margin-top:2.95pt;width:137.25pt;height:24pt;z-index:251669504" coordsize="17430,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">
                <v:shape id="Text Box 23" o:spid="_x0000_s1048" type="#_x0000_t202" style="position:absolute;width:1743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" fillcolor="white [3201]" strokeweight=".5pt">
                  <v:textbox>
                    <w:txbxContent>
                      <w:p w14:paraId="5BA47973" w14:textId="77777777" w:rsidR="00794BE2" w:rsidRDefault="00794BE2" w:rsidP="00B176B9">
                        <w:permStart w:id="1409745564" w:edGrp="everyone"/>
                        <w:r>
                          <w:t>Input 1     Input 2     Input 3</w:t>
                        </w:r>
                        <w:permEnd w:id="1409745564"/>
                      </w:p>
                    </w:txbxContent>
                  </v:textbox>
                </v:shape>
                <v:line id="Straight Connector 24" o:spid="_x0000_s1049" style="position:absolute;visibility:visible;mso-wrap-style:square" from="5810,0" to="5810,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" strokecolor="black [3200]" strokeweight=".5pt">
                  <v:stroke joinstyle="miter"/>
                </v:line>
                <v:line id="Straight Connector 25" o:spid="_x0000_s1050" style="position:absolute;visibility:visible;mso-wrap-style:square" from="11334,0" to="11334,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" strokecolor="black [3200]" strokeweight=".5pt">
                  <v:stroke joinstyle="miter"/>
                </v:line>
                <w10:wrap type="square"/>
              </v:group>
            </w:pict>
          </mc:Fallback>
        </mc:AlternateContent>
      </w:r>
    </w:p>
    <w:p w14:paraId="4A734EDD" w14:textId="0550E319"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44A5467B"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This means each input value is a string of binary digits, so joining them together forms the chromosome. After generating the individual chromosomes, they are analyzed by decoding them in order to obtain the values of each input. The chromosome represented above can be decoded as </w:t>
      </w:r>
      <w:r w:rsidRPr="00134B05">
        <w:rPr>
          <w:rFonts w:asciiTheme="majorBidi" w:hAnsiTheme="majorBidi" w:cstheme="majorBidi"/>
          <w:b/>
          <w:bCs/>
          <w:sz w:val="24"/>
          <w:szCs w:val="24"/>
        </w:rPr>
        <w:t xml:space="preserve">101010 </w:t>
      </w:r>
      <w:r>
        <w:rPr>
          <w:rFonts w:asciiTheme="majorBidi" w:hAnsiTheme="majorBidi" w:cstheme="majorBidi"/>
          <w:b/>
          <w:bCs/>
          <w:sz w:val="24"/>
          <w:szCs w:val="24"/>
        </w:rPr>
        <w:t xml:space="preserve"> 0</w:t>
      </w:r>
      <w:r w:rsidRPr="00134B05">
        <w:rPr>
          <w:rFonts w:asciiTheme="majorBidi" w:hAnsiTheme="majorBidi" w:cstheme="majorBidi"/>
          <w:b/>
          <w:bCs/>
          <w:sz w:val="24"/>
          <w:szCs w:val="24"/>
        </w:rPr>
        <w:t xml:space="preserve">001001 </w:t>
      </w:r>
      <w:r>
        <w:rPr>
          <w:rFonts w:asciiTheme="majorBidi" w:hAnsiTheme="majorBidi" w:cstheme="majorBidi"/>
          <w:b/>
          <w:bCs/>
          <w:sz w:val="24"/>
          <w:szCs w:val="24"/>
        </w:rPr>
        <w:t xml:space="preserve"> </w:t>
      </w:r>
      <w:r w:rsidRPr="00134B05">
        <w:rPr>
          <w:rFonts w:asciiTheme="majorBidi" w:hAnsiTheme="majorBidi" w:cstheme="majorBidi"/>
          <w:b/>
          <w:bCs/>
          <w:sz w:val="24"/>
          <w:szCs w:val="24"/>
        </w:rPr>
        <w:t>100101</w:t>
      </w:r>
      <w:r>
        <w:rPr>
          <w:rFonts w:asciiTheme="majorBidi" w:hAnsiTheme="majorBidi" w:cstheme="majorBidi"/>
          <w:b/>
          <w:bCs/>
          <w:sz w:val="24"/>
          <w:szCs w:val="24"/>
        </w:rPr>
        <w:t xml:space="preserve"> </w:t>
      </w:r>
      <w:r w:rsidRPr="00134B05">
        <w:rPr>
          <w:rFonts w:asciiTheme="majorBidi" w:hAnsiTheme="majorBidi" w:cstheme="majorBidi"/>
          <w:sz w:val="24"/>
          <w:szCs w:val="24"/>
        </w:rPr>
        <w:t>so that</w:t>
      </w:r>
      <w:r>
        <w:rPr>
          <w:rFonts w:asciiTheme="majorBidi" w:hAnsiTheme="majorBidi" w:cstheme="majorBidi"/>
          <w:b/>
          <w:bCs/>
          <w:sz w:val="24"/>
          <w:szCs w:val="24"/>
        </w:rPr>
        <w:t xml:space="preserve"> 101010 </w:t>
      </w:r>
      <w:r>
        <w:rPr>
          <w:rFonts w:asciiTheme="majorBidi" w:hAnsiTheme="majorBidi" w:cstheme="majorBidi"/>
          <w:sz w:val="24"/>
          <w:szCs w:val="24"/>
        </w:rPr>
        <w:t>is the input 1 while</w:t>
      </w:r>
      <w:r>
        <w:rPr>
          <w:rFonts w:asciiTheme="majorBidi" w:hAnsiTheme="majorBidi" w:cstheme="majorBidi"/>
          <w:b/>
          <w:bCs/>
          <w:sz w:val="24"/>
          <w:szCs w:val="24"/>
        </w:rPr>
        <w:t xml:space="preserve"> 0001001 </w:t>
      </w:r>
      <w:r>
        <w:rPr>
          <w:rFonts w:asciiTheme="majorBidi" w:hAnsiTheme="majorBidi" w:cstheme="majorBidi"/>
          <w:sz w:val="24"/>
          <w:szCs w:val="24"/>
        </w:rPr>
        <w:t>is the input 2 and</w:t>
      </w:r>
      <w:r>
        <w:rPr>
          <w:rFonts w:asciiTheme="majorBidi" w:hAnsiTheme="majorBidi" w:cstheme="majorBidi"/>
          <w:b/>
          <w:bCs/>
          <w:sz w:val="24"/>
          <w:szCs w:val="24"/>
        </w:rPr>
        <w:t xml:space="preserve"> 100101 </w:t>
      </w:r>
      <w:r>
        <w:rPr>
          <w:rFonts w:asciiTheme="majorBidi" w:hAnsiTheme="majorBidi" w:cstheme="majorBidi"/>
          <w:sz w:val="24"/>
          <w:szCs w:val="24"/>
        </w:rPr>
        <w:t>is the input 3. The first bit of each input is the sign of the input while the remaining bits are used to form natural numbers. The input value is positive if the first bit is 1 and negative if it is zero (0). The above input can be decoded as follows:</w:t>
      </w:r>
    </w:p>
    <w:p w14:paraId="138DC07E"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4"/>
          <w:szCs w:val="24"/>
        </w:rPr>
      </w:pPr>
      <w:r>
        <w:rPr>
          <w:rFonts w:asciiTheme="majorBidi" w:hAnsiTheme="majorBidi" w:cstheme="majorBidi"/>
          <w:b/>
          <w:bCs/>
          <w:sz w:val="24"/>
          <w:szCs w:val="24"/>
        </w:rPr>
        <w:t xml:space="preserve">Input 1: </w:t>
      </w:r>
      <w:r>
        <w:rPr>
          <w:rFonts w:asciiTheme="majorBidi" w:hAnsiTheme="majorBidi" w:cstheme="majorBidi"/>
          <w:b/>
          <w:bCs/>
          <w:sz w:val="24"/>
          <w:szCs w:val="24"/>
        </w:rPr>
        <w:tab/>
      </w:r>
      <w:r w:rsidRPr="00134B05">
        <w:rPr>
          <w:rFonts w:asciiTheme="majorBidi" w:hAnsiTheme="majorBidi" w:cstheme="majorBidi"/>
          <w:b/>
          <w:bCs/>
          <w:sz w:val="24"/>
          <w:szCs w:val="24"/>
        </w:rPr>
        <w:t xml:space="preserve">101010 </w:t>
      </w:r>
      <w:r>
        <w:rPr>
          <w:rFonts w:asciiTheme="majorBidi" w:hAnsiTheme="majorBidi" w:cstheme="majorBidi"/>
          <w:b/>
          <w:bCs/>
          <w:sz w:val="24"/>
          <w:szCs w:val="24"/>
        </w:rPr>
        <w:t xml:space="preserve"> </w:t>
      </w:r>
      <w:r>
        <w:rPr>
          <w:rFonts w:asciiTheme="majorBidi" w:hAnsiTheme="majorBidi" w:cstheme="majorBidi"/>
          <w:b/>
          <w:bCs/>
          <w:sz w:val="24"/>
          <w:szCs w:val="24"/>
        </w:rPr>
        <w:tab/>
      </w:r>
      <w:r w:rsidRPr="00C559FF">
        <w:rPr>
          <w:rFonts w:asciiTheme="majorBidi" w:hAnsiTheme="majorBidi" w:cstheme="majorBidi"/>
          <w:b/>
          <w:bCs/>
          <w:sz w:val="24"/>
          <w:szCs w:val="24"/>
        </w:rPr>
        <w:sym w:font="Wingdings" w:char="F0E0"/>
      </w:r>
      <w:r>
        <w:rPr>
          <w:rFonts w:asciiTheme="majorBidi" w:hAnsiTheme="majorBidi" w:cstheme="majorBidi"/>
          <w:b/>
          <w:bCs/>
          <w:sz w:val="24"/>
          <w:szCs w:val="24"/>
        </w:rPr>
        <w:tab/>
      </w:r>
      <w:r w:rsidRPr="00134B05">
        <w:rPr>
          <w:rFonts w:asciiTheme="majorBidi" w:hAnsiTheme="majorBidi" w:cstheme="majorBidi"/>
          <w:b/>
          <w:bCs/>
          <w:sz w:val="24"/>
          <w:szCs w:val="24"/>
        </w:rPr>
        <w:t>1</w:t>
      </w:r>
      <w:r>
        <w:rPr>
          <w:rFonts w:asciiTheme="majorBidi" w:hAnsiTheme="majorBidi" w:cstheme="majorBidi"/>
          <w:b/>
          <w:bCs/>
          <w:sz w:val="24"/>
          <w:szCs w:val="24"/>
        </w:rPr>
        <w:tab/>
      </w:r>
      <w:r w:rsidRPr="00134B05">
        <w:rPr>
          <w:rFonts w:asciiTheme="majorBidi" w:hAnsiTheme="majorBidi" w:cstheme="majorBidi"/>
          <w:b/>
          <w:bCs/>
          <w:sz w:val="24"/>
          <w:szCs w:val="24"/>
        </w:rPr>
        <w:t xml:space="preserve">01010 </w:t>
      </w:r>
      <w:r>
        <w:rPr>
          <w:rFonts w:asciiTheme="majorBidi" w:hAnsiTheme="majorBidi" w:cstheme="majorBidi"/>
          <w:b/>
          <w:bCs/>
          <w:sz w:val="24"/>
          <w:szCs w:val="24"/>
        </w:rPr>
        <w:t xml:space="preserve">  </w:t>
      </w:r>
      <w:r w:rsidRPr="00C559FF">
        <w:rPr>
          <w:rFonts w:asciiTheme="majorBidi" w:hAnsiTheme="majorBidi" w:cstheme="majorBidi"/>
          <w:b/>
          <w:bCs/>
          <w:sz w:val="24"/>
          <w:szCs w:val="24"/>
        </w:rPr>
        <w:sym w:font="Wingdings" w:char="F0E0"/>
      </w:r>
      <w:r>
        <w:rPr>
          <w:rFonts w:asciiTheme="majorBidi" w:hAnsiTheme="majorBidi" w:cstheme="majorBidi"/>
          <w:b/>
          <w:bCs/>
          <w:sz w:val="24"/>
          <w:szCs w:val="24"/>
        </w:rPr>
        <w:tab/>
        <w:t>+11</w:t>
      </w:r>
    </w:p>
    <w:p w14:paraId="401E5327"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4"/>
          <w:szCs w:val="24"/>
        </w:rPr>
      </w:pPr>
      <w:r>
        <w:rPr>
          <w:rFonts w:asciiTheme="majorBidi" w:hAnsiTheme="majorBidi" w:cstheme="majorBidi"/>
          <w:b/>
          <w:bCs/>
          <w:sz w:val="24"/>
          <w:szCs w:val="24"/>
        </w:rPr>
        <w:t>Input 2:</w:t>
      </w:r>
      <w:r>
        <w:rPr>
          <w:rFonts w:asciiTheme="majorBidi" w:hAnsiTheme="majorBidi" w:cstheme="majorBidi"/>
          <w:b/>
          <w:bCs/>
          <w:sz w:val="24"/>
          <w:szCs w:val="24"/>
        </w:rPr>
        <w:tab/>
        <w:t>0</w:t>
      </w:r>
      <w:r w:rsidRPr="00134B05">
        <w:rPr>
          <w:rFonts w:asciiTheme="majorBidi" w:hAnsiTheme="majorBidi" w:cstheme="majorBidi"/>
          <w:b/>
          <w:bCs/>
          <w:sz w:val="24"/>
          <w:szCs w:val="24"/>
        </w:rPr>
        <w:t>001001</w:t>
      </w:r>
      <w:r>
        <w:rPr>
          <w:rFonts w:asciiTheme="majorBidi" w:hAnsiTheme="majorBidi" w:cstheme="majorBidi"/>
          <w:b/>
          <w:bCs/>
          <w:sz w:val="24"/>
          <w:szCs w:val="24"/>
        </w:rPr>
        <w:t xml:space="preserve">  </w:t>
      </w:r>
      <w:r w:rsidRPr="00C559FF">
        <w:rPr>
          <w:rFonts w:asciiTheme="majorBidi" w:hAnsiTheme="majorBidi" w:cstheme="majorBidi"/>
          <w:b/>
          <w:bCs/>
          <w:sz w:val="24"/>
          <w:szCs w:val="24"/>
        </w:rPr>
        <w:sym w:font="Wingdings" w:char="F0E0"/>
      </w:r>
      <w:r>
        <w:rPr>
          <w:rFonts w:asciiTheme="majorBidi" w:hAnsiTheme="majorBidi" w:cstheme="majorBidi"/>
          <w:b/>
          <w:bCs/>
          <w:sz w:val="24"/>
          <w:szCs w:val="24"/>
        </w:rPr>
        <w:tab/>
        <w:t>0</w:t>
      </w:r>
      <w:r>
        <w:rPr>
          <w:rFonts w:asciiTheme="majorBidi" w:hAnsiTheme="majorBidi" w:cstheme="majorBidi"/>
          <w:b/>
          <w:bCs/>
          <w:sz w:val="24"/>
          <w:szCs w:val="24"/>
        </w:rPr>
        <w:tab/>
      </w:r>
      <w:r w:rsidRPr="00134B05">
        <w:rPr>
          <w:rFonts w:asciiTheme="majorBidi" w:hAnsiTheme="majorBidi" w:cstheme="majorBidi"/>
          <w:b/>
          <w:bCs/>
          <w:sz w:val="24"/>
          <w:szCs w:val="24"/>
        </w:rPr>
        <w:t xml:space="preserve">001001 </w:t>
      </w:r>
      <w:r>
        <w:rPr>
          <w:rFonts w:asciiTheme="majorBidi" w:hAnsiTheme="majorBidi" w:cstheme="majorBidi"/>
          <w:b/>
          <w:bCs/>
          <w:sz w:val="24"/>
          <w:szCs w:val="24"/>
        </w:rPr>
        <w:t xml:space="preserve"> </w:t>
      </w:r>
      <w:r w:rsidRPr="00C559FF">
        <w:rPr>
          <w:rFonts w:asciiTheme="majorBidi" w:hAnsiTheme="majorBidi" w:cstheme="majorBidi"/>
          <w:b/>
          <w:bCs/>
          <w:sz w:val="24"/>
          <w:szCs w:val="24"/>
        </w:rPr>
        <w:sym w:font="Wingdings" w:char="F0E0"/>
      </w:r>
      <w:r>
        <w:rPr>
          <w:rFonts w:asciiTheme="majorBidi" w:hAnsiTheme="majorBidi" w:cstheme="majorBidi"/>
          <w:b/>
          <w:bCs/>
          <w:sz w:val="24"/>
          <w:szCs w:val="24"/>
        </w:rPr>
        <w:tab/>
        <w:t>-10</w:t>
      </w:r>
    </w:p>
    <w:p w14:paraId="6668CD8A"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4"/>
          <w:szCs w:val="24"/>
        </w:rPr>
      </w:pPr>
      <w:r>
        <w:rPr>
          <w:rFonts w:asciiTheme="majorBidi" w:hAnsiTheme="majorBidi" w:cstheme="majorBidi"/>
          <w:b/>
          <w:bCs/>
          <w:sz w:val="24"/>
          <w:szCs w:val="24"/>
        </w:rPr>
        <w:t>Input 3:</w:t>
      </w:r>
      <w:r>
        <w:rPr>
          <w:rFonts w:asciiTheme="majorBidi" w:hAnsiTheme="majorBidi" w:cstheme="majorBidi"/>
          <w:b/>
          <w:bCs/>
          <w:sz w:val="24"/>
          <w:szCs w:val="24"/>
        </w:rPr>
        <w:tab/>
      </w:r>
      <w:r w:rsidRPr="00134B05">
        <w:rPr>
          <w:rFonts w:asciiTheme="majorBidi" w:hAnsiTheme="majorBidi" w:cstheme="majorBidi"/>
          <w:b/>
          <w:bCs/>
          <w:sz w:val="24"/>
          <w:szCs w:val="24"/>
        </w:rPr>
        <w:t>100101</w:t>
      </w:r>
      <w:r>
        <w:rPr>
          <w:rFonts w:asciiTheme="majorBidi" w:hAnsiTheme="majorBidi" w:cstheme="majorBidi"/>
          <w:b/>
          <w:bCs/>
          <w:sz w:val="24"/>
          <w:szCs w:val="24"/>
        </w:rPr>
        <w:t xml:space="preserve">  </w:t>
      </w:r>
      <w:r w:rsidRPr="00C559FF">
        <w:rPr>
          <w:rFonts w:asciiTheme="majorBidi" w:hAnsiTheme="majorBidi" w:cstheme="majorBidi"/>
          <w:b/>
          <w:bCs/>
          <w:sz w:val="24"/>
          <w:szCs w:val="24"/>
        </w:rPr>
        <w:sym w:font="Wingdings" w:char="F0E0"/>
      </w:r>
      <w:r>
        <w:rPr>
          <w:rFonts w:asciiTheme="majorBidi" w:hAnsiTheme="majorBidi" w:cstheme="majorBidi"/>
          <w:b/>
          <w:bCs/>
          <w:sz w:val="24"/>
          <w:szCs w:val="24"/>
        </w:rPr>
        <w:tab/>
      </w:r>
      <w:r w:rsidRPr="00134B05">
        <w:rPr>
          <w:rFonts w:asciiTheme="majorBidi" w:hAnsiTheme="majorBidi" w:cstheme="majorBidi"/>
          <w:b/>
          <w:bCs/>
          <w:sz w:val="24"/>
          <w:szCs w:val="24"/>
        </w:rPr>
        <w:t>1</w:t>
      </w:r>
      <w:r>
        <w:rPr>
          <w:rFonts w:asciiTheme="majorBidi" w:hAnsiTheme="majorBidi" w:cstheme="majorBidi"/>
          <w:b/>
          <w:bCs/>
          <w:sz w:val="24"/>
          <w:szCs w:val="24"/>
        </w:rPr>
        <w:tab/>
      </w:r>
      <w:r w:rsidRPr="00134B05">
        <w:rPr>
          <w:rFonts w:asciiTheme="majorBidi" w:hAnsiTheme="majorBidi" w:cstheme="majorBidi"/>
          <w:b/>
          <w:bCs/>
          <w:sz w:val="24"/>
          <w:szCs w:val="24"/>
        </w:rPr>
        <w:t>00101</w:t>
      </w:r>
      <w:r>
        <w:rPr>
          <w:rFonts w:asciiTheme="majorBidi" w:hAnsiTheme="majorBidi" w:cstheme="majorBidi"/>
          <w:b/>
          <w:bCs/>
          <w:sz w:val="24"/>
          <w:szCs w:val="24"/>
        </w:rPr>
        <w:tab/>
      </w:r>
      <w:r w:rsidRPr="00C559FF">
        <w:rPr>
          <w:rFonts w:asciiTheme="majorBidi" w:hAnsiTheme="majorBidi" w:cstheme="majorBidi"/>
          <w:b/>
          <w:bCs/>
          <w:sz w:val="24"/>
          <w:szCs w:val="24"/>
        </w:rPr>
        <w:sym w:font="Wingdings" w:char="F0E0"/>
      </w:r>
      <w:r>
        <w:rPr>
          <w:rFonts w:asciiTheme="majorBidi" w:hAnsiTheme="majorBidi" w:cstheme="majorBidi"/>
          <w:b/>
          <w:bCs/>
          <w:sz w:val="24"/>
          <w:szCs w:val="24"/>
        </w:rPr>
        <w:tab/>
        <w:t xml:space="preserve">  +6</w:t>
      </w:r>
    </w:p>
    <w:p w14:paraId="5DA2272F"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test case represented by the chromosome above is phenotypically depicted as (11, -10, 6).</w:t>
      </w:r>
    </w:p>
    <w:p w14:paraId="465C8FE0" w14:textId="45A1CF0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6808572B" w14:textId="77777777" w:rsidR="00C411E4" w:rsidRPr="00914D02" w:rsidRDefault="00C411E4" w:rsidP="00246BA4">
      <w:pPr>
        <w:pStyle w:val="Heading2"/>
        <w:numPr>
          <w:ilvl w:val="0"/>
          <w:numId w:val="37"/>
        </w:numPr>
      </w:pPr>
      <w:bookmarkStart w:id="392" w:name="_Toc506718138"/>
      <w:r w:rsidRPr="00914D02">
        <w:t>Selecting The GA Parameters</w:t>
      </w:r>
      <w:bookmarkEnd w:id="392"/>
    </w:p>
    <w:p w14:paraId="230501D0" w14:textId="6DE9C1F2" w:rsidR="00C411E4" w:rsidRDefault="00C411E4" w:rsidP="00CE0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Every experiment on GA </w:t>
      </w:r>
      <w:r w:rsidRPr="00F734FA">
        <w:rPr>
          <w:rFonts w:asciiTheme="majorBidi" w:hAnsiTheme="majorBidi" w:cstheme="majorBidi"/>
          <w:sz w:val="24"/>
          <w:szCs w:val="24"/>
        </w:rPr>
        <w:t xml:space="preserve">conducted </w:t>
      </w:r>
      <w:r>
        <w:rPr>
          <w:rFonts w:asciiTheme="majorBidi" w:hAnsiTheme="majorBidi" w:cstheme="majorBidi"/>
          <w:sz w:val="24"/>
          <w:szCs w:val="24"/>
        </w:rPr>
        <w:t xml:space="preserve">is by selecting </w:t>
      </w:r>
      <w:r w:rsidRPr="00F734FA">
        <w:rPr>
          <w:rFonts w:asciiTheme="majorBidi" w:hAnsiTheme="majorBidi" w:cstheme="majorBidi"/>
          <w:sz w:val="24"/>
          <w:szCs w:val="24"/>
        </w:rPr>
        <w:t xml:space="preserve">parameters of </w:t>
      </w:r>
      <w:r>
        <w:rPr>
          <w:rFonts w:asciiTheme="majorBidi" w:hAnsiTheme="majorBidi" w:cstheme="majorBidi"/>
          <w:sz w:val="24"/>
          <w:szCs w:val="24"/>
        </w:rPr>
        <w:t xml:space="preserve">the </w:t>
      </w:r>
      <w:r w:rsidRPr="00F734FA">
        <w:rPr>
          <w:rFonts w:asciiTheme="majorBidi" w:hAnsiTheme="majorBidi" w:cstheme="majorBidi"/>
          <w:sz w:val="24"/>
          <w:szCs w:val="24"/>
        </w:rPr>
        <w:t xml:space="preserve">GA to optimize </w:t>
      </w:r>
      <w:r>
        <w:rPr>
          <w:rFonts w:asciiTheme="majorBidi" w:hAnsiTheme="majorBidi" w:cstheme="majorBidi"/>
          <w:sz w:val="24"/>
          <w:szCs w:val="24"/>
        </w:rPr>
        <w:t xml:space="preserve">its </w:t>
      </w:r>
      <w:r w:rsidRPr="00F734FA">
        <w:rPr>
          <w:rFonts w:asciiTheme="majorBidi" w:hAnsiTheme="majorBidi" w:cstheme="majorBidi"/>
          <w:sz w:val="24"/>
          <w:szCs w:val="24"/>
        </w:rPr>
        <w:t>per</w:t>
      </w:r>
      <w:r>
        <w:rPr>
          <w:rFonts w:asciiTheme="majorBidi" w:hAnsiTheme="majorBidi" w:cstheme="majorBidi"/>
          <w:sz w:val="24"/>
          <w:szCs w:val="24"/>
        </w:rPr>
        <w:t>formance. S</w:t>
      </w:r>
      <w:r w:rsidRPr="00F734FA">
        <w:rPr>
          <w:rFonts w:asciiTheme="majorBidi" w:hAnsiTheme="majorBidi" w:cstheme="majorBidi"/>
          <w:sz w:val="24"/>
          <w:szCs w:val="24"/>
        </w:rPr>
        <w:t xml:space="preserve">ome are trial and error while others are </w:t>
      </w:r>
      <w:r w:rsidR="00CE01D2">
        <w:rPr>
          <w:rFonts w:asciiTheme="majorBidi" w:hAnsiTheme="majorBidi" w:cstheme="majorBidi"/>
          <w:sz w:val="24"/>
          <w:szCs w:val="24"/>
        </w:rPr>
        <w:t xml:space="preserve">chosen </w:t>
      </w:r>
      <w:r w:rsidRPr="00F734FA">
        <w:rPr>
          <w:rFonts w:asciiTheme="majorBidi" w:hAnsiTheme="majorBidi" w:cstheme="majorBidi"/>
          <w:sz w:val="24"/>
          <w:szCs w:val="24"/>
        </w:rPr>
        <w:t xml:space="preserve">based on user-experience. Most of the researches are reported </w:t>
      </w:r>
      <w:r w:rsidR="00CE01D2" w:rsidRPr="00F734FA">
        <w:rPr>
          <w:rFonts w:asciiTheme="majorBidi" w:hAnsiTheme="majorBidi" w:cstheme="majorBidi"/>
          <w:sz w:val="24"/>
          <w:szCs w:val="24"/>
        </w:rPr>
        <w:t>w</w:t>
      </w:r>
      <w:r w:rsidR="00CE01D2">
        <w:rPr>
          <w:rFonts w:asciiTheme="majorBidi" w:hAnsiTheme="majorBidi" w:cstheme="majorBidi"/>
          <w:sz w:val="24"/>
          <w:szCs w:val="24"/>
        </w:rPr>
        <w:t>ith</w:t>
      </w:r>
      <w:r w:rsidR="00CE01D2" w:rsidRPr="00F734FA">
        <w:rPr>
          <w:rFonts w:asciiTheme="majorBidi" w:hAnsiTheme="majorBidi" w:cstheme="majorBidi"/>
          <w:sz w:val="24"/>
          <w:szCs w:val="24"/>
        </w:rPr>
        <w:t xml:space="preserve"> </w:t>
      </w:r>
      <w:r w:rsidRPr="00F734FA">
        <w:rPr>
          <w:rFonts w:asciiTheme="majorBidi" w:hAnsiTheme="majorBidi" w:cstheme="majorBidi"/>
          <w:sz w:val="24"/>
          <w:szCs w:val="24"/>
        </w:rPr>
        <w:t xml:space="preserve">the parameters just selected without explaining the reason why </w:t>
      </w:r>
      <w:r>
        <w:rPr>
          <w:rFonts w:asciiTheme="majorBidi" w:hAnsiTheme="majorBidi" w:cstheme="majorBidi"/>
          <w:sz w:val="24"/>
          <w:szCs w:val="24"/>
        </w:rPr>
        <w:t xml:space="preserve">and how </w:t>
      </w:r>
      <w:r w:rsidRPr="00F734FA">
        <w:rPr>
          <w:rFonts w:asciiTheme="majorBidi" w:hAnsiTheme="majorBidi" w:cstheme="majorBidi"/>
          <w:sz w:val="24"/>
          <w:szCs w:val="24"/>
        </w:rPr>
        <w:t>they are chosen. In such situation, the performance of the</w:t>
      </w:r>
      <w:r>
        <w:rPr>
          <w:rFonts w:asciiTheme="majorBidi" w:hAnsiTheme="majorBidi" w:cstheme="majorBidi"/>
          <w:sz w:val="24"/>
          <w:szCs w:val="24"/>
        </w:rPr>
        <w:t xml:space="preserve"> GA</w:t>
      </w:r>
      <w:r w:rsidRPr="00F734FA">
        <w:rPr>
          <w:rFonts w:asciiTheme="majorBidi" w:hAnsiTheme="majorBidi" w:cstheme="majorBidi"/>
          <w:sz w:val="24"/>
          <w:szCs w:val="24"/>
        </w:rPr>
        <w:t xml:space="preserve"> cannot be maximized. The parameters of the GA depend on the </w:t>
      </w:r>
      <w:r>
        <w:rPr>
          <w:rFonts w:asciiTheme="majorBidi" w:hAnsiTheme="majorBidi" w:cstheme="majorBidi"/>
          <w:sz w:val="24"/>
          <w:szCs w:val="24"/>
        </w:rPr>
        <w:t xml:space="preserve">specific </w:t>
      </w:r>
      <w:r w:rsidRPr="00F734FA">
        <w:rPr>
          <w:rFonts w:asciiTheme="majorBidi" w:hAnsiTheme="majorBidi" w:cstheme="majorBidi"/>
          <w:sz w:val="24"/>
          <w:szCs w:val="24"/>
        </w:rPr>
        <w:t xml:space="preserve">problem. A </w:t>
      </w:r>
      <w:r w:rsidRPr="00F734FA">
        <w:rPr>
          <w:rFonts w:asciiTheme="majorBidi" w:hAnsiTheme="majorBidi" w:cstheme="majorBidi"/>
          <w:sz w:val="24"/>
          <w:szCs w:val="24"/>
        </w:rPr>
        <w:lastRenderedPageBreak/>
        <w:t xml:space="preserve">combination of such parameters may be useful for a problem and not for another problem. </w:t>
      </w:r>
      <w:r>
        <w:rPr>
          <w:rFonts w:asciiTheme="majorBidi" w:hAnsiTheme="majorBidi" w:cstheme="majorBidi"/>
          <w:sz w:val="24"/>
          <w:szCs w:val="24"/>
        </w:rPr>
        <w:t>We looked at the different combination of parameters and observed the effects on the results. The values of the parameters can be maximized using an approach based on Taguchi Experimental Design for the parameter tuning. GA parameters are divided into two categories namely: structural and numerical parameters.</w:t>
      </w:r>
    </w:p>
    <w:p w14:paraId="12233F57"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Structural parameters: it is challenging and difficult to deal with these set of parameters in any GA application. They dictate the structure of GA, as the name implies. The coding pattern of GA demands substantial modification if any of these parameters are changed. Examples of these parameters include coding scheme representation, types of operator and stopping criterion. For example, the one-point crossover can be applied to knapsack problem but cannot be applied to sequence representation.</w:t>
      </w:r>
    </w:p>
    <w:p w14:paraId="6D41979D"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On the other hand, numerical parameters involve changing the values of some factors affecting the performance of the GA. Example of the main factors considered as numerical parameters are population size, maximum iteration (generation), type of initial population, mutation and crossover probabilities. Altering these parameters does not involve recoding of the GA, it only results in changes in GA performance.</w:t>
      </w:r>
    </w:p>
    <w:p w14:paraId="086245EB"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6162A6">
        <w:rPr>
          <w:rFonts w:asciiTheme="majorBidi" w:hAnsiTheme="majorBidi" w:cstheme="majorBidi"/>
          <w:sz w:val="24"/>
          <w:szCs w:val="24"/>
        </w:rPr>
        <w:t>The choice of mutation probability depends on the desired outcome. For instance, if the application desires a</w:t>
      </w:r>
      <w:r>
        <w:rPr>
          <w:rFonts w:asciiTheme="majorBidi" w:hAnsiTheme="majorBidi" w:cstheme="majorBidi"/>
          <w:sz w:val="24"/>
          <w:szCs w:val="24"/>
        </w:rPr>
        <w:t>ll members to have very high fit</w:t>
      </w:r>
      <w:r w:rsidRPr="006162A6">
        <w:rPr>
          <w:rFonts w:asciiTheme="majorBidi" w:hAnsiTheme="majorBidi" w:cstheme="majorBidi"/>
          <w:sz w:val="24"/>
          <w:szCs w:val="24"/>
        </w:rPr>
        <w:t>ness, a lower mutation rate is suggested</w:t>
      </w:r>
      <w:r>
        <w:rPr>
          <w:rFonts w:asciiTheme="majorBidi" w:hAnsiTheme="majorBidi" w:cstheme="majorBidi"/>
          <w:sz w:val="24"/>
          <w:szCs w:val="24"/>
        </w:rPr>
        <w:t xml:space="preserve"> </w:t>
      </w:r>
      <w:r w:rsidRPr="006162A6">
        <w:rPr>
          <w:rFonts w:asciiTheme="majorBidi" w:hAnsiTheme="majorBidi" w:cstheme="majorBidi"/>
          <w:sz w:val="24"/>
          <w:szCs w:val="24"/>
        </w:rPr>
        <w:t>so as to have a less likelihood of disrupting good solutions. But if simply one or two highly fit individuals are required, a higher mutation rate may be chosen especially if ensuring good coverage of the search space is given preference over the cost of disrupting copies of good candidate solutions.</w:t>
      </w:r>
      <w:r>
        <w:rPr>
          <w:rFonts w:asciiTheme="majorBidi" w:hAnsiTheme="majorBidi" w:cstheme="majorBidi"/>
          <w:sz w:val="24"/>
          <w:szCs w:val="24"/>
        </w:rPr>
        <w:t xml:space="preserve"> In this case, we decided to make mutation rate low because we need to have several high-fitness individuals (difficult-to-kill mutants).</w:t>
      </w:r>
    </w:p>
    <w:p w14:paraId="3D2100CB" w14:textId="53E3303C"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In this research, a set of structural parameters is selected because of its suitability to the problem under investigation. Each of the GAs has certain degree of overlapping numerical parameters with the other as shown in </w:t>
      </w:r>
      <w:r w:rsidRPr="007F09FE">
        <w:rPr>
          <w:rFonts w:asciiTheme="majorBidi" w:hAnsiTheme="majorBidi" w:cstheme="majorBidi"/>
          <w:sz w:val="24"/>
          <w:szCs w:val="24"/>
        </w:rPr>
        <w:fldChar w:fldCharType="begin"/>
      </w:r>
      <w:r w:rsidRPr="007F09FE">
        <w:rPr>
          <w:rFonts w:asciiTheme="majorBidi" w:hAnsiTheme="majorBidi" w:cstheme="majorBidi"/>
          <w:sz w:val="24"/>
          <w:szCs w:val="24"/>
        </w:rPr>
        <w:instrText xml:space="preserve"> REF _Ref500760221 \h </w:instrText>
      </w:r>
      <w:r w:rsidR="007F09FE" w:rsidRPr="007F09FE">
        <w:rPr>
          <w:rFonts w:asciiTheme="majorBidi" w:hAnsiTheme="majorBidi" w:cstheme="majorBidi"/>
          <w:sz w:val="24"/>
          <w:szCs w:val="24"/>
        </w:rPr>
        <w:instrText xml:space="preserve"> \* MERGEFORMAT </w:instrText>
      </w:r>
      <w:r w:rsidRPr="007F09FE">
        <w:rPr>
          <w:rFonts w:asciiTheme="majorBidi" w:hAnsiTheme="majorBidi" w:cstheme="majorBidi"/>
          <w:sz w:val="24"/>
          <w:szCs w:val="24"/>
        </w:rPr>
      </w:r>
      <w:r w:rsidRPr="007F09FE">
        <w:rPr>
          <w:rFonts w:asciiTheme="majorBidi" w:hAnsiTheme="majorBidi" w:cstheme="majorBidi"/>
          <w:sz w:val="24"/>
          <w:szCs w:val="24"/>
        </w:rPr>
        <w:fldChar w:fldCharType="separate"/>
      </w:r>
      <w:r w:rsidR="001101E6" w:rsidRPr="001101E6">
        <w:rPr>
          <w:rFonts w:asciiTheme="majorBidi" w:hAnsiTheme="majorBidi" w:cstheme="majorBidi"/>
        </w:rPr>
        <w:t xml:space="preserve">Table </w:t>
      </w:r>
      <w:r w:rsidR="001101E6" w:rsidRPr="001101E6">
        <w:rPr>
          <w:rFonts w:asciiTheme="majorBidi" w:hAnsiTheme="majorBidi" w:cstheme="majorBidi"/>
          <w:noProof/>
        </w:rPr>
        <w:t>13</w:t>
      </w:r>
      <w:r w:rsidRPr="007F09FE">
        <w:rPr>
          <w:rFonts w:asciiTheme="majorBidi" w:hAnsiTheme="majorBidi" w:cstheme="majorBidi"/>
          <w:sz w:val="24"/>
          <w:szCs w:val="24"/>
        </w:rPr>
        <w:fldChar w:fldCharType="end"/>
      </w:r>
      <w:r w:rsidRPr="007F09FE">
        <w:rPr>
          <w:rFonts w:asciiTheme="majorBidi" w:hAnsiTheme="majorBidi" w:cstheme="majorBidi"/>
          <w:sz w:val="24"/>
          <w:szCs w:val="24"/>
        </w:rPr>
        <w:t xml:space="preserve"> and </w:t>
      </w:r>
      <w:r w:rsidRPr="007F09FE">
        <w:rPr>
          <w:rFonts w:asciiTheme="majorBidi" w:hAnsiTheme="majorBidi" w:cstheme="majorBidi"/>
          <w:sz w:val="24"/>
          <w:szCs w:val="24"/>
        </w:rPr>
        <w:fldChar w:fldCharType="begin"/>
      </w:r>
      <w:r w:rsidRPr="007F09FE">
        <w:rPr>
          <w:rFonts w:asciiTheme="majorBidi" w:hAnsiTheme="majorBidi" w:cstheme="majorBidi"/>
          <w:sz w:val="24"/>
          <w:szCs w:val="24"/>
        </w:rPr>
        <w:instrText xml:space="preserve"> REF _Ref500760227 \h </w:instrText>
      </w:r>
      <w:r w:rsidR="007F09FE" w:rsidRPr="007F09FE">
        <w:rPr>
          <w:rFonts w:asciiTheme="majorBidi" w:hAnsiTheme="majorBidi" w:cstheme="majorBidi"/>
          <w:sz w:val="24"/>
          <w:szCs w:val="24"/>
        </w:rPr>
        <w:instrText xml:space="preserve"> \* MERGEFORMAT </w:instrText>
      </w:r>
      <w:r w:rsidRPr="007F09FE">
        <w:rPr>
          <w:rFonts w:asciiTheme="majorBidi" w:hAnsiTheme="majorBidi" w:cstheme="majorBidi"/>
          <w:sz w:val="24"/>
          <w:szCs w:val="24"/>
        </w:rPr>
      </w:r>
      <w:r w:rsidRPr="007F09FE">
        <w:rPr>
          <w:rFonts w:asciiTheme="majorBidi" w:hAnsiTheme="majorBidi" w:cstheme="majorBidi"/>
          <w:sz w:val="24"/>
          <w:szCs w:val="24"/>
        </w:rPr>
        <w:fldChar w:fldCharType="separate"/>
      </w:r>
      <w:r w:rsidR="001101E6" w:rsidRPr="001101E6">
        <w:rPr>
          <w:rFonts w:asciiTheme="majorBidi" w:hAnsiTheme="majorBidi" w:cstheme="majorBidi"/>
        </w:rPr>
        <w:t xml:space="preserve">Table </w:t>
      </w:r>
      <w:r w:rsidR="001101E6" w:rsidRPr="001101E6">
        <w:rPr>
          <w:rFonts w:asciiTheme="majorBidi" w:hAnsiTheme="majorBidi" w:cstheme="majorBidi"/>
          <w:noProof/>
        </w:rPr>
        <w:t>14</w:t>
      </w:r>
      <w:r w:rsidRPr="007F09FE">
        <w:rPr>
          <w:rFonts w:asciiTheme="majorBidi" w:hAnsiTheme="majorBidi" w:cstheme="majorBidi"/>
          <w:sz w:val="24"/>
          <w:szCs w:val="24"/>
        </w:rPr>
        <w:fldChar w:fldCharType="end"/>
      </w:r>
      <w:r>
        <w:rPr>
          <w:rFonts w:asciiTheme="majorBidi" w:hAnsiTheme="majorBidi" w:cstheme="majorBidi"/>
          <w:sz w:val="24"/>
          <w:szCs w:val="24"/>
        </w:rPr>
        <w:t>:</w:t>
      </w:r>
    </w:p>
    <w:p w14:paraId="36283CF8" w14:textId="17FD1AF8" w:rsidR="00C411E4" w:rsidRPr="00F47AF8" w:rsidRDefault="00C411E4" w:rsidP="00817352">
      <w:pPr>
        <w:pStyle w:val="Caption"/>
        <w:keepNext/>
        <w:jc w:val="center"/>
        <w:rPr>
          <w:rFonts w:asciiTheme="majorBidi" w:hAnsiTheme="majorBidi" w:cstheme="majorBidi"/>
          <w:b/>
          <w:bCs/>
          <w:i w:val="0"/>
          <w:iCs w:val="0"/>
          <w:color w:val="auto"/>
        </w:rPr>
      </w:pPr>
      <w:bookmarkStart w:id="393" w:name="_Ref500760221"/>
      <w:bookmarkStart w:id="394" w:name="_Toc506449834"/>
      <w:r w:rsidRPr="00F47AF8">
        <w:rPr>
          <w:rFonts w:asciiTheme="majorBidi" w:hAnsiTheme="majorBidi" w:cstheme="majorBidi"/>
          <w:b/>
          <w:bCs/>
          <w:i w:val="0"/>
          <w:iCs w:val="0"/>
          <w:color w:val="auto"/>
        </w:rPr>
        <w:t xml:space="preserve">Table </w:t>
      </w:r>
      <w:r w:rsidRPr="00F47AF8">
        <w:rPr>
          <w:rFonts w:asciiTheme="majorBidi" w:hAnsiTheme="majorBidi" w:cstheme="majorBidi"/>
          <w:b/>
          <w:bCs/>
          <w:i w:val="0"/>
          <w:iCs w:val="0"/>
          <w:color w:val="auto"/>
        </w:rPr>
        <w:fldChar w:fldCharType="begin"/>
      </w:r>
      <w:r w:rsidRPr="00F47AF8">
        <w:rPr>
          <w:rFonts w:asciiTheme="majorBidi" w:hAnsiTheme="majorBidi" w:cstheme="majorBidi"/>
          <w:b/>
          <w:bCs/>
          <w:i w:val="0"/>
          <w:iCs w:val="0"/>
          <w:color w:val="auto"/>
        </w:rPr>
        <w:instrText xml:space="preserve"> SEQ Table \* ARABIC </w:instrText>
      </w:r>
      <w:r w:rsidRPr="00F47AF8">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13</w:t>
      </w:r>
      <w:r w:rsidRPr="00F47AF8">
        <w:rPr>
          <w:rFonts w:asciiTheme="majorBidi" w:hAnsiTheme="majorBidi" w:cstheme="majorBidi"/>
          <w:b/>
          <w:bCs/>
          <w:i w:val="0"/>
          <w:iCs w:val="0"/>
          <w:noProof/>
          <w:color w:val="auto"/>
        </w:rPr>
        <w:fldChar w:fldCharType="end"/>
      </w:r>
      <w:bookmarkEnd w:id="393"/>
      <w:r w:rsidRPr="00F47AF8">
        <w:rPr>
          <w:rFonts w:asciiTheme="majorBidi" w:hAnsiTheme="majorBidi" w:cstheme="majorBidi"/>
          <w:b/>
          <w:bCs/>
          <w:i w:val="0"/>
          <w:iCs w:val="0"/>
          <w:color w:val="auto"/>
        </w:rPr>
        <w:t>: Tester GA Parameters and Levels</w:t>
      </w:r>
      <w:bookmarkEnd w:id="394"/>
    </w:p>
    <w:tbl>
      <w:tblPr>
        <w:tblW w:w="0" w:type="auto"/>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2160"/>
        <w:gridCol w:w="901"/>
        <w:gridCol w:w="1619"/>
        <w:gridCol w:w="1440"/>
        <w:gridCol w:w="720"/>
        <w:gridCol w:w="630"/>
      </w:tblGrid>
      <w:tr w:rsidR="00C411E4" w:rsidRPr="00913BC8" w14:paraId="1EB3B8BA" w14:textId="77777777" w:rsidTr="008D1EAA">
        <w:trPr>
          <w:jc w:val="center"/>
        </w:trPr>
        <w:tc>
          <w:tcPr>
            <w:tcW w:w="2160" w:type="dxa"/>
            <w:vMerge w:val="restart"/>
            <w:tcBorders>
              <w:top w:val="single" w:sz="4" w:space="0" w:color="auto"/>
              <w:bottom w:val="single" w:sz="4" w:space="0" w:color="auto"/>
            </w:tcBorders>
          </w:tcPr>
          <w:p w14:paraId="40B7CC09" w14:textId="77777777" w:rsidR="00C411E4" w:rsidRPr="00913BC8" w:rsidRDefault="00C411E4" w:rsidP="003513D4">
            <w:pPr>
              <w:jc w:val="both"/>
              <w:rPr>
                <w:b/>
                <w:bCs/>
              </w:rPr>
            </w:pPr>
            <w:r w:rsidRPr="00913BC8">
              <w:rPr>
                <w:b/>
                <w:bCs/>
              </w:rPr>
              <w:t>Parameter</w:t>
            </w:r>
          </w:p>
        </w:tc>
        <w:tc>
          <w:tcPr>
            <w:tcW w:w="901" w:type="dxa"/>
            <w:vMerge w:val="restart"/>
            <w:tcBorders>
              <w:top w:val="single" w:sz="4" w:space="0" w:color="auto"/>
              <w:bottom w:val="single" w:sz="4" w:space="0" w:color="auto"/>
            </w:tcBorders>
          </w:tcPr>
          <w:p w14:paraId="661B5C38" w14:textId="77777777" w:rsidR="00C411E4" w:rsidRPr="00913BC8" w:rsidRDefault="00C411E4" w:rsidP="003513D4">
            <w:pPr>
              <w:jc w:val="both"/>
              <w:rPr>
                <w:b/>
                <w:bCs/>
              </w:rPr>
            </w:pPr>
            <w:r w:rsidRPr="00913BC8">
              <w:rPr>
                <w:b/>
                <w:bCs/>
              </w:rPr>
              <w:t>Code</w:t>
            </w:r>
          </w:p>
        </w:tc>
        <w:tc>
          <w:tcPr>
            <w:tcW w:w="4409" w:type="dxa"/>
            <w:gridSpan w:val="4"/>
            <w:tcBorders>
              <w:top w:val="single" w:sz="4" w:space="0" w:color="auto"/>
              <w:bottom w:val="single" w:sz="4" w:space="0" w:color="auto"/>
            </w:tcBorders>
          </w:tcPr>
          <w:p w14:paraId="42ADC036" w14:textId="77777777" w:rsidR="00C411E4" w:rsidRPr="00913BC8" w:rsidRDefault="00C411E4" w:rsidP="003513D4">
            <w:pPr>
              <w:jc w:val="center"/>
              <w:rPr>
                <w:b/>
                <w:bCs/>
              </w:rPr>
            </w:pPr>
            <w:r w:rsidRPr="00913BC8">
              <w:rPr>
                <w:b/>
                <w:bCs/>
              </w:rPr>
              <w:t>Level</w:t>
            </w:r>
          </w:p>
        </w:tc>
      </w:tr>
      <w:tr w:rsidR="00C411E4" w:rsidRPr="00913BC8" w14:paraId="48230B48" w14:textId="77777777" w:rsidTr="008D1EAA">
        <w:trPr>
          <w:jc w:val="center"/>
        </w:trPr>
        <w:tc>
          <w:tcPr>
            <w:tcW w:w="2160" w:type="dxa"/>
            <w:vMerge/>
            <w:tcBorders>
              <w:top w:val="single" w:sz="4" w:space="0" w:color="auto"/>
              <w:bottom w:val="single" w:sz="4" w:space="0" w:color="auto"/>
            </w:tcBorders>
          </w:tcPr>
          <w:p w14:paraId="6FC27AA1" w14:textId="77777777" w:rsidR="00C411E4" w:rsidRPr="00913BC8" w:rsidRDefault="00C411E4" w:rsidP="003513D4">
            <w:pPr>
              <w:jc w:val="both"/>
              <w:rPr>
                <w:b/>
                <w:bCs/>
              </w:rPr>
            </w:pPr>
          </w:p>
        </w:tc>
        <w:tc>
          <w:tcPr>
            <w:tcW w:w="901" w:type="dxa"/>
            <w:vMerge/>
            <w:tcBorders>
              <w:top w:val="single" w:sz="4" w:space="0" w:color="auto"/>
              <w:bottom w:val="single" w:sz="4" w:space="0" w:color="auto"/>
            </w:tcBorders>
          </w:tcPr>
          <w:p w14:paraId="12E76222" w14:textId="77777777" w:rsidR="00C411E4" w:rsidRPr="00913BC8" w:rsidRDefault="00C411E4" w:rsidP="003513D4">
            <w:pPr>
              <w:jc w:val="both"/>
              <w:rPr>
                <w:b/>
                <w:bCs/>
              </w:rPr>
            </w:pPr>
          </w:p>
        </w:tc>
        <w:tc>
          <w:tcPr>
            <w:tcW w:w="1619" w:type="dxa"/>
            <w:tcBorders>
              <w:top w:val="single" w:sz="4" w:space="0" w:color="auto"/>
              <w:bottom w:val="single" w:sz="4" w:space="0" w:color="auto"/>
            </w:tcBorders>
          </w:tcPr>
          <w:p w14:paraId="51AC7EB4" w14:textId="77777777" w:rsidR="00C411E4" w:rsidRPr="00913BC8" w:rsidRDefault="00C411E4" w:rsidP="003513D4">
            <w:pPr>
              <w:jc w:val="both"/>
              <w:rPr>
                <w:b/>
                <w:bCs/>
              </w:rPr>
            </w:pPr>
            <w:r w:rsidRPr="00913BC8">
              <w:rPr>
                <w:b/>
                <w:bCs/>
              </w:rPr>
              <w:t>1</w:t>
            </w:r>
          </w:p>
        </w:tc>
        <w:tc>
          <w:tcPr>
            <w:tcW w:w="1440" w:type="dxa"/>
            <w:tcBorders>
              <w:top w:val="single" w:sz="4" w:space="0" w:color="auto"/>
              <w:bottom w:val="single" w:sz="4" w:space="0" w:color="auto"/>
            </w:tcBorders>
          </w:tcPr>
          <w:p w14:paraId="61859CC0" w14:textId="77777777" w:rsidR="00C411E4" w:rsidRPr="00913BC8" w:rsidRDefault="00C411E4" w:rsidP="003513D4">
            <w:pPr>
              <w:jc w:val="both"/>
              <w:rPr>
                <w:b/>
                <w:bCs/>
              </w:rPr>
            </w:pPr>
            <w:r w:rsidRPr="00913BC8">
              <w:rPr>
                <w:b/>
                <w:bCs/>
              </w:rPr>
              <w:t>2</w:t>
            </w:r>
          </w:p>
        </w:tc>
        <w:tc>
          <w:tcPr>
            <w:tcW w:w="720" w:type="dxa"/>
            <w:tcBorders>
              <w:top w:val="single" w:sz="4" w:space="0" w:color="auto"/>
              <w:bottom w:val="single" w:sz="4" w:space="0" w:color="auto"/>
            </w:tcBorders>
          </w:tcPr>
          <w:p w14:paraId="5DDB5807" w14:textId="77777777" w:rsidR="00C411E4" w:rsidRPr="00913BC8" w:rsidRDefault="00C411E4" w:rsidP="003513D4">
            <w:pPr>
              <w:jc w:val="both"/>
              <w:rPr>
                <w:b/>
                <w:bCs/>
              </w:rPr>
            </w:pPr>
            <w:r w:rsidRPr="00913BC8">
              <w:rPr>
                <w:b/>
                <w:bCs/>
              </w:rPr>
              <w:t>3</w:t>
            </w:r>
          </w:p>
        </w:tc>
        <w:tc>
          <w:tcPr>
            <w:tcW w:w="630" w:type="dxa"/>
            <w:tcBorders>
              <w:top w:val="single" w:sz="4" w:space="0" w:color="auto"/>
              <w:bottom w:val="single" w:sz="4" w:space="0" w:color="auto"/>
            </w:tcBorders>
          </w:tcPr>
          <w:p w14:paraId="42CCDC0F" w14:textId="77777777" w:rsidR="00C411E4" w:rsidRPr="00913BC8" w:rsidRDefault="00C411E4" w:rsidP="003513D4">
            <w:pPr>
              <w:jc w:val="both"/>
              <w:rPr>
                <w:b/>
                <w:bCs/>
              </w:rPr>
            </w:pPr>
            <w:r w:rsidRPr="00913BC8">
              <w:rPr>
                <w:b/>
                <w:bCs/>
              </w:rPr>
              <w:t>4</w:t>
            </w:r>
          </w:p>
        </w:tc>
      </w:tr>
      <w:tr w:rsidR="00C411E4" w14:paraId="75A0C615" w14:textId="77777777" w:rsidTr="008D1EAA">
        <w:trPr>
          <w:jc w:val="center"/>
        </w:trPr>
        <w:tc>
          <w:tcPr>
            <w:tcW w:w="2160" w:type="dxa"/>
            <w:tcBorders>
              <w:top w:val="single" w:sz="4" w:space="0" w:color="auto"/>
            </w:tcBorders>
          </w:tcPr>
          <w:p w14:paraId="0374AF36" w14:textId="77777777" w:rsidR="00C411E4" w:rsidRDefault="00C411E4" w:rsidP="003513D4">
            <w:pPr>
              <w:jc w:val="both"/>
            </w:pPr>
            <w:r>
              <w:t>Selection Function</w:t>
            </w:r>
          </w:p>
        </w:tc>
        <w:tc>
          <w:tcPr>
            <w:tcW w:w="901" w:type="dxa"/>
            <w:tcBorders>
              <w:top w:val="single" w:sz="4" w:space="0" w:color="auto"/>
            </w:tcBorders>
          </w:tcPr>
          <w:p w14:paraId="2E726D3B" w14:textId="77777777" w:rsidR="00C411E4" w:rsidRDefault="00C411E4" w:rsidP="003513D4">
            <w:pPr>
              <w:jc w:val="both"/>
            </w:pPr>
            <w:r>
              <w:t>A</w:t>
            </w:r>
          </w:p>
        </w:tc>
        <w:tc>
          <w:tcPr>
            <w:tcW w:w="1619" w:type="dxa"/>
            <w:tcBorders>
              <w:top w:val="single" w:sz="4" w:space="0" w:color="auto"/>
            </w:tcBorders>
          </w:tcPr>
          <w:p w14:paraId="76D53644" w14:textId="77777777" w:rsidR="00C411E4" w:rsidRDefault="00C411E4" w:rsidP="003513D4">
            <w:pPr>
              <w:jc w:val="both"/>
            </w:pPr>
            <w:r>
              <w:t>Roulette wheel</w:t>
            </w:r>
          </w:p>
        </w:tc>
        <w:tc>
          <w:tcPr>
            <w:tcW w:w="1440" w:type="dxa"/>
            <w:tcBorders>
              <w:top w:val="single" w:sz="4" w:space="0" w:color="auto"/>
            </w:tcBorders>
          </w:tcPr>
          <w:p w14:paraId="6C8FB3A1" w14:textId="77777777" w:rsidR="00C411E4" w:rsidRDefault="00C411E4" w:rsidP="003513D4">
            <w:pPr>
              <w:jc w:val="both"/>
            </w:pPr>
            <w:r>
              <w:t xml:space="preserve">Tournament </w:t>
            </w:r>
          </w:p>
        </w:tc>
        <w:tc>
          <w:tcPr>
            <w:tcW w:w="720" w:type="dxa"/>
            <w:tcBorders>
              <w:top w:val="single" w:sz="4" w:space="0" w:color="auto"/>
            </w:tcBorders>
          </w:tcPr>
          <w:p w14:paraId="5FEB1B1A" w14:textId="77777777" w:rsidR="00C411E4" w:rsidRDefault="00C411E4" w:rsidP="003513D4">
            <w:pPr>
              <w:jc w:val="both"/>
            </w:pPr>
            <w:r>
              <w:t>-</w:t>
            </w:r>
          </w:p>
        </w:tc>
        <w:tc>
          <w:tcPr>
            <w:tcW w:w="630" w:type="dxa"/>
            <w:tcBorders>
              <w:top w:val="single" w:sz="4" w:space="0" w:color="auto"/>
            </w:tcBorders>
          </w:tcPr>
          <w:p w14:paraId="597B98C6" w14:textId="77777777" w:rsidR="00C411E4" w:rsidRDefault="00C411E4" w:rsidP="003513D4">
            <w:pPr>
              <w:jc w:val="both"/>
            </w:pPr>
            <w:r>
              <w:t>-</w:t>
            </w:r>
          </w:p>
        </w:tc>
      </w:tr>
      <w:tr w:rsidR="00C411E4" w14:paraId="5E61C6EF" w14:textId="77777777" w:rsidTr="008D1EAA">
        <w:trPr>
          <w:jc w:val="center"/>
        </w:trPr>
        <w:tc>
          <w:tcPr>
            <w:tcW w:w="2160" w:type="dxa"/>
          </w:tcPr>
          <w:p w14:paraId="33DC11E2" w14:textId="77777777" w:rsidR="00C411E4" w:rsidRDefault="00C411E4" w:rsidP="003513D4">
            <w:pPr>
              <w:jc w:val="both"/>
            </w:pPr>
            <w:r>
              <w:t>Crossover function</w:t>
            </w:r>
          </w:p>
        </w:tc>
        <w:tc>
          <w:tcPr>
            <w:tcW w:w="901" w:type="dxa"/>
          </w:tcPr>
          <w:p w14:paraId="1CA6E77E" w14:textId="77777777" w:rsidR="00C411E4" w:rsidRDefault="00C411E4" w:rsidP="003513D4">
            <w:pPr>
              <w:jc w:val="both"/>
            </w:pPr>
            <w:r>
              <w:t>B</w:t>
            </w:r>
          </w:p>
        </w:tc>
        <w:tc>
          <w:tcPr>
            <w:tcW w:w="1619" w:type="dxa"/>
          </w:tcPr>
          <w:p w14:paraId="4A0B7ED3" w14:textId="77777777" w:rsidR="00C411E4" w:rsidRDefault="00C411E4" w:rsidP="003513D4">
            <w:pPr>
              <w:jc w:val="both"/>
            </w:pPr>
            <w:r>
              <w:t>Single point</w:t>
            </w:r>
          </w:p>
        </w:tc>
        <w:tc>
          <w:tcPr>
            <w:tcW w:w="1440" w:type="dxa"/>
          </w:tcPr>
          <w:p w14:paraId="360D4B61" w14:textId="77777777" w:rsidR="00C411E4" w:rsidRDefault="00C411E4" w:rsidP="003513D4">
            <w:pPr>
              <w:jc w:val="both"/>
            </w:pPr>
            <w:r>
              <w:t>Two point</w:t>
            </w:r>
          </w:p>
        </w:tc>
        <w:tc>
          <w:tcPr>
            <w:tcW w:w="720" w:type="dxa"/>
          </w:tcPr>
          <w:p w14:paraId="3711A334" w14:textId="77777777" w:rsidR="00C411E4" w:rsidRDefault="00C411E4" w:rsidP="003513D4">
            <w:pPr>
              <w:jc w:val="both"/>
            </w:pPr>
            <w:r>
              <w:t>-</w:t>
            </w:r>
          </w:p>
        </w:tc>
        <w:tc>
          <w:tcPr>
            <w:tcW w:w="630" w:type="dxa"/>
          </w:tcPr>
          <w:p w14:paraId="3AAEC900" w14:textId="77777777" w:rsidR="00C411E4" w:rsidRDefault="00C411E4" w:rsidP="003513D4">
            <w:pPr>
              <w:jc w:val="both"/>
            </w:pPr>
            <w:r>
              <w:t>-</w:t>
            </w:r>
          </w:p>
        </w:tc>
      </w:tr>
      <w:tr w:rsidR="00C411E4" w14:paraId="1DB353BA" w14:textId="77777777" w:rsidTr="008D1EAA">
        <w:trPr>
          <w:jc w:val="center"/>
        </w:trPr>
        <w:tc>
          <w:tcPr>
            <w:tcW w:w="2160" w:type="dxa"/>
          </w:tcPr>
          <w:p w14:paraId="6819B908" w14:textId="77777777" w:rsidR="00C411E4" w:rsidRDefault="00C411E4" w:rsidP="003513D4">
            <w:pPr>
              <w:jc w:val="both"/>
            </w:pPr>
            <w:r>
              <w:t>Crossover probability</w:t>
            </w:r>
          </w:p>
        </w:tc>
        <w:tc>
          <w:tcPr>
            <w:tcW w:w="901" w:type="dxa"/>
          </w:tcPr>
          <w:p w14:paraId="3DDC4B90" w14:textId="77777777" w:rsidR="00C411E4" w:rsidRDefault="00C411E4" w:rsidP="003513D4">
            <w:pPr>
              <w:jc w:val="both"/>
            </w:pPr>
            <w:r>
              <w:t>C</w:t>
            </w:r>
          </w:p>
        </w:tc>
        <w:tc>
          <w:tcPr>
            <w:tcW w:w="1619" w:type="dxa"/>
          </w:tcPr>
          <w:p w14:paraId="474B9D1E" w14:textId="77777777" w:rsidR="00C411E4" w:rsidRDefault="00C411E4" w:rsidP="003513D4">
            <w:pPr>
              <w:jc w:val="both"/>
            </w:pPr>
            <w:r>
              <w:t>0.75</w:t>
            </w:r>
          </w:p>
        </w:tc>
        <w:tc>
          <w:tcPr>
            <w:tcW w:w="1440" w:type="dxa"/>
          </w:tcPr>
          <w:p w14:paraId="3AD75E84" w14:textId="77777777" w:rsidR="00C411E4" w:rsidRDefault="00C411E4" w:rsidP="003513D4">
            <w:pPr>
              <w:jc w:val="both"/>
            </w:pPr>
            <w:r>
              <w:t>0.8</w:t>
            </w:r>
          </w:p>
        </w:tc>
        <w:tc>
          <w:tcPr>
            <w:tcW w:w="720" w:type="dxa"/>
          </w:tcPr>
          <w:p w14:paraId="7351C6E4" w14:textId="77777777" w:rsidR="00C411E4" w:rsidRDefault="00C411E4" w:rsidP="003513D4">
            <w:pPr>
              <w:jc w:val="both"/>
            </w:pPr>
            <w:r>
              <w:t>0.9</w:t>
            </w:r>
          </w:p>
        </w:tc>
        <w:tc>
          <w:tcPr>
            <w:tcW w:w="630" w:type="dxa"/>
          </w:tcPr>
          <w:p w14:paraId="234809F9" w14:textId="77777777" w:rsidR="00C411E4" w:rsidRDefault="00C411E4" w:rsidP="003513D4">
            <w:pPr>
              <w:jc w:val="both"/>
            </w:pPr>
            <w:r>
              <w:t>-</w:t>
            </w:r>
          </w:p>
        </w:tc>
      </w:tr>
      <w:tr w:rsidR="00C411E4" w14:paraId="14782EF1" w14:textId="77777777" w:rsidTr="008D1EAA">
        <w:trPr>
          <w:jc w:val="center"/>
        </w:trPr>
        <w:tc>
          <w:tcPr>
            <w:tcW w:w="2160" w:type="dxa"/>
          </w:tcPr>
          <w:p w14:paraId="039FB7E1" w14:textId="77777777" w:rsidR="00C411E4" w:rsidRDefault="00C411E4" w:rsidP="003513D4">
            <w:pPr>
              <w:jc w:val="both"/>
            </w:pPr>
            <w:r>
              <w:t>Mutation Probability</w:t>
            </w:r>
          </w:p>
        </w:tc>
        <w:tc>
          <w:tcPr>
            <w:tcW w:w="901" w:type="dxa"/>
          </w:tcPr>
          <w:p w14:paraId="215DD3C9" w14:textId="77777777" w:rsidR="00C411E4" w:rsidRDefault="00C411E4" w:rsidP="003513D4">
            <w:pPr>
              <w:jc w:val="both"/>
            </w:pPr>
            <w:r>
              <w:t>D</w:t>
            </w:r>
          </w:p>
        </w:tc>
        <w:tc>
          <w:tcPr>
            <w:tcW w:w="1619" w:type="dxa"/>
          </w:tcPr>
          <w:p w14:paraId="27927D78" w14:textId="77777777" w:rsidR="00C411E4" w:rsidRDefault="00C411E4" w:rsidP="003513D4">
            <w:pPr>
              <w:jc w:val="both"/>
            </w:pPr>
            <w:r>
              <w:t>0.35</w:t>
            </w:r>
          </w:p>
        </w:tc>
        <w:tc>
          <w:tcPr>
            <w:tcW w:w="1440" w:type="dxa"/>
          </w:tcPr>
          <w:p w14:paraId="39E427F4" w14:textId="77777777" w:rsidR="00C411E4" w:rsidRDefault="00C411E4" w:rsidP="003513D4">
            <w:pPr>
              <w:jc w:val="both"/>
            </w:pPr>
            <w:r>
              <w:t>0.3</w:t>
            </w:r>
          </w:p>
        </w:tc>
        <w:tc>
          <w:tcPr>
            <w:tcW w:w="720" w:type="dxa"/>
          </w:tcPr>
          <w:p w14:paraId="00DDA0CC" w14:textId="77777777" w:rsidR="00C411E4" w:rsidRDefault="00C411E4" w:rsidP="003513D4">
            <w:pPr>
              <w:jc w:val="both"/>
            </w:pPr>
            <w:r>
              <w:t>0.25</w:t>
            </w:r>
          </w:p>
        </w:tc>
        <w:tc>
          <w:tcPr>
            <w:tcW w:w="630" w:type="dxa"/>
          </w:tcPr>
          <w:p w14:paraId="516E6DD4" w14:textId="77777777" w:rsidR="00C411E4" w:rsidRDefault="00C411E4" w:rsidP="003513D4">
            <w:pPr>
              <w:jc w:val="both"/>
            </w:pPr>
            <w:r>
              <w:t>-</w:t>
            </w:r>
          </w:p>
        </w:tc>
      </w:tr>
      <w:tr w:rsidR="00C411E4" w14:paraId="4CA6CD3A" w14:textId="77777777" w:rsidTr="008D1EAA">
        <w:trPr>
          <w:jc w:val="center"/>
        </w:trPr>
        <w:tc>
          <w:tcPr>
            <w:tcW w:w="2160" w:type="dxa"/>
          </w:tcPr>
          <w:p w14:paraId="61AD9915" w14:textId="77777777" w:rsidR="00C411E4" w:rsidRDefault="00C411E4" w:rsidP="003513D4">
            <w:pPr>
              <w:jc w:val="both"/>
            </w:pPr>
            <w:r>
              <w:t>Population size</w:t>
            </w:r>
          </w:p>
        </w:tc>
        <w:tc>
          <w:tcPr>
            <w:tcW w:w="901" w:type="dxa"/>
          </w:tcPr>
          <w:p w14:paraId="5BD6AA0C" w14:textId="77777777" w:rsidR="00C411E4" w:rsidRDefault="00C411E4" w:rsidP="003513D4">
            <w:pPr>
              <w:jc w:val="both"/>
            </w:pPr>
            <w:r>
              <w:t>E</w:t>
            </w:r>
          </w:p>
        </w:tc>
        <w:tc>
          <w:tcPr>
            <w:tcW w:w="1619" w:type="dxa"/>
          </w:tcPr>
          <w:p w14:paraId="55466C05" w14:textId="77777777" w:rsidR="00C411E4" w:rsidRDefault="00C411E4" w:rsidP="003513D4">
            <w:pPr>
              <w:jc w:val="both"/>
            </w:pPr>
            <w:r>
              <w:t>20</w:t>
            </w:r>
          </w:p>
        </w:tc>
        <w:tc>
          <w:tcPr>
            <w:tcW w:w="1440" w:type="dxa"/>
          </w:tcPr>
          <w:p w14:paraId="09AAD79B" w14:textId="77777777" w:rsidR="00C411E4" w:rsidRDefault="00C411E4" w:rsidP="003513D4">
            <w:pPr>
              <w:jc w:val="both"/>
            </w:pPr>
            <w:r>
              <w:t>30</w:t>
            </w:r>
          </w:p>
        </w:tc>
        <w:tc>
          <w:tcPr>
            <w:tcW w:w="720" w:type="dxa"/>
          </w:tcPr>
          <w:p w14:paraId="7A1E1C56" w14:textId="77777777" w:rsidR="00C411E4" w:rsidRDefault="00C411E4" w:rsidP="003513D4">
            <w:pPr>
              <w:jc w:val="both"/>
            </w:pPr>
            <w:r>
              <w:t>40</w:t>
            </w:r>
          </w:p>
        </w:tc>
        <w:tc>
          <w:tcPr>
            <w:tcW w:w="630" w:type="dxa"/>
          </w:tcPr>
          <w:p w14:paraId="703216EF" w14:textId="77777777" w:rsidR="00C411E4" w:rsidRDefault="00C411E4" w:rsidP="003513D4">
            <w:pPr>
              <w:jc w:val="both"/>
            </w:pPr>
            <w:r>
              <w:t>45</w:t>
            </w:r>
          </w:p>
        </w:tc>
      </w:tr>
    </w:tbl>
    <w:p w14:paraId="361C1465"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6E4736DD" w14:textId="169399EA" w:rsidR="00C411E4" w:rsidRPr="00F47AF8" w:rsidRDefault="00C411E4" w:rsidP="00817352">
      <w:pPr>
        <w:pStyle w:val="Caption"/>
        <w:keepNext/>
        <w:jc w:val="center"/>
        <w:rPr>
          <w:rFonts w:asciiTheme="majorBidi" w:hAnsiTheme="majorBidi" w:cstheme="majorBidi"/>
          <w:b/>
          <w:bCs/>
          <w:i w:val="0"/>
          <w:iCs w:val="0"/>
          <w:color w:val="auto"/>
        </w:rPr>
      </w:pPr>
      <w:bookmarkStart w:id="395" w:name="_Ref500760227"/>
      <w:bookmarkStart w:id="396" w:name="_Toc506449835"/>
      <w:r w:rsidRPr="00F47AF8">
        <w:rPr>
          <w:rFonts w:asciiTheme="majorBidi" w:hAnsiTheme="majorBidi" w:cstheme="majorBidi"/>
          <w:b/>
          <w:bCs/>
          <w:i w:val="0"/>
          <w:iCs w:val="0"/>
          <w:color w:val="auto"/>
        </w:rPr>
        <w:t xml:space="preserve">Table </w:t>
      </w:r>
      <w:r w:rsidRPr="00F47AF8">
        <w:rPr>
          <w:rFonts w:asciiTheme="majorBidi" w:hAnsiTheme="majorBidi" w:cstheme="majorBidi"/>
          <w:b/>
          <w:bCs/>
          <w:i w:val="0"/>
          <w:iCs w:val="0"/>
          <w:color w:val="auto"/>
        </w:rPr>
        <w:fldChar w:fldCharType="begin"/>
      </w:r>
      <w:r w:rsidRPr="00F47AF8">
        <w:rPr>
          <w:rFonts w:asciiTheme="majorBidi" w:hAnsiTheme="majorBidi" w:cstheme="majorBidi"/>
          <w:b/>
          <w:bCs/>
          <w:i w:val="0"/>
          <w:iCs w:val="0"/>
          <w:color w:val="auto"/>
        </w:rPr>
        <w:instrText xml:space="preserve"> SEQ Table \* ARABIC </w:instrText>
      </w:r>
      <w:r w:rsidRPr="00F47AF8">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14</w:t>
      </w:r>
      <w:r w:rsidRPr="00F47AF8">
        <w:rPr>
          <w:rFonts w:asciiTheme="majorBidi" w:hAnsiTheme="majorBidi" w:cstheme="majorBidi"/>
          <w:b/>
          <w:bCs/>
          <w:i w:val="0"/>
          <w:iCs w:val="0"/>
          <w:noProof/>
          <w:color w:val="auto"/>
        </w:rPr>
        <w:fldChar w:fldCharType="end"/>
      </w:r>
      <w:bookmarkEnd w:id="395"/>
      <w:r w:rsidRPr="00F47AF8">
        <w:rPr>
          <w:rFonts w:asciiTheme="majorBidi" w:hAnsiTheme="majorBidi" w:cstheme="majorBidi"/>
          <w:b/>
          <w:bCs/>
          <w:i w:val="0"/>
          <w:iCs w:val="0"/>
          <w:color w:val="auto"/>
        </w:rPr>
        <w:t>: Mutation GA Parameters and Levels</w:t>
      </w:r>
      <w:bookmarkEnd w:id="396"/>
    </w:p>
    <w:tbl>
      <w:tblPr>
        <w:tblW w:w="0" w:type="auto"/>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2160"/>
        <w:gridCol w:w="901"/>
        <w:gridCol w:w="1619"/>
        <w:gridCol w:w="1440"/>
        <w:gridCol w:w="720"/>
        <w:gridCol w:w="630"/>
      </w:tblGrid>
      <w:tr w:rsidR="00C411E4" w:rsidRPr="00913BC8" w14:paraId="7FB09904" w14:textId="77777777" w:rsidTr="008D1EAA">
        <w:trPr>
          <w:jc w:val="center"/>
        </w:trPr>
        <w:tc>
          <w:tcPr>
            <w:tcW w:w="2160" w:type="dxa"/>
            <w:vMerge w:val="restart"/>
            <w:tcBorders>
              <w:top w:val="single" w:sz="4" w:space="0" w:color="auto"/>
              <w:bottom w:val="single" w:sz="4" w:space="0" w:color="auto"/>
            </w:tcBorders>
          </w:tcPr>
          <w:p w14:paraId="3D10A3C3" w14:textId="77777777" w:rsidR="00C411E4" w:rsidRPr="00913BC8" w:rsidRDefault="00C411E4" w:rsidP="003513D4">
            <w:pPr>
              <w:jc w:val="both"/>
              <w:rPr>
                <w:b/>
                <w:bCs/>
              </w:rPr>
            </w:pPr>
            <w:r w:rsidRPr="00913BC8">
              <w:rPr>
                <w:b/>
                <w:bCs/>
              </w:rPr>
              <w:t>Parameter</w:t>
            </w:r>
          </w:p>
        </w:tc>
        <w:tc>
          <w:tcPr>
            <w:tcW w:w="901" w:type="dxa"/>
            <w:vMerge w:val="restart"/>
            <w:tcBorders>
              <w:top w:val="single" w:sz="4" w:space="0" w:color="auto"/>
              <w:bottom w:val="single" w:sz="4" w:space="0" w:color="auto"/>
            </w:tcBorders>
          </w:tcPr>
          <w:p w14:paraId="426743D6" w14:textId="77777777" w:rsidR="00C411E4" w:rsidRPr="00913BC8" w:rsidRDefault="00C411E4" w:rsidP="003513D4">
            <w:pPr>
              <w:jc w:val="both"/>
              <w:rPr>
                <w:b/>
                <w:bCs/>
              </w:rPr>
            </w:pPr>
            <w:r w:rsidRPr="00913BC8">
              <w:rPr>
                <w:b/>
                <w:bCs/>
              </w:rPr>
              <w:t>Code</w:t>
            </w:r>
          </w:p>
        </w:tc>
        <w:tc>
          <w:tcPr>
            <w:tcW w:w="4409" w:type="dxa"/>
            <w:gridSpan w:val="4"/>
            <w:tcBorders>
              <w:top w:val="single" w:sz="4" w:space="0" w:color="auto"/>
              <w:bottom w:val="single" w:sz="4" w:space="0" w:color="auto"/>
            </w:tcBorders>
          </w:tcPr>
          <w:p w14:paraId="0EA233F9" w14:textId="77777777" w:rsidR="00C411E4" w:rsidRPr="00913BC8" w:rsidRDefault="00C411E4" w:rsidP="003513D4">
            <w:pPr>
              <w:jc w:val="center"/>
              <w:rPr>
                <w:b/>
                <w:bCs/>
              </w:rPr>
            </w:pPr>
            <w:r w:rsidRPr="00913BC8">
              <w:rPr>
                <w:b/>
                <w:bCs/>
              </w:rPr>
              <w:t>Level</w:t>
            </w:r>
          </w:p>
        </w:tc>
      </w:tr>
      <w:tr w:rsidR="00C411E4" w:rsidRPr="00913BC8" w14:paraId="3D1AD75E" w14:textId="77777777" w:rsidTr="008D1EAA">
        <w:trPr>
          <w:jc w:val="center"/>
        </w:trPr>
        <w:tc>
          <w:tcPr>
            <w:tcW w:w="2160" w:type="dxa"/>
            <w:vMerge/>
            <w:tcBorders>
              <w:top w:val="single" w:sz="4" w:space="0" w:color="auto"/>
              <w:bottom w:val="single" w:sz="4" w:space="0" w:color="auto"/>
            </w:tcBorders>
          </w:tcPr>
          <w:p w14:paraId="34EB2C2F" w14:textId="77777777" w:rsidR="00C411E4" w:rsidRPr="00913BC8" w:rsidRDefault="00C411E4" w:rsidP="003513D4">
            <w:pPr>
              <w:jc w:val="both"/>
              <w:rPr>
                <w:b/>
                <w:bCs/>
              </w:rPr>
            </w:pPr>
          </w:p>
        </w:tc>
        <w:tc>
          <w:tcPr>
            <w:tcW w:w="901" w:type="dxa"/>
            <w:vMerge/>
            <w:tcBorders>
              <w:top w:val="single" w:sz="4" w:space="0" w:color="auto"/>
              <w:bottom w:val="single" w:sz="4" w:space="0" w:color="auto"/>
            </w:tcBorders>
          </w:tcPr>
          <w:p w14:paraId="3D0AD91F" w14:textId="77777777" w:rsidR="00C411E4" w:rsidRPr="00913BC8" w:rsidRDefault="00C411E4" w:rsidP="003513D4">
            <w:pPr>
              <w:jc w:val="both"/>
              <w:rPr>
                <w:b/>
                <w:bCs/>
              </w:rPr>
            </w:pPr>
          </w:p>
        </w:tc>
        <w:tc>
          <w:tcPr>
            <w:tcW w:w="1619" w:type="dxa"/>
            <w:tcBorders>
              <w:top w:val="single" w:sz="4" w:space="0" w:color="auto"/>
              <w:bottom w:val="single" w:sz="4" w:space="0" w:color="auto"/>
            </w:tcBorders>
          </w:tcPr>
          <w:p w14:paraId="64385021" w14:textId="77777777" w:rsidR="00C411E4" w:rsidRPr="00913BC8" w:rsidRDefault="00C411E4" w:rsidP="003513D4">
            <w:pPr>
              <w:jc w:val="both"/>
              <w:rPr>
                <w:b/>
                <w:bCs/>
              </w:rPr>
            </w:pPr>
            <w:r w:rsidRPr="00913BC8">
              <w:rPr>
                <w:b/>
                <w:bCs/>
              </w:rPr>
              <w:t>1</w:t>
            </w:r>
          </w:p>
        </w:tc>
        <w:tc>
          <w:tcPr>
            <w:tcW w:w="1440" w:type="dxa"/>
            <w:tcBorders>
              <w:top w:val="single" w:sz="4" w:space="0" w:color="auto"/>
              <w:bottom w:val="single" w:sz="4" w:space="0" w:color="auto"/>
            </w:tcBorders>
          </w:tcPr>
          <w:p w14:paraId="5F66E1F8" w14:textId="77777777" w:rsidR="00C411E4" w:rsidRPr="00913BC8" w:rsidRDefault="00C411E4" w:rsidP="003513D4">
            <w:pPr>
              <w:jc w:val="both"/>
              <w:rPr>
                <w:b/>
                <w:bCs/>
              </w:rPr>
            </w:pPr>
            <w:r w:rsidRPr="00913BC8">
              <w:rPr>
                <w:b/>
                <w:bCs/>
              </w:rPr>
              <w:t>2</w:t>
            </w:r>
          </w:p>
        </w:tc>
        <w:tc>
          <w:tcPr>
            <w:tcW w:w="720" w:type="dxa"/>
            <w:tcBorders>
              <w:top w:val="single" w:sz="4" w:space="0" w:color="auto"/>
              <w:bottom w:val="single" w:sz="4" w:space="0" w:color="auto"/>
            </w:tcBorders>
          </w:tcPr>
          <w:p w14:paraId="08F7DB16" w14:textId="77777777" w:rsidR="00C411E4" w:rsidRPr="00913BC8" w:rsidRDefault="00C411E4" w:rsidP="003513D4">
            <w:pPr>
              <w:jc w:val="both"/>
              <w:rPr>
                <w:b/>
                <w:bCs/>
              </w:rPr>
            </w:pPr>
            <w:r w:rsidRPr="00913BC8">
              <w:rPr>
                <w:b/>
                <w:bCs/>
              </w:rPr>
              <w:t>3</w:t>
            </w:r>
          </w:p>
        </w:tc>
        <w:tc>
          <w:tcPr>
            <w:tcW w:w="630" w:type="dxa"/>
            <w:tcBorders>
              <w:top w:val="single" w:sz="4" w:space="0" w:color="auto"/>
              <w:bottom w:val="single" w:sz="4" w:space="0" w:color="auto"/>
            </w:tcBorders>
          </w:tcPr>
          <w:p w14:paraId="279C955D" w14:textId="77777777" w:rsidR="00C411E4" w:rsidRPr="00913BC8" w:rsidRDefault="00C411E4" w:rsidP="003513D4">
            <w:pPr>
              <w:jc w:val="both"/>
              <w:rPr>
                <w:b/>
                <w:bCs/>
              </w:rPr>
            </w:pPr>
            <w:r w:rsidRPr="00913BC8">
              <w:rPr>
                <w:b/>
                <w:bCs/>
              </w:rPr>
              <w:t>4</w:t>
            </w:r>
          </w:p>
        </w:tc>
      </w:tr>
      <w:tr w:rsidR="00C411E4" w14:paraId="40D0334B" w14:textId="77777777" w:rsidTr="008D1EAA">
        <w:trPr>
          <w:jc w:val="center"/>
        </w:trPr>
        <w:tc>
          <w:tcPr>
            <w:tcW w:w="2160" w:type="dxa"/>
            <w:tcBorders>
              <w:top w:val="single" w:sz="4" w:space="0" w:color="auto"/>
            </w:tcBorders>
          </w:tcPr>
          <w:p w14:paraId="49C50F09" w14:textId="77777777" w:rsidR="00C411E4" w:rsidRDefault="00C411E4" w:rsidP="003513D4">
            <w:pPr>
              <w:jc w:val="both"/>
            </w:pPr>
            <w:r>
              <w:t>Selection Function</w:t>
            </w:r>
          </w:p>
        </w:tc>
        <w:tc>
          <w:tcPr>
            <w:tcW w:w="901" w:type="dxa"/>
            <w:tcBorders>
              <w:top w:val="single" w:sz="4" w:space="0" w:color="auto"/>
            </w:tcBorders>
          </w:tcPr>
          <w:p w14:paraId="27DE969A" w14:textId="77777777" w:rsidR="00C411E4" w:rsidRDefault="00C411E4" w:rsidP="003513D4">
            <w:pPr>
              <w:jc w:val="both"/>
            </w:pPr>
            <w:r>
              <w:t>A</w:t>
            </w:r>
          </w:p>
        </w:tc>
        <w:tc>
          <w:tcPr>
            <w:tcW w:w="1619" w:type="dxa"/>
            <w:tcBorders>
              <w:top w:val="single" w:sz="4" w:space="0" w:color="auto"/>
            </w:tcBorders>
          </w:tcPr>
          <w:p w14:paraId="21444C9E" w14:textId="77777777" w:rsidR="00C411E4" w:rsidRDefault="00C411E4" w:rsidP="003513D4">
            <w:pPr>
              <w:jc w:val="both"/>
            </w:pPr>
            <w:r>
              <w:t>Roulette wheel</w:t>
            </w:r>
          </w:p>
        </w:tc>
        <w:tc>
          <w:tcPr>
            <w:tcW w:w="1440" w:type="dxa"/>
            <w:tcBorders>
              <w:top w:val="single" w:sz="4" w:space="0" w:color="auto"/>
            </w:tcBorders>
          </w:tcPr>
          <w:p w14:paraId="543C057D" w14:textId="77777777" w:rsidR="00C411E4" w:rsidRDefault="00C411E4" w:rsidP="003513D4">
            <w:pPr>
              <w:jc w:val="both"/>
            </w:pPr>
            <w:r>
              <w:t>Tournament</w:t>
            </w:r>
          </w:p>
        </w:tc>
        <w:tc>
          <w:tcPr>
            <w:tcW w:w="720" w:type="dxa"/>
            <w:tcBorders>
              <w:top w:val="single" w:sz="4" w:space="0" w:color="auto"/>
            </w:tcBorders>
          </w:tcPr>
          <w:p w14:paraId="1DAB802D" w14:textId="77777777" w:rsidR="00C411E4" w:rsidRDefault="00C411E4" w:rsidP="003513D4">
            <w:pPr>
              <w:jc w:val="both"/>
            </w:pPr>
            <w:r>
              <w:t>-</w:t>
            </w:r>
          </w:p>
        </w:tc>
        <w:tc>
          <w:tcPr>
            <w:tcW w:w="630" w:type="dxa"/>
            <w:tcBorders>
              <w:top w:val="single" w:sz="4" w:space="0" w:color="auto"/>
            </w:tcBorders>
          </w:tcPr>
          <w:p w14:paraId="57610A2D" w14:textId="77777777" w:rsidR="00C411E4" w:rsidRDefault="00C411E4" w:rsidP="003513D4">
            <w:pPr>
              <w:jc w:val="both"/>
            </w:pPr>
            <w:r>
              <w:t>-</w:t>
            </w:r>
          </w:p>
        </w:tc>
      </w:tr>
      <w:tr w:rsidR="00C411E4" w14:paraId="3B579E6B" w14:textId="77777777" w:rsidTr="008D1EAA">
        <w:trPr>
          <w:jc w:val="center"/>
        </w:trPr>
        <w:tc>
          <w:tcPr>
            <w:tcW w:w="2160" w:type="dxa"/>
          </w:tcPr>
          <w:p w14:paraId="0E4CA103" w14:textId="77777777" w:rsidR="00C411E4" w:rsidRDefault="00C411E4" w:rsidP="003513D4">
            <w:pPr>
              <w:jc w:val="both"/>
            </w:pPr>
            <w:r>
              <w:t>Crossover probability</w:t>
            </w:r>
          </w:p>
        </w:tc>
        <w:tc>
          <w:tcPr>
            <w:tcW w:w="901" w:type="dxa"/>
          </w:tcPr>
          <w:p w14:paraId="2CC99E9F" w14:textId="77777777" w:rsidR="00C411E4" w:rsidRDefault="00C411E4" w:rsidP="003513D4">
            <w:pPr>
              <w:jc w:val="both"/>
            </w:pPr>
            <w:r>
              <w:t>B</w:t>
            </w:r>
          </w:p>
        </w:tc>
        <w:tc>
          <w:tcPr>
            <w:tcW w:w="1619" w:type="dxa"/>
          </w:tcPr>
          <w:p w14:paraId="4DD70BE2" w14:textId="77777777" w:rsidR="00C411E4" w:rsidRDefault="00C411E4" w:rsidP="003513D4">
            <w:pPr>
              <w:jc w:val="both"/>
            </w:pPr>
            <w:r>
              <w:t>0.75</w:t>
            </w:r>
          </w:p>
        </w:tc>
        <w:tc>
          <w:tcPr>
            <w:tcW w:w="1440" w:type="dxa"/>
          </w:tcPr>
          <w:p w14:paraId="4DEFB9F0" w14:textId="77777777" w:rsidR="00C411E4" w:rsidRDefault="00C411E4" w:rsidP="003513D4">
            <w:pPr>
              <w:jc w:val="both"/>
            </w:pPr>
            <w:r>
              <w:t>0.8</w:t>
            </w:r>
          </w:p>
        </w:tc>
        <w:tc>
          <w:tcPr>
            <w:tcW w:w="720" w:type="dxa"/>
          </w:tcPr>
          <w:p w14:paraId="00BD080E" w14:textId="77777777" w:rsidR="00C411E4" w:rsidRDefault="00C411E4" w:rsidP="003513D4">
            <w:pPr>
              <w:jc w:val="both"/>
            </w:pPr>
            <w:r>
              <w:t>0.9</w:t>
            </w:r>
          </w:p>
        </w:tc>
        <w:tc>
          <w:tcPr>
            <w:tcW w:w="630" w:type="dxa"/>
          </w:tcPr>
          <w:p w14:paraId="6EEAA8B8" w14:textId="77777777" w:rsidR="00C411E4" w:rsidRDefault="00C411E4" w:rsidP="003513D4">
            <w:pPr>
              <w:jc w:val="both"/>
            </w:pPr>
            <w:r>
              <w:t>-</w:t>
            </w:r>
          </w:p>
        </w:tc>
      </w:tr>
      <w:tr w:rsidR="00C411E4" w14:paraId="6F387696" w14:textId="77777777" w:rsidTr="008D1EAA">
        <w:trPr>
          <w:jc w:val="center"/>
        </w:trPr>
        <w:tc>
          <w:tcPr>
            <w:tcW w:w="2160" w:type="dxa"/>
          </w:tcPr>
          <w:p w14:paraId="2B6552C1" w14:textId="77777777" w:rsidR="00C411E4" w:rsidRDefault="00C411E4" w:rsidP="003513D4">
            <w:pPr>
              <w:jc w:val="both"/>
            </w:pPr>
            <w:r>
              <w:t>Mutation Probability</w:t>
            </w:r>
          </w:p>
        </w:tc>
        <w:tc>
          <w:tcPr>
            <w:tcW w:w="901" w:type="dxa"/>
          </w:tcPr>
          <w:p w14:paraId="69246E75" w14:textId="77777777" w:rsidR="00C411E4" w:rsidRDefault="00C411E4" w:rsidP="003513D4">
            <w:pPr>
              <w:jc w:val="both"/>
            </w:pPr>
            <w:r>
              <w:t>C</w:t>
            </w:r>
          </w:p>
        </w:tc>
        <w:tc>
          <w:tcPr>
            <w:tcW w:w="1619" w:type="dxa"/>
          </w:tcPr>
          <w:p w14:paraId="35AE6F1F" w14:textId="77777777" w:rsidR="00C411E4" w:rsidRDefault="00C411E4" w:rsidP="003513D4">
            <w:pPr>
              <w:jc w:val="both"/>
            </w:pPr>
            <w:r>
              <w:t>0.1</w:t>
            </w:r>
          </w:p>
        </w:tc>
        <w:tc>
          <w:tcPr>
            <w:tcW w:w="1440" w:type="dxa"/>
          </w:tcPr>
          <w:p w14:paraId="7FE9D252" w14:textId="77777777" w:rsidR="00C411E4" w:rsidRDefault="00C411E4" w:rsidP="003513D4">
            <w:pPr>
              <w:jc w:val="both"/>
            </w:pPr>
            <w:r>
              <w:t>0.08</w:t>
            </w:r>
          </w:p>
        </w:tc>
        <w:tc>
          <w:tcPr>
            <w:tcW w:w="720" w:type="dxa"/>
          </w:tcPr>
          <w:p w14:paraId="4836A0BB" w14:textId="77777777" w:rsidR="00C411E4" w:rsidRDefault="00C411E4" w:rsidP="003513D4">
            <w:pPr>
              <w:jc w:val="both"/>
            </w:pPr>
            <w:r>
              <w:t>0.06</w:t>
            </w:r>
          </w:p>
        </w:tc>
        <w:tc>
          <w:tcPr>
            <w:tcW w:w="630" w:type="dxa"/>
          </w:tcPr>
          <w:p w14:paraId="72C0F308" w14:textId="77777777" w:rsidR="00C411E4" w:rsidRDefault="00C411E4" w:rsidP="003513D4">
            <w:pPr>
              <w:jc w:val="both"/>
            </w:pPr>
            <w:r>
              <w:t>-</w:t>
            </w:r>
          </w:p>
        </w:tc>
      </w:tr>
      <w:tr w:rsidR="00C411E4" w14:paraId="600CC31D" w14:textId="77777777" w:rsidTr="008D1EAA">
        <w:trPr>
          <w:jc w:val="center"/>
        </w:trPr>
        <w:tc>
          <w:tcPr>
            <w:tcW w:w="2160" w:type="dxa"/>
          </w:tcPr>
          <w:p w14:paraId="642A3BEC" w14:textId="77777777" w:rsidR="00C411E4" w:rsidRDefault="00C411E4" w:rsidP="003513D4">
            <w:pPr>
              <w:jc w:val="both"/>
            </w:pPr>
            <w:r>
              <w:t>Population size</w:t>
            </w:r>
          </w:p>
        </w:tc>
        <w:tc>
          <w:tcPr>
            <w:tcW w:w="901" w:type="dxa"/>
          </w:tcPr>
          <w:p w14:paraId="4349A812" w14:textId="77777777" w:rsidR="00C411E4" w:rsidRDefault="00C411E4" w:rsidP="003513D4">
            <w:pPr>
              <w:jc w:val="both"/>
            </w:pPr>
            <w:r>
              <w:t>D</w:t>
            </w:r>
          </w:p>
        </w:tc>
        <w:tc>
          <w:tcPr>
            <w:tcW w:w="1619" w:type="dxa"/>
          </w:tcPr>
          <w:p w14:paraId="7BC1A47C" w14:textId="77777777" w:rsidR="00C411E4" w:rsidRDefault="00C411E4" w:rsidP="003513D4">
            <w:pPr>
              <w:jc w:val="both"/>
            </w:pPr>
            <w:r>
              <w:t>35</w:t>
            </w:r>
          </w:p>
        </w:tc>
        <w:tc>
          <w:tcPr>
            <w:tcW w:w="1440" w:type="dxa"/>
          </w:tcPr>
          <w:p w14:paraId="4ED0231B" w14:textId="77777777" w:rsidR="00C411E4" w:rsidRDefault="00C411E4" w:rsidP="003513D4">
            <w:pPr>
              <w:jc w:val="both"/>
            </w:pPr>
            <w:r>
              <w:t>40</w:t>
            </w:r>
          </w:p>
        </w:tc>
        <w:tc>
          <w:tcPr>
            <w:tcW w:w="720" w:type="dxa"/>
          </w:tcPr>
          <w:p w14:paraId="21DF989B" w14:textId="77777777" w:rsidR="00C411E4" w:rsidRDefault="00C411E4" w:rsidP="003513D4">
            <w:pPr>
              <w:jc w:val="both"/>
            </w:pPr>
            <w:r>
              <w:t>45</w:t>
            </w:r>
          </w:p>
        </w:tc>
        <w:tc>
          <w:tcPr>
            <w:tcW w:w="630" w:type="dxa"/>
          </w:tcPr>
          <w:p w14:paraId="19EE24F6" w14:textId="77777777" w:rsidR="00C411E4" w:rsidRDefault="00C411E4" w:rsidP="003513D4">
            <w:pPr>
              <w:jc w:val="both"/>
            </w:pPr>
            <w:r>
              <w:t>50</w:t>
            </w:r>
          </w:p>
        </w:tc>
      </w:tr>
    </w:tbl>
    <w:p w14:paraId="64A60FE4" w14:textId="1EBFD094" w:rsidR="00C411E4" w:rsidRDefault="00C411E4" w:rsidP="008D1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We identified five (5) parameters which need to be tuned to know the optimal values of each one of them. The parameters are: selection function, crossover function, crossover probability, mutation probability, and population size. For mutation GA, not every single point crossover nor every two-point crossover generates valid chromosomes, so we decided to remove crossover function from the set of parameters to optimize because we applied a customized crossover function. Therefore, four (4) parameters were optimized in the case of mutation GA as shown in </w:t>
      </w:r>
      <w:r w:rsidRPr="007F09FE">
        <w:rPr>
          <w:rFonts w:asciiTheme="majorBidi" w:hAnsiTheme="majorBidi" w:cstheme="majorBidi"/>
          <w:sz w:val="24"/>
          <w:szCs w:val="24"/>
        </w:rPr>
        <w:fldChar w:fldCharType="begin"/>
      </w:r>
      <w:r w:rsidRPr="007F09FE">
        <w:rPr>
          <w:rFonts w:asciiTheme="majorBidi" w:hAnsiTheme="majorBidi" w:cstheme="majorBidi"/>
          <w:sz w:val="24"/>
          <w:szCs w:val="24"/>
        </w:rPr>
        <w:instrText xml:space="preserve"> REF _Ref500760227 \h </w:instrText>
      </w:r>
      <w:r w:rsidR="007F09FE" w:rsidRPr="007F09FE">
        <w:rPr>
          <w:rFonts w:asciiTheme="majorBidi" w:hAnsiTheme="majorBidi" w:cstheme="majorBidi"/>
          <w:sz w:val="24"/>
          <w:szCs w:val="24"/>
        </w:rPr>
        <w:instrText xml:space="preserve"> \* MERGEFORMAT </w:instrText>
      </w:r>
      <w:r w:rsidRPr="007F09FE">
        <w:rPr>
          <w:rFonts w:asciiTheme="majorBidi" w:hAnsiTheme="majorBidi" w:cstheme="majorBidi"/>
          <w:sz w:val="24"/>
          <w:szCs w:val="24"/>
        </w:rPr>
      </w:r>
      <w:r w:rsidRPr="007F09FE">
        <w:rPr>
          <w:rFonts w:asciiTheme="majorBidi" w:hAnsiTheme="majorBidi" w:cstheme="majorBidi"/>
          <w:sz w:val="24"/>
          <w:szCs w:val="24"/>
        </w:rPr>
        <w:fldChar w:fldCharType="separate"/>
      </w:r>
      <w:r w:rsidR="001101E6" w:rsidRPr="001101E6">
        <w:rPr>
          <w:rFonts w:asciiTheme="majorBidi" w:hAnsiTheme="majorBidi" w:cstheme="majorBidi"/>
        </w:rPr>
        <w:t xml:space="preserve">Table </w:t>
      </w:r>
      <w:r w:rsidR="001101E6" w:rsidRPr="001101E6">
        <w:rPr>
          <w:rFonts w:asciiTheme="majorBidi" w:hAnsiTheme="majorBidi" w:cstheme="majorBidi"/>
          <w:noProof/>
        </w:rPr>
        <w:t>14</w:t>
      </w:r>
      <w:r w:rsidRPr="007F09FE">
        <w:rPr>
          <w:rFonts w:asciiTheme="majorBidi" w:hAnsiTheme="majorBidi" w:cstheme="majorBidi"/>
          <w:sz w:val="24"/>
          <w:szCs w:val="24"/>
        </w:rPr>
        <w:fldChar w:fldCharType="end"/>
      </w:r>
      <w:r>
        <w:rPr>
          <w:rFonts w:asciiTheme="majorBidi" w:hAnsiTheme="majorBidi" w:cstheme="majorBidi"/>
          <w:sz w:val="24"/>
          <w:szCs w:val="24"/>
        </w:rPr>
        <w:t>.</w:t>
      </w:r>
    </w:p>
    <w:p w14:paraId="51BC8E4B" w14:textId="6C64F56C"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Based on the number of parameters considered and number of parameter levels identified, the detail of the experimental design and levels for the tGA is show in the </w:t>
      </w:r>
      <w:r w:rsidRPr="007F09FE">
        <w:rPr>
          <w:rFonts w:asciiTheme="majorBidi" w:hAnsiTheme="majorBidi" w:cstheme="majorBidi"/>
          <w:sz w:val="24"/>
          <w:szCs w:val="24"/>
        </w:rPr>
        <w:fldChar w:fldCharType="begin"/>
      </w:r>
      <w:r w:rsidRPr="007F09FE">
        <w:rPr>
          <w:rFonts w:asciiTheme="majorBidi" w:hAnsiTheme="majorBidi" w:cstheme="majorBidi"/>
          <w:sz w:val="24"/>
          <w:szCs w:val="24"/>
        </w:rPr>
        <w:instrText xml:space="preserve"> REF _Ref500760582 \h </w:instrText>
      </w:r>
      <w:r w:rsidR="007F09FE" w:rsidRPr="007F09FE">
        <w:rPr>
          <w:rFonts w:asciiTheme="majorBidi" w:hAnsiTheme="majorBidi" w:cstheme="majorBidi"/>
          <w:sz w:val="24"/>
          <w:szCs w:val="24"/>
        </w:rPr>
        <w:instrText xml:space="preserve"> \* MERGEFORMAT </w:instrText>
      </w:r>
      <w:r w:rsidRPr="007F09FE">
        <w:rPr>
          <w:rFonts w:asciiTheme="majorBidi" w:hAnsiTheme="majorBidi" w:cstheme="majorBidi"/>
          <w:sz w:val="24"/>
          <w:szCs w:val="24"/>
        </w:rPr>
      </w:r>
      <w:r w:rsidRPr="007F09FE">
        <w:rPr>
          <w:rFonts w:asciiTheme="majorBidi" w:hAnsiTheme="majorBidi" w:cstheme="majorBidi"/>
          <w:sz w:val="24"/>
          <w:szCs w:val="24"/>
        </w:rPr>
        <w:fldChar w:fldCharType="separate"/>
      </w:r>
      <w:r w:rsidR="001101E6" w:rsidRPr="001101E6">
        <w:rPr>
          <w:rFonts w:asciiTheme="majorBidi" w:hAnsiTheme="majorBidi" w:cstheme="majorBidi"/>
        </w:rPr>
        <w:t xml:space="preserve">Table </w:t>
      </w:r>
      <w:r w:rsidR="001101E6" w:rsidRPr="001101E6">
        <w:rPr>
          <w:rFonts w:asciiTheme="majorBidi" w:hAnsiTheme="majorBidi" w:cstheme="majorBidi"/>
          <w:noProof/>
        </w:rPr>
        <w:t>15</w:t>
      </w:r>
      <w:r w:rsidRPr="007F09FE">
        <w:rPr>
          <w:rFonts w:asciiTheme="majorBidi" w:hAnsiTheme="majorBidi" w:cstheme="majorBidi"/>
          <w:sz w:val="24"/>
          <w:szCs w:val="24"/>
        </w:rPr>
        <w:fldChar w:fldCharType="end"/>
      </w:r>
      <w:r>
        <w:rPr>
          <w:rFonts w:asciiTheme="majorBidi" w:hAnsiTheme="majorBidi" w:cstheme="majorBidi"/>
          <w:sz w:val="24"/>
          <w:szCs w:val="24"/>
        </w:rPr>
        <w:t xml:space="preserve"> :</w:t>
      </w:r>
    </w:p>
    <w:p w14:paraId="49ABC5BC" w14:textId="3FB24E62" w:rsidR="00C411E4" w:rsidRPr="00F47AF8" w:rsidRDefault="00C411E4" w:rsidP="00817352">
      <w:pPr>
        <w:pStyle w:val="Caption"/>
        <w:keepNext/>
        <w:jc w:val="center"/>
        <w:rPr>
          <w:rFonts w:asciiTheme="majorBidi" w:hAnsiTheme="majorBidi" w:cstheme="majorBidi"/>
          <w:b/>
          <w:bCs/>
          <w:i w:val="0"/>
          <w:iCs w:val="0"/>
          <w:color w:val="auto"/>
        </w:rPr>
      </w:pPr>
      <w:bookmarkStart w:id="397" w:name="_Ref500760582"/>
      <w:bookmarkStart w:id="398" w:name="_Toc506449836"/>
      <w:r w:rsidRPr="00F47AF8">
        <w:rPr>
          <w:rFonts w:asciiTheme="majorBidi" w:hAnsiTheme="majorBidi" w:cstheme="majorBidi"/>
          <w:b/>
          <w:bCs/>
          <w:i w:val="0"/>
          <w:iCs w:val="0"/>
          <w:color w:val="auto"/>
        </w:rPr>
        <w:t xml:space="preserve">Table </w:t>
      </w:r>
      <w:r w:rsidRPr="00F47AF8">
        <w:rPr>
          <w:rFonts w:asciiTheme="majorBidi" w:hAnsiTheme="majorBidi" w:cstheme="majorBidi"/>
          <w:b/>
          <w:bCs/>
          <w:i w:val="0"/>
          <w:iCs w:val="0"/>
          <w:color w:val="auto"/>
        </w:rPr>
        <w:fldChar w:fldCharType="begin"/>
      </w:r>
      <w:r w:rsidRPr="00F47AF8">
        <w:rPr>
          <w:rFonts w:asciiTheme="majorBidi" w:hAnsiTheme="majorBidi" w:cstheme="majorBidi"/>
          <w:b/>
          <w:bCs/>
          <w:i w:val="0"/>
          <w:iCs w:val="0"/>
          <w:color w:val="auto"/>
        </w:rPr>
        <w:instrText xml:space="preserve"> SEQ Table \* ARABIC </w:instrText>
      </w:r>
      <w:r w:rsidRPr="00F47AF8">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15</w:t>
      </w:r>
      <w:r w:rsidRPr="00F47AF8">
        <w:rPr>
          <w:rFonts w:asciiTheme="majorBidi" w:hAnsiTheme="majorBidi" w:cstheme="majorBidi"/>
          <w:b/>
          <w:bCs/>
          <w:i w:val="0"/>
          <w:iCs w:val="0"/>
          <w:noProof/>
          <w:color w:val="auto"/>
        </w:rPr>
        <w:fldChar w:fldCharType="end"/>
      </w:r>
      <w:bookmarkEnd w:id="397"/>
      <w:r w:rsidRPr="00F47AF8">
        <w:rPr>
          <w:rFonts w:asciiTheme="majorBidi" w:hAnsiTheme="majorBidi" w:cstheme="majorBidi"/>
          <w:b/>
          <w:bCs/>
          <w:i w:val="0"/>
          <w:iCs w:val="0"/>
          <w:color w:val="auto"/>
        </w:rPr>
        <w:t>: Experimental Design for Tester GA Parameter Selection</w:t>
      </w:r>
      <w:bookmarkEnd w:id="398"/>
    </w:p>
    <w:tbl>
      <w:tblPr>
        <w:tblW w:w="7468" w:type="dxa"/>
        <w:jc w:val="center"/>
        <w:tblBorders>
          <w:top w:val="double" w:sz="4" w:space="0" w:color="auto"/>
          <w:left w:val="double" w:sz="4" w:space="0" w:color="auto"/>
          <w:bottom w:val="double" w:sz="4" w:space="0" w:color="auto"/>
          <w:right w:val="double" w:sz="4" w:space="0" w:color="auto"/>
          <w:insideV w:val="double" w:sz="4" w:space="0" w:color="auto"/>
        </w:tblBorders>
        <w:tblLook w:val="04A0" w:firstRow="1" w:lastRow="0" w:firstColumn="1" w:lastColumn="0" w:noHBand="0" w:noVBand="1"/>
      </w:tblPr>
      <w:tblGrid>
        <w:gridCol w:w="1391"/>
        <w:gridCol w:w="1042"/>
        <w:gridCol w:w="1040"/>
        <w:gridCol w:w="1036"/>
        <w:gridCol w:w="1045"/>
        <w:gridCol w:w="957"/>
        <w:gridCol w:w="957"/>
      </w:tblGrid>
      <w:tr w:rsidR="00C411E4" w:rsidRPr="00BB146D" w14:paraId="1A954010" w14:textId="77777777" w:rsidTr="008D1EAA">
        <w:trPr>
          <w:jc w:val="center"/>
        </w:trPr>
        <w:tc>
          <w:tcPr>
            <w:tcW w:w="1391" w:type="dxa"/>
            <w:vMerge w:val="restart"/>
            <w:tcBorders>
              <w:top w:val="double" w:sz="4" w:space="0" w:color="auto"/>
              <w:bottom w:val="double" w:sz="4" w:space="0" w:color="auto"/>
            </w:tcBorders>
          </w:tcPr>
          <w:p w14:paraId="5DCDAC1D" w14:textId="77777777" w:rsidR="00C411E4" w:rsidRPr="00BB146D" w:rsidRDefault="00C411E4" w:rsidP="003513D4">
            <w:pPr>
              <w:jc w:val="center"/>
              <w:rPr>
                <w:b/>
                <w:bCs/>
              </w:rPr>
            </w:pPr>
            <w:r w:rsidRPr="00BB146D">
              <w:rPr>
                <w:b/>
                <w:bCs/>
              </w:rPr>
              <w:t>Experiment</w:t>
            </w:r>
          </w:p>
        </w:tc>
        <w:tc>
          <w:tcPr>
            <w:tcW w:w="5120" w:type="dxa"/>
            <w:gridSpan w:val="5"/>
            <w:tcBorders>
              <w:top w:val="double" w:sz="4" w:space="0" w:color="auto"/>
              <w:bottom w:val="double" w:sz="4" w:space="0" w:color="auto"/>
            </w:tcBorders>
          </w:tcPr>
          <w:p w14:paraId="3650C72D" w14:textId="77777777" w:rsidR="00C411E4" w:rsidRPr="00BB146D" w:rsidRDefault="00C411E4" w:rsidP="003513D4">
            <w:pPr>
              <w:jc w:val="center"/>
              <w:rPr>
                <w:b/>
                <w:bCs/>
              </w:rPr>
            </w:pPr>
            <w:r w:rsidRPr="00BB146D">
              <w:rPr>
                <w:b/>
                <w:bCs/>
              </w:rPr>
              <w:t>Parameter of GA</w:t>
            </w:r>
          </w:p>
        </w:tc>
        <w:tc>
          <w:tcPr>
            <w:tcW w:w="957" w:type="dxa"/>
            <w:tcBorders>
              <w:top w:val="double" w:sz="4" w:space="0" w:color="auto"/>
              <w:bottom w:val="double" w:sz="4" w:space="0" w:color="auto"/>
            </w:tcBorders>
          </w:tcPr>
          <w:p w14:paraId="53F5DFBD" w14:textId="77777777" w:rsidR="00C411E4" w:rsidRPr="00BB146D" w:rsidRDefault="00C411E4" w:rsidP="003513D4">
            <w:pPr>
              <w:jc w:val="center"/>
              <w:rPr>
                <w:b/>
                <w:bCs/>
              </w:rPr>
            </w:pPr>
          </w:p>
        </w:tc>
      </w:tr>
      <w:tr w:rsidR="00C411E4" w:rsidRPr="00BB146D" w14:paraId="2911626E" w14:textId="77777777" w:rsidTr="008D1EAA">
        <w:trPr>
          <w:jc w:val="center"/>
        </w:trPr>
        <w:tc>
          <w:tcPr>
            <w:tcW w:w="1391" w:type="dxa"/>
            <w:vMerge/>
            <w:tcBorders>
              <w:top w:val="double" w:sz="4" w:space="0" w:color="auto"/>
              <w:bottom w:val="double" w:sz="4" w:space="0" w:color="auto"/>
            </w:tcBorders>
          </w:tcPr>
          <w:p w14:paraId="6AC75697" w14:textId="77777777" w:rsidR="00C411E4" w:rsidRPr="00BB146D" w:rsidRDefault="00C411E4" w:rsidP="003513D4">
            <w:pPr>
              <w:rPr>
                <w:b/>
                <w:bCs/>
              </w:rPr>
            </w:pPr>
          </w:p>
        </w:tc>
        <w:tc>
          <w:tcPr>
            <w:tcW w:w="1042" w:type="dxa"/>
            <w:tcBorders>
              <w:top w:val="double" w:sz="4" w:space="0" w:color="auto"/>
              <w:bottom w:val="double" w:sz="4" w:space="0" w:color="auto"/>
            </w:tcBorders>
          </w:tcPr>
          <w:p w14:paraId="7C51C235" w14:textId="77777777" w:rsidR="00C411E4" w:rsidRPr="00BB146D" w:rsidRDefault="00C411E4" w:rsidP="003513D4">
            <w:pPr>
              <w:rPr>
                <w:b/>
                <w:bCs/>
              </w:rPr>
            </w:pPr>
            <w:r w:rsidRPr="00BB146D">
              <w:rPr>
                <w:b/>
                <w:bCs/>
              </w:rPr>
              <w:t>A</w:t>
            </w:r>
          </w:p>
        </w:tc>
        <w:tc>
          <w:tcPr>
            <w:tcW w:w="1040" w:type="dxa"/>
            <w:tcBorders>
              <w:top w:val="double" w:sz="4" w:space="0" w:color="auto"/>
              <w:bottom w:val="double" w:sz="4" w:space="0" w:color="auto"/>
            </w:tcBorders>
          </w:tcPr>
          <w:p w14:paraId="6794660F" w14:textId="77777777" w:rsidR="00C411E4" w:rsidRPr="00BB146D" w:rsidRDefault="00C411E4" w:rsidP="003513D4">
            <w:pPr>
              <w:rPr>
                <w:b/>
                <w:bCs/>
              </w:rPr>
            </w:pPr>
            <w:r w:rsidRPr="00BB146D">
              <w:rPr>
                <w:b/>
                <w:bCs/>
              </w:rPr>
              <w:t>B</w:t>
            </w:r>
          </w:p>
        </w:tc>
        <w:tc>
          <w:tcPr>
            <w:tcW w:w="1036" w:type="dxa"/>
            <w:tcBorders>
              <w:top w:val="double" w:sz="4" w:space="0" w:color="auto"/>
              <w:bottom w:val="double" w:sz="4" w:space="0" w:color="auto"/>
            </w:tcBorders>
          </w:tcPr>
          <w:p w14:paraId="431C4290" w14:textId="77777777" w:rsidR="00C411E4" w:rsidRPr="00BB146D" w:rsidRDefault="00C411E4" w:rsidP="003513D4">
            <w:pPr>
              <w:rPr>
                <w:b/>
                <w:bCs/>
              </w:rPr>
            </w:pPr>
            <w:r w:rsidRPr="00BB146D">
              <w:rPr>
                <w:b/>
                <w:bCs/>
              </w:rPr>
              <w:t>C</w:t>
            </w:r>
          </w:p>
        </w:tc>
        <w:tc>
          <w:tcPr>
            <w:tcW w:w="1045" w:type="dxa"/>
            <w:tcBorders>
              <w:top w:val="double" w:sz="4" w:space="0" w:color="auto"/>
              <w:bottom w:val="double" w:sz="4" w:space="0" w:color="auto"/>
            </w:tcBorders>
          </w:tcPr>
          <w:p w14:paraId="2E32647B" w14:textId="77777777" w:rsidR="00C411E4" w:rsidRPr="00BB146D" w:rsidRDefault="00C411E4" w:rsidP="003513D4">
            <w:pPr>
              <w:rPr>
                <w:b/>
                <w:bCs/>
              </w:rPr>
            </w:pPr>
            <w:r w:rsidRPr="00BB146D">
              <w:rPr>
                <w:b/>
                <w:bCs/>
              </w:rPr>
              <w:t>D</w:t>
            </w:r>
          </w:p>
        </w:tc>
        <w:tc>
          <w:tcPr>
            <w:tcW w:w="957" w:type="dxa"/>
            <w:tcBorders>
              <w:top w:val="double" w:sz="4" w:space="0" w:color="auto"/>
              <w:bottom w:val="double" w:sz="4" w:space="0" w:color="auto"/>
            </w:tcBorders>
          </w:tcPr>
          <w:p w14:paraId="5E45982D" w14:textId="77777777" w:rsidR="00C411E4" w:rsidRPr="00BB146D" w:rsidRDefault="00C411E4" w:rsidP="003513D4">
            <w:pPr>
              <w:rPr>
                <w:b/>
                <w:bCs/>
              </w:rPr>
            </w:pPr>
            <w:r w:rsidRPr="00BB146D">
              <w:rPr>
                <w:b/>
                <w:bCs/>
              </w:rPr>
              <w:t>E</w:t>
            </w:r>
          </w:p>
        </w:tc>
        <w:tc>
          <w:tcPr>
            <w:tcW w:w="957" w:type="dxa"/>
            <w:tcBorders>
              <w:top w:val="double" w:sz="4" w:space="0" w:color="auto"/>
              <w:bottom w:val="double" w:sz="4" w:space="0" w:color="auto"/>
            </w:tcBorders>
          </w:tcPr>
          <w:p w14:paraId="2EEBD9DB" w14:textId="77777777" w:rsidR="00C411E4" w:rsidRPr="00BB146D" w:rsidRDefault="00C411E4" w:rsidP="003513D4">
            <w:pPr>
              <w:jc w:val="center"/>
              <w:rPr>
                <w:b/>
                <w:bCs/>
              </w:rPr>
            </w:pPr>
            <w:r>
              <w:rPr>
                <w:b/>
                <w:bCs/>
              </w:rPr>
              <w:t>Fitness</w:t>
            </w:r>
          </w:p>
        </w:tc>
      </w:tr>
      <w:tr w:rsidR="00C411E4" w14:paraId="72B18570" w14:textId="77777777" w:rsidTr="008D1EAA">
        <w:trPr>
          <w:jc w:val="center"/>
        </w:trPr>
        <w:tc>
          <w:tcPr>
            <w:tcW w:w="1391" w:type="dxa"/>
            <w:tcBorders>
              <w:top w:val="double" w:sz="4" w:space="0" w:color="auto"/>
            </w:tcBorders>
          </w:tcPr>
          <w:p w14:paraId="1AF9CE76" w14:textId="77777777" w:rsidR="00C411E4" w:rsidRDefault="00C411E4" w:rsidP="003513D4">
            <w:r>
              <w:t>1</w:t>
            </w:r>
          </w:p>
        </w:tc>
        <w:tc>
          <w:tcPr>
            <w:tcW w:w="1042" w:type="dxa"/>
            <w:tcBorders>
              <w:top w:val="double" w:sz="4" w:space="0" w:color="auto"/>
            </w:tcBorders>
          </w:tcPr>
          <w:p w14:paraId="7C7236B1" w14:textId="77777777" w:rsidR="00C411E4" w:rsidRDefault="00C411E4" w:rsidP="003513D4">
            <w:r>
              <w:t>1</w:t>
            </w:r>
          </w:p>
        </w:tc>
        <w:tc>
          <w:tcPr>
            <w:tcW w:w="1040" w:type="dxa"/>
            <w:tcBorders>
              <w:top w:val="double" w:sz="4" w:space="0" w:color="auto"/>
            </w:tcBorders>
          </w:tcPr>
          <w:p w14:paraId="44A91C7C" w14:textId="77777777" w:rsidR="00C411E4" w:rsidRDefault="00C411E4" w:rsidP="003513D4">
            <w:r>
              <w:t>1</w:t>
            </w:r>
          </w:p>
        </w:tc>
        <w:tc>
          <w:tcPr>
            <w:tcW w:w="1036" w:type="dxa"/>
            <w:tcBorders>
              <w:top w:val="double" w:sz="4" w:space="0" w:color="auto"/>
            </w:tcBorders>
          </w:tcPr>
          <w:p w14:paraId="26B6A860" w14:textId="77777777" w:rsidR="00C411E4" w:rsidRDefault="00C411E4" w:rsidP="003513D4">
            <w:r>
              <w:t>1</w:t>
            </w:r>
          </w:p>
        </w:tc>
        <w:tc>
          <w:tcPr>
            <w:tcW w:w="1045" w:type="dxa"/>
            <w:tcBorders>
              <w:top w:val="double" w:sz="4" w:space="0" w:color="auto"/>
            </w:tcBorders>
          </w:tcPr>
          <w:p w14:paraId="486630DC" w14:textId="77777777" w:rsidR="00C411E4" w:rsidRDefault="00C411E4" w:rsidP="003513D4">
            <w:r>
              <w:t>1</w:t>
            </w:r>
          </w:p>
        </w:tc>
        <w:tc>
          <w:tcPr>
            <w:tcW w:w="957" w:type="dxa"/>
            <w:tcBorders>
              <w:top w:val="double" w:sz="4" w:space="0" w:color="auto"/>
            </w:tcBorders>
          </w:tcPr>
          <w:p w14:paraId="136D346D" w14:textId="77777777" w:rsidR="00C411E4" w:rsidRDefault="00C411E4" w:rsidP="003513D4">
            <w:r>
              <w:t>1</w:t>
            </w:r>
          </w:p>
        </w:tc>
        <w:tc>
          <w:tcPr>
            <w:tcW w:w="957" w:type="dxa"/>
            <w:tcBorders>
              <w:top w:val="double" w:sz="4" w:space="0" w:color="auto"/>
            </w:tcBorders>
          </w:tcPr>
          <w:p w14:paraId="5F80FE88" w14:textId="77777777" w:rsidR="00C411E4" w:rsidRDefault="00C411E4" w:rsidP="003513D4"/>
        </w:tc>
      </w:tr>
      <w:tr w:rsidR="00C411E4" w14:paraId="32694A50" w14:textId="77777777" w:rsidTr="008D1EAA">
        <w:trPr>
          <w:jc w:val="center"/>
        </w:trPr>
        <w:tc>
          <w:tcPr>
            <w:tcW w:w="1391" w:type="dxa"/>
          </w:tcPr>
          <w:p w14:paraId="1F591852" w14:textId="77777777" w:rsidR="00C411E4" w:rsidRDefault="00C411E4" w:rsidP="003513D4">
            <w:r>
              <w:t>2</w:t>
            </w:r>
          </w:p>
        </w:tc>
        <w:tc>
          <w:tcPr>
            <w:tcW w:w="1042" w:type="dxa"/>
          </w:tcPr>
          <w:p w14:paraId="3806B45E" w14:textId="77777777" w:rsidR="00C411E4" w:rsidRDefault="00C411E4" w:rsidP="003513D4">
            <w:r>
              <w:t>1</w:t>
            </w:r>
          </w:p>
        </w:tc>
        <w:tc>
          <w:tcPr>
            <w:tcW w:w="1040" w:type="dxa"/>
          </w:tcPr>
          <w:p w14:paraId="744244ED" w14:textId="77777777" w:rsidR="00C411E4" w:rsidRDefault="00C411E4" w:rsidP="003513D4">
            <w:r>
              <w:t>1</w:t>
            </w:r>
          </w:p>
        </w:tc>
        <w:tc>
          <w:tcPr>
            <w:tcW w:w="1036" w:type="dxa"/>
          </w:tcPr>
          <w:p w14:paraId="2D5B1C94" w14:textId="77777777" w:rsidR="00C411E4" w:rsidRDefault="00C411E4" w:rsidP="003513D4">
            <w:r>
              <w:t>1</w:t>
            </w:r>
          </w:p>
        </w:tc>
        <w:tc>
          <w:tcPr>
            <w:tcW w:w="1045" w:type="dxa"/>
          </w:tcPr>
          <w:p w14:paraId="1B642393" w14:textId="77777777" w:rsidR="00C411E4" w:rsidRDefault="00C411E4" w:rsidP="003513D4">
            <w:r>
              <w:t>1</w:t>
            </w:r>
          </w:p>
        </w:tc>
        <w:tc>
          <w:tcPr>
            <w:tcW w:w="957" w:type="dxa"/>
          </w:tcPr>
          <w:p w14:paraId="6BB56EA7" w14:textId="77777777" w:rsidR="00C411E4" w:rsidRDefault="00C411E4" w:rsidP="003513D4">
            <w:r>
              <w:t>2</w:t>
            </w:r>
          </w:p>
        </w:tc>
        <w:tc>
          <w:tcPr>
            <w:tcW w:w="957" w:type="dxa"/>
          </w:tcPr>
          <w:p w14:paraId="2A62FBF9" w14:textId="77777777" w:rsidR="00C411E4" w:rsidRDefault="00C411E4" w:rsidP="003513D4"/>
        </w:tc>
      </w:tr>
      <w:tr w:rsidR="00C411E4" w14:paraId="19095997" w14:textId="77777777" w:rsidTr="008D1EAA">
        <w:trPr>
          <w:jc w:val="center"/>
        </w:trPr>
        <w:tc>
          <w:tcPr>
            <w:tcW w:w="1391" w:type="dxa"/>
          </w:tcPr>
          <w:p w14:paraId="0C54A426" w14:textId="77777777" w:rsidR="00C411E4" w:rsidRDefault="00C411E4" w:rsidP="003513D4">
            <w:r>
              <w:t>3</w:t>
            </w:r>
          </w:p>
        </w:tc>
        <w:tc>
          <w:tcPr>
            <w:tcW w:w="1042" w:type="dxa"/>
          </w:tcPr>
          <w:p w14:paraId="262A0B6A" w14:textId="77777777" w:rsidR="00C411E4" w:rsidRDefault="00C411E4" w:rsidP="003513D4">
            <w:r>
              <w:t>1</w:t>
            </w:r>
          </w:p>
        </w:tc>
        <w:tc>
          <w:tcPr>
            <w:tcW w:w="1040" w:type="dxa"/>
          </w:tcPr>
          <w:p w14:paraId="3604B188" w14:textId="77777777" w:rsidR="00C411E4" w:rsidRDefault="00C411E4" w:rsidP="003513D4">
            <w:r>
              <w:t>1</w:t>
            </w:r>
          </w:p>
        </w:tc>
        <w:tc>
          <w:tcPr>
            <w:tcW w:w="1036" w:type="dxa"/>
          </w:tcPr>
          <w:p w14:paraId="6D1B87F1" w14:textId="77777777" w:rsidR="00C411E4" w:rsidRDefault="00C411E4" w:rsidP="003513D4">
            <w:r>
              <w:t>1</w:t>
            </w:r>
          </w:p>
        </w:tc>
        <w:tc>
          <w:tcPr>
            <w:tcW w:w="1045" w:type="dxa"/>
          </w:tcPr>
          <w:p w14:paraId="543B2B13" w14:textId="77777777" w:rsidR="00C411E4" w:rsidRDefault="00C411E4" w:rsidP="003513D4">
            <w:r>
              <w:t>2</w:t>
            </w:r>
          </w:p>
        </w:tc>
        <w:tc>
          <w:tcPr>
            <w:tcW w:w="957" w:type="dxa"/>
          </w:tcPr>
          <w:p w14:paraId="7CF061EC" w14:textId="77777777" w:rsidR="00C411E4" w:rsidRDefault="00C411E4" w:rsidP="003513D4">
            <w:r>
              <w:t>3</w:t>
            </w:r>
          </w:p>
        </w:tc>
        <w:tc>
          <w:tcPr>
            <w:tcW w:w="957" w:type="dxa"/>
          </w:tcPr>
          <w:p w14:paraId="2CE99BC3" w14:textId="77777777" w:rsidR="00C411E4" w:rsidRDefault="00C411E4" w:rsidP="003513D4"/>
        </w:tc>
      </w:tr>
      <w:tr w:rsidR="00C411E4" w14:paraId="5AFB20A2" w14:textId="77777777" w:rsidTr="008D1EAA">
        <w:trPr>
          <w:jc w:val="center"/>
        </w:trPr>
        <w:tc>
          <w:tcPr>
            <w:tcW w:w="1391" w:type="dxa"/>
          </w:tcPr>
          <w:p w14:paraId="16BEAFDA" w14:textId="77777777" w:rsidR="00C411E4" w:rsidRDefault="00C411E4" w:rsidP="003513D4">
            <w:r>
              <w:t>4</w:t>
            </w:r>
          </w:p>
        </w:tc>
        <w:tc>
          <w:tcPr>
            <w:tcW w:w="1042" w:type="dxa"/>
          </w:tcPr>
          <w:p w14:paraId="2C6D084D" w14:textId="77777777" w:rsidR="00C411E4" w:rsidRDefault="00C411E4" w:rsidP="003513D4">
            <w:r>
              <w:t>1</w:t>
            </w:r>
          </w:p>
        </w:tc>
        <w:tc>
          <w:tcPr>
            <w:tcW w:w="1040" w:type="dxa"/>
          </w:tcPr>
          <w:p w14:paraId="6DE43E19" w14:textId="77777777" w:rsidR="00C411E4" w:rsidRDefault="00C411E4" w:rsidP="003513D4">
            <w:r>
              <w:t>1</w:t>
            </w:r>
          </w:p>
        </w:tc>
        <w:tc>
          <w:tcPr>
            <w:tcW w:w="1036" w:type="dxa"/>
          </w:tcPr>
          <w:p w14:paraId="682F33E6" w14:textId="77777777" w:rsidR="00C411E4" w:rsidRDefault="00C411E4" w:rsidP="003513D4">
            <w:r>
              <w:t>2</w:t>
            </w:r>
          </w:p>
        </w:tc>
        <w:tc>
          <w:tcPr>
            <w:tcW w:w="1045" w:type="dxa"/>
          </w:tcPr>
          <w:p w14:paraId="75E6F144" w14:textId="77777777" w:rsidR="00C411E4" w:rsidRDefault="00C411E4" w:rsidP="003513D4">
            <w:r>
              <w:t>2</w:t>
            </w:r>
          </w:p>
        </w:tc>
        <w:tc>
          <w:tcPr>
            <w:tcW w:w="957" w:type="dxa"/>
          </w:tcPr>
          <w:p w14:paraId="37C2C16E" w14:textId="77777777" w:rsidR="00C411E4" w:rsidRDefault="00C411E4" w:rsidP="003513D4">
            <w:r>
              <w:t>4</w:t>
            </w:r>
          </w:p>
        </w:tc>
        <w:tc>
          <w:tcPr>
            <w:tcW w:w="957" w:type="dxa"/>
          </w:tcPr>
          <w:p w14:paraId="45835906" w14:textId="77777777" w:rsidR="00C411E4" w:rsidRDefault="00C411E4" w:rsidP="003513D4"/>
        </w:tc>
      </w:tr>
      <w:tr w:rsidR="00C411E4" w14:paraId="29AB574F" w14:textId="77777777" w:rsidTr="008D1EAA">
        <w:trPr>
          <w:jc w:val="center"/>
        </w:trPr>
        <w:tc>
          <w:tcPr>
            <w:tcW w:w="1391" w:type="dxa"/>
          </w:tcPr>
          <w:p w14:paraId="6F1FBE71" w14:textId="77777777" w:rsidR="00C411E4" w:rsidRDefault="00C411E4" w:rsidP="003513D4">
            <w:r>
              <w:t>5</w:t>
            </w:r>
          </w:p>
        </w:tc>
        <w:tc>
          <w:tcPr>
            <w:tcW w:w="1042" w:type="dxa"/>
          </w:tcPr>
          <w:p w14:paraId="2FD9DBDB" w14:textId="77777777" w:rsidR="00C411E4" w:rsidRDefault="00C411E4" w:rsidP="003513D4">
            <w:r>
              <w:t>1</w:t>
            </w:r>
          </w:p>
        </w:tc>
        <w:tc>
          <w:tcPr>
            <w:tcW w:w="1040" w:type="dxa"/>
          </w:tcPr>
          <w:p w14:paraId="53D41C20" w14:textId="77777777" w:rsidR="00C411E4" w:rsidRDefault="00C411E4" w:rsidP="003513D4">
            <w:r>
              <w:t>2</w:t>
            </w:r>
          </w:p>
        </w:tc>
        <w:tc>
          <w:tcPr>
            <w:tcW w:w="1036" w:type="dxa"/>
          </w:tcPr>
          <w:p w14:paraId="0B47E0FA" w14:textId="77777777" w:rsidR="00C411E4" w:rsidRDefault="00C411E4" w:rsidP="003513D4">
            <w:r>
              <w:t>2</w:t>
            </w:r>
          </w:p>
        </w:tc>
        <w:tc>
          <w:tcPr>
            <w:tcW w:w="1045" w:type="dxa"/>
          </w:tcPr>
          <w:p w14:paraId="5F8E9921" w14:textId="77777777" w:rsidR="00C411E4" w:rsidRDefault="00C411E4" w:rsidP="003513D4">
            <w:r>
              <w:t>3</w:t>
            </w:r>
          </w:p>
        </w:tc>
        <w:tc>
          <w:tcPr>
            <w:tcW w:w="957" w:type="dxa"/>
          </w:tcPr>
          <w:p w14:paraId="7C957DAC" w14:textId="77777777" w:rsidR="00C411E4" w:rsidRDefault="00C411E4" w:rsidP="003513D4">
            <w:r>
              <w:t>1</w:t>
            </w:r>
          </w:p>
        </w:tc>
        <w:tc>
          <w:tcPr>
            <w:tcW w:w="957" w:type="dxa"/>
          </w:tcPr>
          <w:p w14:paraId="0E0324E6" w14:textId="77777777" w:rsidR="00C411E4" w:rsidRDefault="00C411E4" w:rsidP="003513D4"/>
        </w:tc>
      </w:tr>
      <w:tr w:rsidR="00C411E4" w14:paraId="5A934F27" w14:textId="77777777" w:rsidTr="008D1EAA">
        <w:trPr>
          <w:jc w:val="center"/>
        </w:trPr>
        <w:tc>
          <w:tcPr>
            <w:tcW w:w="1391" w:type="dxa"/>
          </w:tcPr>
          <w:p w14:paraId="2D413DAE" w14:textId="77777777" w:rsidR="00C411E4" w:rsidRDefault="00C411E4" w:rsidP="003513D4">
            <w:r>
              <w:t>6</w:t>
            </w:r>
          </w:p>
        </w:tc>
        <w:tc>
          <w:tcPr>
            <w:tcW w:w="1042" w:type="dxa"/>
          </w:tcPr>
          <w:p w14:paraId="3AE7F6BB" w14:textId="77777777" w:rsidR="00C411E4" w:rsidRDefault="00C411E4" w:rsidP="003513D4">
            <w:r>
              <w:t>1</w:t>
            </w:r>
          </w:p>
        </w:tc>
        <w:tc>
          <w:tcPr>
            <w:tcW w:w="1040" w:type="dxa"/>
          </w:tcPr>
          <w:p w14:paraId="6FF13873" w14:textId="77777777" w:rsidR="00C411E4" w:rsidRDefault="00C411E4" w:rsidP="003513D4">
            <w:r>
              <w:t>2</w:t>
            </w:r>
          </w:p>
        </w:tc>
        <w:tc>
          <w:tcPr>
            <w:tcW w:w="1036" w:type="dxa"/>
          </w:tcPr>
          <w:p w14:paraId="140F8FC9" w14:textId="77777777" w:rsidR="00C411E4" w:rsidRDefault="00C411E4" w:rsidP="003513D4">
            <w:r>
              <w:t>2</w:t>
            </w:r>
          </w:p>
        </w:tc>
        <w:tc>
          <w:tcPr>
            <w:tcW w:w="1045" w:type="dxa"/>
          </w:tcPr>
          <w:p w14:paraId="340BDD2C" w14:textId="77777777" w:rsidR="00C411E4" w:rsidRDefault="00C411E4" w:rsidP="003513D4">
            <w:r>
              <w:t>3</w:t>
            </w:r>
          </w:p>
        </w:tc>
        <w:tc>
          <w:tcPr>
            <w:tcW w:w="957" w:type="dxa"/>
          </w:tcPr>
          <w:p w14:paraId="4630C1F1" w14:textId="77777777" w:rsidR="00C411E4" w:rsidRDefault="00C411E4" w:rsidP="003513D4">
            <w:r>
              <w:t>2</w:t>
            </w:r>
          </w:p>
        </w:tc>
        <w:tc>
          <w:tcPr>
            <w:tcW w:w="957" w:type="dxa"/>
          </w:tcPr>
          <w:p w14:paraId="578D160A" w14:textId="77777777" w:rsidR="00C411E4" w:rsidRDefault="00C411E4" w:rsidP="003513D4"/>
        </w:tc>
      </w:tr>
      <w:tr w:rsidR="00C411E4" w14:paraId="2492A5DB" w14:textId="77777777" w:rsidTr="008D1EAA">
        <w:trPr>
          <w:jc w:val="center"/>
        </w:trPr>
        <w:tc>
          <w:tcPr>
            <w:tcW w:w="1391" w:type="dxa"/>
          </w:tcPr>
          <w:p w14:paraId="60507CFB" w14:textId="77777777" w:rsidR="00C411E4" w:rsidRDefault="00C411E4" w:rsidP="003513D4">
            <w:r>
              <w:t>7</w:t>
            </w:r>
          </w:p>
        </w:tc>
        <w:tc>
          <w:tcPr>
            <w:tcW w:w="1042" w:type="dxa"/>
          </w:tcPr>
          <w:p w14:paraId="0AD7A605" w14:textId="77777777" w:rsidR="00C411E4" w:rsidRDefault="00C411E4" w:rsidP="003513D4">
            <w:r>
              <w:t>1</w:t>
            </w:r>
          </w:p>
        </w:tc>
        <w:tc>
          <w:tcPr>
            <w:tcW w:w="1040" w:type="dxa"/>
          </w:tcPr>
          <w:p w14:paraId="0E08B276" w14:textId="77777777" w:rsidR="00C411E4" w:rsidRDefault="00C411E4" w:rsidP="003513D4">
            <w:r>
              <w:t>2</w:t>
            </w:r>
          </w:p>
        </w:tc>
        <w:tc>
          <w:tcPr>
            <w:tcW w:w="1036" w:type="dxa"/>
          </w:tcPr>
          <w:p w14:paraId="7EB30585" w14:textId="77777777" w:rsidR="00C411E4" w:rsidRDefault="00C411E4" w:rsidP="003513D4">
            <w:r>
              <w:t>3</w:t>
            </w:r>
          </w:p>
        </w:tc>
        <w:tc>
          <w:tcPr>
            <w:tcW w:w="1045" w:type="dxa"/>
          </w:tcPr>
          <w:p w14:paraId="34E7C969" w14:textId="77777777" w:rsidR="00C411E4" w:rsidRDefault="00C411E4" w:rsidP="003513D4">
            <w:r>
              <w:t>1</w:t>
            </w:r>
          </w:p>
        </w:tc>
        <w:tc>
          <w:tcPr>
            <w:tcW w:w="957" w:type="dxa"/>
          </w:tcPr>
          <w:p w14:paraId="3B2691FE" w14:textId="77777777" w:rsidR="00C411E4" w:rsidRDefault="00C411E4" w:rsidP="003513D4">
            <w:r>
              <w:t>3</w:t>
            </w:r>
          </w:p>
        </w:tc>
        <w:tc>
          <w:tcPr>
            <w:tcW w:w="957" w:type="dxa"/>
          </w:tcPr>
          <w:p w14:paraId="51BB96BD" w14:textId="77777777" w:rsidR="00C411E4" w:rsidRDefault="00C411E4" w:rsidP="003513D4"/>
        </w:tc>
      </w:tr>
      <w:tr w:rsidR="00C411E4" w14:paraId="0E245776" w14:textId="77777777" w:rsidTr="008D1EAA">
        <w:trPr>
          <w:jc w:val="center"/>
        </w:trPr>
        <w:tc>
          <w:tcPr>
            <w:tcW w:w="1391" w:type="dxa"/>
          </w:tcPr>
          <w:p w14:paraId="28F18A31" w14:textId="77777777" w:rsidR="00C411E4" w:rsidRDefault="00C411E4" w:rsidP="003513D4">
            <w:r>
              <w:t>8</w:t>
            </w:r>
          </w:p>
        </w:tc>
        <w:tc>
          <w:tcPr>
            <w:tcW w:w="1042" w:type="dxa"/>
          </w:tcPr>
          <w:p w14:paraId="554F4627" w14:textId="77777777" w:rsidR="00C411E4" w:rsidRDefault="00C411E4" w:rsidP="003513D4">
            <w:r>
              <w:t>1</w:t>
            </w:r>
          </w:p>
        </w:tc>
        <w:tc>
          <w:tcPr>
            <w:tcW w:w="1040" w:type="dxa"/>
          </w:tcPr>
          <w:p w14:paraId="5D432387" w14:textId="77777777" w:rsidR="00C411E4" w:rsidRDefault="00C411E4" w:rsidP="003513D4">
            <w:r>
              <w:t>2</w:t>
            </w:r>
          </w:p>
        </w:tc>
        <w:tc>
          <w:tcPr>
            <w:tcW w:w="1036" w:type="dxa"/>
          </w:tcPr>
          <w:p w14:paraId="73B6D851" w14:textId="77777777" w:rsidR="00C411E4" w:rsidRDefault="00C411E4" w:rsidP="003513D4">
            <w:r>
              <w:t>3</w:t>
            </w:r>
          </w:p>
        </w:tc>
        <w:tc>
          <w:tcPr>
            <w:tcW w:w="1045" w:type="dxa"/>
          </w:tcPr>
          <w:p w14:paraId="4895994E" w14:textId="77777777" w:rsidR="00C411E4" w:rsidRDefault="00C411E4" w:rsidP="003513D4">
            <w:r>
              <w:t>1</w:t>
            </w:r>
          </w:p>
        </w:tc>
        <w:tc>
          <w:tcPr>
            <w:tcW w:w="957" w:type="dxa"/>
          </w:tcPr>
          <w:p w14:paraId="2E27252C" w14:textId="77777777" w:rsidR="00C411E4" w:rsidRDefault="00C411E4" w:rsidP="003513D4">
            <w:r>
              <w:t>4</w:t>
            </w:r>
          </w:p>
        </w:tc>
        <w:tc>
          <w:tcPr>
            <w:tcW w:w="957" w:type="dxa"/>
          </w:tcPr>
          <w:p w14:paraId="2EC9C8AD" w14:textId="77777777" w:rsidR="00C411E4" w:rsidRDefault="00C411E4" w:rsidP="003513D4"/>
        </w:tc>
      </w:tr>
      <w:tr w:rsidR="00C411E4" w14:paraId="5B0D7BA7" w14:textId="77777777" w:rsidTr="008D1EAA">
        <w:trPr>
          <w:jc w:val="center"/>
        </w:trPr>
        <w:tc>
          <w:tcPr>
            <w:tcW w:w="1391" w:type="dxa"/>
          </w:tcPr>
          <w:p w14:paraId="233C0FB4" w14:textId="77777777" w:rsidR="00C411E4" w:rsidRDefault="00C411E4" w:rsidP="003513D4">
            <w:r>
              <w:t>9</w:t>
            </w:r>
          </w:p>
        </w:tc>
        <w:tc>
          <w:tcPr>
            <w:tcW w:w="1042" w:type="dxa"/>
          </w:tcPr>
          <w:p w14:paraId="52332AF4" w14:textId="77777777" w:rsidR="00C411E4" w:rsidRDefault="00C411E4" w:rsidP="003513D4">
            <w:r>
              <w:t>2</w:t>
            </w:r>
          </w:p>
        </w:tc>
        <w:tc>
          <w:tcPr>
            <w:tcW w:w="1040" w:type="dxa"/>
          </w:tcPr>
          <w:p w14:paraId="1003C62F" w14:textId="77777777" w:rsidR="00C411E4" w:rsidRDefault="00C411E4" w:rsidP="003513D4">
            <w:r>
              <w:t>1</w:t>
            </w:r>
          </w:p>
        </w:tc>
        <w:tc>
          <w:tcPr>
            <w:tcW w:w="1036" w:type="dxa"/>
          </w:tcPr>
          <w:p w14:paraId="7BD6AFFE" w14:textId="77777777" w:rsidR="00C411E4" w:rsidRDefault="00C411E4" w:rsidP="003513D4">
            <w:r>
              <w:t>1</w:t>
            </w:r>
          </w:p>
        </w:tc>
        <w:tc>
          <w:tcPr>
            <w:tcW w:w="1045" w:type="dxa"/>
          </w:tcPr>
          <w:p w14:paraId="762AA8F1" w14:textId="77777777" w:rsidR="00C411E4" w:rsidRDefault="00C411E4" w:rsidP="003513D4">
            <w:r>
              <w:t>2</w:t>
            </w:r>
          </w:p>
        </w:tc>
        <w:tc>
          <w:tcPr>
            <w:tcW w:w="957" w:type="dxa"/>
          </w:tcPr>
          <w:p w14:paraId="5DA0278D" w14:textId="77777777" w:rsidR="00C411E4" w:rsidRDefault="00C411E4" w:rsidP="003513D4">
            <w:r>
              <w:t>1</w:t>
            </w:r>
          </w:p>
        </w:tc>
        <w:tc>
          <w:tcPr>
            <w:tcW w:w="957" w:type="dxa"/>
          </w:tcPr>
          <w:p w14:paraId="641A2BC1" w14:textId="77777777" w:rsidR="00C411E4" w:rsidRDefault="00C411E4" w:rsidP="003513D4"/>
        </w:tc>
      </w:tr>
      <w:tr w:rsidR="00C411E4" w14:paraId="796D1E9E" w14:textId="77777777" w:rsidTr="008D1EAA">
        <w:trPr>
          <w:jc w:val="center"/>
        </w:trPr>
        <w:tc>
          <w:tcPr>
            <w:tcW w:w="1391" w:type="dxa"/>
          </w:tcPr>
          <w:p w14:paraId="2F4DAF21" w14:textId="77777777" w:rsidR="00C411E4" w:rsidRDefault="00C411E4" w:rsidP="003513D4">
            <w:r>
              <w:t>10</w:t>
            </w:r>
          </w:p>
        </w:tc>
        <w:tc>
          <w:tcPr>
            <w:tcW w:w="1042" w:type="dxa"/>
          </w:tcPr>
          <w:p w14:paraId="52444952" w14:textId="77777777" w:rsidR="00C411E4" w:rsidRDefault="00C411E4" w:rsidP="003513D4">
            <w:r>
              <w:t>2</w:t>
            </w:r>
          </w:p>
        </w:tc>
        <w:tc>
          <w:tcPr>
            <w:tcW w:w="1040" w:type="dxa"/>
          </w:tcPr>
          <w:p w14:paraId="20BDC1CE" w14:textId="77777777" w:rsidR="00C411E4" w:rsidRDefault="00C411E4" w:rsidP="003513D4">
            <w:r>
              <w:t>1</w:t>
            </w:r>
          </w:p>
        </w:tc>
        <w:tc>
          <w:tcPr>
            <w:tcW w:w="1036" w:type="dxa"/>
          </w:tcPr>
          <w:p w14:paraId="2AC0CEB5" w14:textId="77777777" w:rsidR="00C411E4" w:rsidRDefault="00C411E4" w:rsidP="003513D4">
            <w:r>
              <w:t>1</w:t>
            </w:r>
          </w:p>
        </w:tc>
        <w:tc>
          <w:tcPr>
            <w:tcW w:w="1045" w:type="dxa"/>
          </w:tcPr>
          <w:p w14:paraId="41C6CB8C" w14:textId="77777777" w:rsidR="00C411E4" w:rsidRDefault="00C411E4" w:rsidP="003513D4">
            <w:r>
              <w:t>2</w:t>
            </w:r>
          </w:p>
        </w:tc>
        <w:tc>
          <w:tcPr>
            <w:tcW w:w="957" w:type="dxa"/>
          </w:tcPr>
          <w:p w14:paraId="027B92E1" w14:textId="77777777" w:rsidR="00C411E4" w:rsidRDefault="00C411E4" w:rsidP="003513D4">
            <w:r>
              <w:t>2</w:t>
            </w:r>
          </w:p>
        </w:tc>
        <w:tc>
          <w:tcPr>
            <w:tcW w:w="957" w:type="dxa"/>
          </w:tcPr>
          <w:p w14:paraId="59BE6D1F" w14:textId="77777777" w:rsidR="00C411E4" w:rsidRDefault="00C411E4" w:rsidP="003513D4"/>
        </w:tc>
      </w:tr>
      <w:tr w:rsidR="00C411E4" w14:paraId="2A683474" w14:textId="77777777" w:rsidTr="008D1EAA">
        <w:trPr>
          <w:jc w:val="center"/>
        </w:trPr>
        <w:tc>
          <w:tcPr>
            <w:tcW w:w="1391" w:type="dxa"/>
          </w:tcPr>
          <w:p w14:paraId="6A3C9ADE" w14:textId="77777777" w:rsidR="00C411E4" w:rsidRDefault="00C411E4" w:rsidP="003513D4">
            <w:r>
              <w:t>11</w:t>
            </w:r>
          </w:p>
        </w:tc>
        <w:tc>
          <w:tcPr>
            <w:tcW w:w="1042" w:type="dxa"/>
          </w:tcPr>
          <w:p w14:paraId="320E2013" w14:textId="77777777" w:rsidR="00C411E4" w:rsidRDefault="00C411E4" w:rsidP="003513D4">
            <w:r>
              <w:t>2</w:t>
            </w:r>
          </w:p>
        </w:tc>
        <w:tc>
          <w:tcPr>
            <w:tcW w:w="1040" w:type="dxa"/>
          </w:tcPr>
          <w:p w14:paraId="62F1422E" w14:textId="77777777" w:rsidR="00C411E4" w:rsidRDefault="00C411E4" w:rsidP="003513D4">
            <w:r>
              <w:t>1</w:t>
            </w:r>
          </w:p>
        </w:tc>
        <w:tc>
          <w:tcPr>
            <w:tcW w:w="1036" w:type="dxa"/>
          </w:tcPr>
          <w:p w14:paraId="5C84D146" w14:textId="77777777" w:rsidR="00C411E4" w:rsidRDefault="00C411E4" w:rsidP="003513D4">
            <w:r>
              <w:t>1</w:t>
            </w:r>
          </w:p>
        </w:tc>
        <w:tc>
          <w:tcPr>
            <w:tcW w:w="1045" w:type="dxa"/>
          </w:tcPr>
          <w:p w14:paraId="6E5D6037" w14:textId="77777777" w:rsidR="00C411E4" w:rsidRDefault="00C411E4" w:rsidP="003513D4">
            <w:r>
              <w:t>3</w:t>
            </w:r>
          </w:p>
        </w:tc>
        <w:tc>
          <w:tcPr>
            <w:tcW w:w="957" w:type="dxa"/>
          </w:tcPr>
          <w:p w14:paraId="0F410C81" w14:textId="77777777" w:rsidR="00C411E4" w:rsidRDefault="00C411E4" w:rsidP="003513D4">
            <w:r>
              <w:t>3</w:t>
            </w:r>
          </w:p>
        </w:tc>
        <w:tc>
          <w:tcPr>
            <w:tcW w:w="957" w:type="dxa"/>
          </w:tcPr>
          <w:p w14:paraId="4D896157" w14:textId="77777777" w:rsidR="00C411E4" w:rsidRDefault="00C411E4" w:rsidP="003513D4"/>
        </w:tc>
      </w:tr>
      <w:tr w:rsidR="00C411E4" w14:paraId="7A0DDF81" w14:textId="77777777" w:rsidTr="008D1EAA">
        <w:trPr>
          <w:jc w:val="center"/>
        </w:trPr>
        <w:tc>
          <w:tcPr>
            <w:tcW w:w="1391" w:type="dxa"/>
          </w:tcPr>
          <w:p w14:paraId="7AB1048D" w14:textId="77777777" w:rsidR="00C411E4" w:rsidRDefault="00C411E4" w:rsidP="003513D4">
            <w:r>
              <w:t>12</w:t>
            </w:r>
          </w:p>
        </w:tc>
        <w:tc>
          <w:tcPr>
            <w:tcW w:w="1042" w:type="dxa"/>
          </w:tcPr>
          <w:p w14:paraId="7408A130" w14:textId="77777777" w:rsidR="00C411E4" w:rsidRDefault="00C411E4" w:rsidP="003513D4">
            <w:r>
              <w:t>2</w:t>
            </w:r>
          </w:p>
        </w:tc>
        <w:tc>
          <w:tcPr>
            <w:tcW w:w="1040" w:type="dxa"/>
          </w:tcPr>
          <w:p w14:paraId="0A1C93F8" w14:textId="77777777" w:rsidR="00C411E4" w:rsidRDefault="00C411E4" w:rsidP="003513D4">
            <w:r>
              <w:t>1</w:t>
            </w:r>
          </w:p>
        </w:tc>
        <w:tc>
          <w:tcPr>
            <w:tcW w:w="1036" w:type="dxa"/>
          </w:tcPr>
          <w:p w14:paraId="0565495E" w14:textId="77777777" w:rsidR="00C411E4" w:rsidRDefault="00C411E4" w:rsidP="003513D4">
            <w:r>
              <w:t>2</w:t>
            </w:r>
          </w:p>
        </w:tc>
        <w:tc>
          <w:tcPr>
            <w:tcW w:w="1045" w:type="dxa"/>
          </w:tcPr>
          <w:p w14:paraId="19BC5E70" w14:textId="77777777" w:rsidR="00C411E4" w:rsidRDefault="00C411E4" w:rsidP="003513D4">
            <w:r>
              <w:t>3</w:t>
            </w:r>
          </w:p>
        </w:tc>
        <w:tc>
          <w:tcPr>
            <w:tcW w:w="957" w:type="dxa"/>
          </w:tcPr>
          <w:p w14:paraId="6A7FA682" w14:textId="77777777" w:rsidR="00C411E4" w:rsidRDefault="00C411E4" w:rsidP="003513D4">
            <w:r>
              <w:t>4</w:t>
            </w:r>
          </w:p>
        </w:tc>
        <w:tc>
          <w:tcPr>
            <w:tcW w:w="957" w:type="dxa"/>
          </w:tcPr>
          <w:p w14:paraId="3E23AF6E" w14:textId="77777777" w:rsidR="00C411E4" w:rsidRDefault="00C411E4" w:rsidP="003513D4"/>
        </w:tc>
      </w:tr>
      <w:tr w:rsidR="00C411E4" w14:paraId="555FAE97" w14:textId="77777777" w:rsidTr="008D1EAA">
        <w:trPr>
          <w:jc w:val="center"/>
        </w:trPr>
        <w:tc>
          <w:tcPr>
            <w:tcW w:w="1391" w:type="dxa"/>
          </w:tcPr>
          <w:p w14:paraId="0144622F" w14:textId="77777777" w:rsidR="00C411E4" w:rsidRDefault="00C411E4" w:rsidP="003513D4">
            <w:r>
              <w:t>13</w:t>
            </w:r>
          </w:p>
        </w:tc>
        <w:tc>
          <w:tcPr>
            <w:tcW w:w="1042" w:type="dxa"/>
          </w:tcPr>
          <w:p w14:paraId="3777648A" w14:textId="77777777" w:rsidR="00C411E4" w:rsidRDefault="00C411E4" w:rsidP="003513D4">
            <w:r>
              <w:t>2</w:t>
            </w:r>
          </w:p>
        </w:tc>
        <w:tc>
          <w:tcPr>
            <w:tcW w:w="1040" w:type="dxa"/>
          </w:tcPr>
          <w:p w14:paraId="7A58D633" w14:textId="77777777" w:rsidR="00C411E4" w:rsidRDefault="00C411E4" w:rsidP="003513D4">
            <w:r>
              <w:t>2</w:t>
            </w:r>
          </w:p>
        </w:tc>
        <w:tc>
          <w:tcPr>
            <w:tcW w:w="1036" w:type="dxa"/>
          </w:tcPr>
          <w:p w14:paraId="3D1E668D" w14:textId="77777777" w:rsidR="00C411E4" w:rsidRDefault="00C411E4" w:rsidP="003513D4">
            <w:r>
              <w:t>2</w:t>
            </w:r>
          </w:p>
        </w:tc>
        <w:tc>
          <w:tcPr>
            <w:tcW w:w="1045" w:type="dxa"/>
          </w:tcPr>
          <w:p w14:paraId="52510B29" w14:textId="77777777" w:rsidR="00C411E4" w:rsidRDefault="00C411E4" w:rsidP="003513D4">
            <w:r>
              <w:t>1</w:t>
            </w:r>
          </w:p>
        </w:tc>
        <w:tc>
          <w:tcPr>
            <w:tcW w:w="957" w:type="dxa"/>
          </w:tcPr>
          <w:p w14:paraId="0A25F8DE" w14:textId="77777777" w:rsidR="00C411E4" w:rsidRDefault="00C411E4" w:rsidP="003513D4">
            <w:r>
              <w:t>1</w:t>
            </w:r>
          </w:p>
        </w:tc>
        <w:tc>
          <w:tcPr>
            <w:tcW w:w="957" w:type="dxa"/>
          </w:tcPr>
          <w:p w14:paraId="6DC90F5F" w14:textId="77777777" w:rsidR="00C411E4" w:rsidRDefault="00C411E4" w:rsidP="003513D4"/>
        </w:tc>
      </w:tr>
      <w:tr w:rsidR="00C411E4" w14:paraId="2DA8378C" w14:textId="77777777" w:rsidTr="008D1EAA">
        <w:trPr>
          <w:jc w:val="center"/>
        </w:trPr>
        <w:tc>
          <w:tcPr>
            <w:tcW w:w="1391" w:type="dxa"/>
          </w:tcPr>
          <w:p w14:paraId="52B9B317" w14:textId="77777777" w:rsidR="00C411E4" w:rsidRDefault="00C411E4" w:rsidP="003513D4">
            <w:r>
              <w:t>14</w:t>
            </w:r>
          </w:p>
        </w:tc>
        <w:tc>
          <w:tcPr>
            <w:tcW w:w="1042" w:type="dxa"/>
          </w:tcPr>
          <w:p w14:paraId="39186A33" w14:textId="77777777" w:rsidR="00C411E4" w:rsidRDefault="00C411E4" w:rsidP="003513D4">
            <w:r>
              <w:t>2</w:t>
            </w:r>
          </w:p>
        </w:tc>
        <w:tc>
          <w:tcPr>
            <w:tcW w:w="1040" w:type="dxa"/>
          </w:tcPr>
          <w:p w14:paraId="78AEEF21" w14:textId="77777777" w:rsidR="00C411E4" w:rsidRDefault="00C411E4" w:rsidP="003513D4">
            <w:r>
              <w:t>2</w:t>
            </w:r>
          </w:p>
        </w:tc>
        <w:tc>
          <w:tcPr>
            <w:tcW w:w="1036" w:type="dxa"/>
          </w:tcPr>
          <w:p w14:paraId="6A18C590" w14:textId="77777777" w:rsidR="00C411E4" w:rsidRDefault="00C411E4" w:rsidP="003513D4">
            <w:r>
              <w:t>2</w:t>
            </w:r>
          </w:p>
        </w:tc>
        <w:tc>
          <w:tcPr>
            <w:tcW w:w="1045" w:type="dxa"/>
          </w:tcPr>
          <w:p w14:paraId="536019D3" w14:textId="77777777" w:rsidR="00C411E4" w:rsidRDefault="00C411E4" w:rsidP="003513D4">
            <w:r>
              <w:t>1</w:t>
            </w:r>
          </w:p>
        </w:tc>
        <w:tc>
          <w:tcPr>
            <w:tcW w:w="957" w:type="dxa"/>
          </w:tcPr>
          <w:p w14:paraId="28CB9ECD" w14:textId="77777777" w:rsidR="00C411E4" w:rsidRDefault="00C411E4" w:rsidP="003513D4">
            <w:r>
              <w:t>2</w:t>
            </w:r>
          </w:p>
        </w:tc>
        <w:tc>
          <w:tcPr>
            <w:tcW w:w="957" w:type="dxa"/>
          </w:tcPr>
          <w:p w14:paraId="2697EE93" w14:textId="77777777" w:rsidR="00C411E4" w:rsidRDefault="00C411E4" w:rsidP="003513D4"/>
        </w:tc>
      </w:tr>
      <w:tr w:rsidR="00C411E4" w14:paraId="43943DEF" w14:textId="77777777" w:rsidTr="008D1EAA">
        <w:trPr>
          <w:jc w:val="center"/>
        </w:trPr>
        <w:tc>
          <w:tcPr>
            <w:tcW w:w="1391" w:type="dxa"/>
          </w:tcPr>
          <w:p w14:paraId="2967CDE7" w14:textId="77777777" w:rsidR="00C411E4" w:rsidRDefault="00C411E4" w:rsidP="003513D4">
            <w:r>
              <w:t>15</w:t>
            </w:r>
          </w:p>
        </w:tc>
        <w:tc>
          <w:tcPr>
            <w:tcW w:w="1042" w:type="dxa"/>
          </w:tcPr>
          <w:p w14:paraId="0E52DACE" w14:textId="77777777" w:rsidR="00C411E4" w:rsidRDefault="00C411E4" w:rsidP="003513D4">
            <w:r>
              <w:t>2</w:t>
            </w:r>
          </w:p>
        </w:tc>
        <w:tc>
          <w:tcPr>
            <w:tcW w:w="1040" w:type="dxa"/>
          </w:tcPr>
          <w:p w14:paraId="1BA0DA0B" w14:textId="77777777" w:rsidR="00C411E4" w:rsidRDefault="00C411E4" w:rsidP="003513D4">
            <w:r>
              <w:t>2</w:t>
            </w:r>
          </w:p>
        </w:tc>
        <w:tc>
          <w:tcPr>
            <w:tcW w:w="1036" w:type="dxa"/>
          </w:tcPr>
          <w:p w14:paraId="04D99D3C" w14:textId="77777777" w:rsidR="00C411E4" w:rsidRDefault="00C411E4" w:rsidP="003513D4">
            <w:r>
              <w:t>3</w:t>
            </w:r>
          </w:p>
        </w:tc>
        <w:tc>
          <w:tcPr>
            <w:tcW w:w="1045" w:type="dxa"/>
          </w:tcPr>
          <w:p w14:paraId="2B71B3FB" w14:textId="77777777" w:rsidR="00C411E4" w:rsidRDefault="00C411E4" w:rsidP="003513D4">
            <w:r>
              <w:t>2</w:t>
            </w:r>
          </w:p>
        </w:tc>
        <w:tc>
          <w:tcPr>
            <w:tcW w:w="957" w:type="dxa"/>
          </w:tcPr>
          <w:p w14:paraId="44126BF7" w14:textId="77777777" w:rsidR="00C411E4" w:rsidRDefault="00C411E4" w:rsidP="003513D4">
            <w:r>
              <w:t>3</w:t>
            </w:r>
          </w:p>
        </w:tc>
        <w:tc>
          <w:tcPr>
            <w:tcW w:w="957" w:type="dxa"/>
          </w:tcPr>
          <w:p w14:paraId="11C4BD06" w14:textId="77777777" w:rsidR="00C411E4" w:rsidRDefault="00C411E4" w:rsidP="003513D4"/>
        </w:tc>
      </w:tr>
      <w:tr w:rsidR="00C411E4" w14:paraId="0C17A2A3" w14:textId="77777777" w:rsidTr="008D1EAA">
        <w:trPr>
          <w:jc w:val="center"/>
        </w:trPr>
        <w:tc>
          <w:tcPr>
            <w:tcW w:w="1391" w:type="dxa"/>
          </w:tcPr>
          <w:p w14:paraId="2918E0DA" w14:textId="77777777" w:rsidR="00C411E4" w:rsidRDefault="00C411E4" w:rsidP="003513D4">
            <w:r>
              <w:t>16</w:t>
            </w:r>
          </w:p>
        </w:tc>
        <w:tc>
          <w:tcPr>
            <w:tcW w:w="1042" w:type="dxa"/>
          </w:tcPr>
          <w:p w14:paraId="3A76DBAB" w14:textId="77777777" w:rsidR="00C411E4" w:rsidRDefault="00C411E4" w:rsidP="003513D4">
            <w:r>
              <w:t>2</w:t>
            </w:r>
          </w:p>
        </w:tc>
        <w:tc>
          <w:tcPr>
            <w:tcW w:w="1040" w:type="dxa"/>
          </w:tcPr>
          <w:p w14:paraId="7CD60C1B" w14:textId="77777777" w:rsidR="00C411E4" w:rsidRDefault="00C411E4" w:rsidP="003513D4">
            <w:r>
              <w:t>2</w:t>
            </w:r>
          </w:p>
        </w:tc>
        <w:tc>
          <w:tcPr>
            <w:tcW w:w="1036" w:type="dxa"/>
          </w:tcPr>
          <w:p w14:paraId="3A9B519C" w14:textId="77777777" w:rsidR="00C411E4" w:rsidRDefault="00C411E4" w:rsidP="003513D4">
            <w:r>
              <w:t>3</w:t>
            </w:r>
          </w:p>
        </w:tc>
        <w:tc>
          <w:tcPr>
            <w:tcW w:w="1045" w:type="dxa"/>
          </w:tcPr>
          <w:p w14:paraId="7396936D" w14:textId="77777777" w:rsidR="00C411E4" w:rsidRDefault="00C411E4" w:rsidP="003513D4">
            <w:r>
              <w:t>2</w:t>
            </w:r>
          </w:p>
        </w:tc>
        <w:tc>
          <w:tcPr>
            <w:tcW w:w="957" w:type="dxa"/>
          </w:tcPr>
          <w:p w14:paraId="72A2C0EB" w14:textId="77777777" w:rsidR="00C411E4" w:rsidRDefault="00C411E4" w:rsidP="003513D4">
            <w:r>
              <w:t>4</w:t>
            </w:r>
          </w:p>
        </w:tc>
        <w:tc>
          <w:tcPr>
            <w:tcW w:w="957" w:type="dxa"/>
          </w:tcPr>
          <w:p w14:paraId="68CFEF2E" w14:textId="77777777" w:rsidR="00C411E4" w:rsidRDefault="00C411E4" w:rsidP="003513D4"/>
        </w:tc>
      </w:tr>
    </w:tbl>
    <w:p w14:paraId="282DAA85" w14:textId="77777777" w:rsidR="00B5611C" w:rsidRDefault="00B5611C"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01C7026A"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fitness is the overall fitness of the test suite. The computation of the overall fitness has been discussed.</w:t>
      </w:r>
    </w:p>
    <w:p w14:paraId="4AB43CA7" w14:textId="70C37166"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Similarly, </w:t>
      </w:r>
      <w:r>
        <w:rPr>
          <w:rFonts w:asciiTheme="majorBidi" w:hAnsiTheme="majorBidi" w:cstheme="majorBidi"/>
          <w:sz w:val="24"/>
          <w:szCs w:val="24"/>
        </w:rPr>
        <w:fldChar w:fldCharType="begin"/>
      </w:r>
      <w:r>
        <w:rPr>
          <w:rFonts w:asciiTheme="majorBidi" w:hAnsiTheme="majorBidi" w:cstheme="majorBidi"/>
          <w:sz w:val="24"/>
          <w:szCs w:val="24"/>
        </w:rPr>
        <w:instrText xml:space="preserve"> REF _Ref500760869 \h </w:instrText>
      </w:r>
      <w:r>
        <w:rPr>
          <w:rFonts w:asciiTheme="majorBidi" w:hAnsiTheme="majorBidi" w:cstheme="majorBidi"/>
          <w:sz w:val="24"/>
          <w:szCs w:val="24"/>
        </w:rPr>
      </w:r>
      <w:r>
        <w:rPr>
          <w:rFonts w:asciiTheme="majorBidi" w:hAnsiTheme="majorBidi" w:cstheme="majorBidi"/>
          <w:sz w:val="24"/>
          <w:szCs w:val="24"/>
        </w:rPr>
        <w:fldChar w:fldCharType="separate"/>
      </w:r>
      <w:r w:rsidR="001101E6" w:rsidRPr="00F47AF8">
        <w:rPr>
          <w:rFonts w:asciiTheme="majorBidi" w:hAnsiTheme="majorBidi" w:cstheme="majorBidi"/>
          <w:b/>
          <w:bCs/>
        </w:rPr>
        <w:t xml:space="preserve">Table </w:t>
      </w:r>
      <w:r w:rsidR="001101E6">
        <w:rPr>
          <w:rFonts w:asciiTheme="majorBidi" w:hAnsiTheme="majorBidi" w:cstheme="majorBidi"/>
          <w:b/>
          <w:bCs/>
          <w:i/>
          <w:iCs/>
          <w:noProof/>
        </w:rPr>
        <w:t>16</w:t>
      </w:r>
      <w:r>
        <w:rPr>
          <w:rFonts w:asciiTheme="majorBidi" w:hAnsiTheme="majorBidi" w:cstheme="majorBidi"/>
          <w:sz w:val="24"/>
          <w:szCs w:val="24"/>
        </w:rPr>
        <w:fldChar w:fldCharType="end"/>
      </w:r>
      <w:r>
        <w:rPr>
          <w:rFonts w:asciiTheme="majorBidi" w:hAnsiTheme="majorBidi" w:cstheme="majorBidi"/>
          <w:sz w:val="24"/>
          <w:szCs w:val="24"/>
        </w:rPr>
        <w:t xml:space="preserve"> shows the number of parameters considered alongside the number of parameter levels for mGA. </w:t>
      </w:r>
    </w:p>
    <w:p w14:paraId="7F87A995"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1281C4F3" w14:textId="4B9FBDA8" w:rsidR="00C411E4" w:rsidRPr="00F47AF8" w:rsidRDefault="00C411E4" w:rsidP="00817352">
      <w:pPr>
        <w:pStyle w:val="Caption"/>
        <w:keepNext/>
        <w:jc w:val="center"/>
        <w:rPr>
          <w:rFonts w:asciiTheme="majorBidi" w:hAnsiTheme="majorBidi" w:cstheme="majorBidi"/>
          <w:b/>
          <w:bCs/>
          <w:i w:val="0"/>
          <w:iCs w:val="0"/>
          <w:color w:val="auto"/>
        </w:rPr>
      </w:pPr>
      <w:bookmarkStart w:id="399" w:name="_Ref500760869"/>
      <w:bookmarkStart w:id="400" w:name="_Toc506449837"/>
      <w:r w:rsidRPr="00F47AF8">
        <w:rPr>
          <w:rFonts w:asciiTheme="majorBidi" w:hAnsiTheme="majorBidi" w:cstheme="majorBidi"/>
          <w:b/>
          <w:bCs/>
          <w:i w:val="0"/>
          <w:iCs w:val="0"/>
          <w:color w:val="auto"/>
        </w:rPr>
        <w:t xml:space="preserve">Table </w:t>
      </w:r>
      <w:r w:rsidRPr="00F47AF8">
        <w:rPr>
          <w:rFonts w:asciiTheme="majorBidi" w:hAnsiTheme="majorBidi" w:cstheme="majorBidi"/>
          <w:b/>
          <w:bCs/>
          <w:i w:val="0"/>
          <w:iCs w:val="0"/>
          <w:color w:val="auto"/>
        </w:rPr>
        <w:fldChar w:fldCharType="begin"/>
      </w:r>
      <w:r w:rsidRPr="00F47AF8">
        <w:rPr>
          <w:rFonts w:asciiTheme="majorBidi" w:hAnsiTheme="majorBidi" w:cstheme="majorBidi"/>
          <w:b/>
          <w:bCs/>
          <w:i w:val="0"/>
          <w:iCs w:val="0"/>
          <w:color w:val="auto"/>
        </w:rPr>
        <w:instrText xml:space="preserve"> SEQ Table \* ARABIC </w:instrText>
      </w:r>
      <w:r w:rsidRPr="00F47AF8">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16</w:t>
      </w:r>
      <w:r w:rsidRPr="00F47AF8">
        <w:rPr>
          <w:rFonts w:asciiTheme="majorBidi" w:hAnsiTheme="majorBidi" w:cstheme="majorBidi"/>
          <w:b/>
          <w:bCs/>
          <w:i w:val="0"/>
          <w:iCs w:val="0"/>
          <w:noProof/>
          <w:color w:val="auto"/>
        </w:rPr>
        <w:fldChar w:fldCharType="end"/>
      </w:r>
      <w:bookmarkEnd w:id="399"/>
      <w:r w:rsidRPr="00F47AF8">
        <w:rPr>
          <w:rFonts w:asciiTheme="majorBidi" w:hAnsiTheme="majorBidi" w:cstheme="majorBidi"/>
          <w:b/>
          <w:bCs/>
          <w:i w:val="0"/>
          <w:iCs w:val="0"/>
          <w:color w:val="auto"/>
        </w:rPr>
        <w:t>: Experimental Design for Mutator GA Parameter Selection</w:t>
      </w:r>
      <w:bookmarkEnd w:id="400"/>
    </w:p>
    <w:tbl>
      <w:tblPr>
        <w:tblW w:w="6821" w:type="dxa"/>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1400"/>
        <w:gridCol w:w="1082"/>
        <w:gridCol w:w="1081"/>
        <w:gridCol w:w="1078"/>
        <w:gridCol w:w="1090"/>
        <w:gridCol w:w="1090"/>
      </w:tblGrid>
      <w:tr w:rsidR="00C411E4" w:rsidRPr="00BB146D" w14:paraId="44E8D6B1" w14:textId="77777777" w:rsidTr="008D1EAA">
        <w:trPr>
          <w:jc w:val="center"/>
        </w:trPr>
        <w:tc>
          <w:tcPr>
            <w:tcW w:w="1400" w:type="dxa"/>
            <w:vMerge w:val="restart"/>
            <w:tcBorders>
              <w:top w:val="single" w:sz="4" w:space="0" w:color="auto"/>
              <w:bottom w:val="single" w:sz="4" w:space="0" w:color="auto"/>
            </w:tcBorders>
          </w:tcPr>
          <w:p w14:paraId="176D4FA8" w14:textId="77777777" w:rsidR="00C411E4" w:rsidRPr="00BB146D" w:rsidRDefault="00C411E4" w:rsidP="003513D4">
            <w:pPr>
              <w:jc w:val="center"/>
              <w:rPr>
                <w:b/>
                <w:bCs/>
              </w:rPr>
            </w:pPr>
            <w:r w:rsidRPr="00BB146D">
              <w:rPr>
                <w:b/>
                <w:bCs/>
              </w:rPr>
              <w:t>Experiment</w:t>
            </w:r>
          </w:p>
        </w:tc>
        <w:tc>
          <w:tcPr>
            <w:tcW w:w="4331" w:type="dxa"/>
            <w:gridSpan w:val="4"/>
            <w:tcBorders>
              <w:top w:val="single" w:sz="4" w:space="0" w:color="auto"/>
              <w:bottom w:val="single" w:sz="4" w:space="0" w:color="auto"/>
            </w:tcBorders>
          </w:tcPr>
          <w:p w14:paraId="5795AE68" w14:textId="77777777" w:rsidR="00C411E4" w:rsidRPr="00BB146D" w:rsidRDefault="00C411E4" w:rsidP="003513D4">
            <w:pPr>
              <w:jc w:val="center"/>
              <w:rPr>
                <w:b/>
                <w:bCs/>
              </w:rPr>
            </w:pPr>
            <w:r w:rsidRPr="00BB146D">
              <w:rPr>
                <w:b/>
                <w:bCs/>
              </w:rPr>
              <w:t>Parameter of GA</w:t>
            </w:r>
          </w:p>
        </w:tc>
        <w:tc>
          <w:tcPr>
            <w:tcW w:w="1090" w:type="dxa"/>
            <w:tcBorders>
              <w:top w:val="single" w:sz="4" w:space="0" w:color="auto"/>
              <w:bottom w:val="single" w:sz="4" w:space="0" w:color="auto"/>
            </w:tcBorders>
          </w:tcPr>
          <w:p w14:paraId="2450A579" w14:textId="77777777" w:rsidR="00C411E4" w:rsidRPr="00BB146D" w:rsidRDefault="00C411E4" w:rsidP="003513D4">
            <w:pPr>
              <w:jc w:val="center"/>
              <w:rPr>
                <w:b/>
                <w:bCs/>
              </w:rPr>
            </w:pPr>
          </w:p>
        </w:tc>
      </w:tr>
      <w:tr w:rsidR="00C411E4" w:rsidRPr="00BB146D" w14:paraId="785A9A06" w14:textId="77777777" w:rsidTr="008D1EAA">
        <w:trPr>
          <w:jc w:val="center"/>
        </w:trPr>
        <w:tc>
          <w:tcPr>
            <w:tcW w:w="1400" w:type="dxa"/>
            <w:vMerge/>
            <w:tcBorders>
              <w:top w:val="single" w:sz="4" w:space="0" w:color="auto"/>
              <w:bottom w:val="single" w:sz="4" w:space="0" w:color="auto"/>
            </w:tcBorders>
          </w:tcPr>
          <w:p w14:paraId="338125EF" w14:textId="77777777" w:rsidR="00C411E4" w:rsidRPr="00BB146D" w:rsidRDefault="00C411E4" w:rsidP="003513D4">
            <w:pPr>
              <w:rPr>
                <w:b/>
                <w:bCs/>
              </w:rPr>
            </w:pPr>
          </w:p>
        </w:tc>
        <w:tc>
          <w:tcPr>
            <w:tcW w:w="1082" w:type="dxa"/>
            <w:tcBorders>
              <w:top w:val="single" w:sz="4" w:space="0" w:color="auto"/>
              <w:bottom w:val="single" w:sz="4" w:space="0" w:color="auto"/>
            </w:tcBorders>
          </w:tcPr>
          <w:p w14:paraId="7C990F4C" w14:textId="77777777" w:rsidR="00C411E4" w:rsidRPr="00BB146D" w:rsidRDefault="00C411E4" w:rsidP="003513D4">
            <w:pPr>
              <w:rPr>
                <w:b/>
                <w:bCs/>
              </w:rPr>
            </w:pPr>
            <w:r w:rsidRPr="00BB146D">
              <w:rPr>
                <w:b/>
                <w:bCs/>
              </w:rPr>
              <w:t>A</w:t>
            </w:r>
          </w:p>
        </w:tc>
        <w:tc>
          <w:tcPr>
            <w:tcW w:w="1081" w:type="dxa"/>
            <w:tcBorders>
              <w:top w:val="single" w:sz="4" w:space="0" w:color="auto"/>
              <w:bottom w:val="single" w:sz="4" w:space="0" w:color="auto"/>
            </w:tcBorders>
          </w:tcPr>
          <w:p w14:paraId="16ECCFC5" w14:textId="77777777" w:rsidR="00C411E4" w:rsidRPr="00BB146D" w:rsidRDefault="00C411E4" w:rsidP="003513D4">
            <w:pPr>
              <w:rPr>
                <w:b/>
                <w:bCs/>
              </w:rPr>
            </w:pPr>
            <w:r w:rsidRPr="00BB146D">
              <w:rPr>
                <w:b/>
                <w:bCs/>
              </w:rPr>
              <w:t>B</w:t>
            </w:r>
          </w:p>
        </w:tc>
        <w:tc>
          <w:tcPr>
            <w:tcW w:w="1078" w:type="dxa"/>
            <w:tcBorders>
              <w:top w:val="single" w:sz="4" w:space="0" w:color="auto"/>
              <w:bottom w:val="single" w:sz="4" w:space="0" w:color="auto"/>
            </w:tcBorders>
          </w:tcPr>
          <w:p w14:paraId="15EB8778" w14:textId="77777777" w:rsidR="00C411E4" w:rsidRPr="00BB146D" w:rsidRDefault="00C411E4" w:rsidP="003513D4">
            <w:pPr>
              <w:rPr>
                <w:b/>
                <w:bCs/>
              </w:rPr>
            </w:pPr>
            <w:r w:rsidRPr="00BB146D">
              <w:rPr>
                <w:b/>
                <w:bCs/>
              </w:rPr>
              <w:t>C</w:t>
            </w:r>
          </w:p>
        </w:tc>
        <w:tc>
          <w:tcPr>
            <w:tcW w:w="1090" w:type="dxa"/>
            <w:tcBorders>
              <w:top w:val="single" w:sz="4" w:space="0" w:color="auto"/>
              <w:bottom w:val="single" w:sz="4" w:space="0" w:color="auto"/>
            </w:tcBorders>
          </w:tcPr>
          <w:p w14:paraId="07B8C457" w14:textId="77777777" w:rsidR="00C411E4" w:rsidRPr="00BB146D" w:rsidRDefault="00C411E4" w:rsidP="003513D4">
            <w:pPr>
              <w:rPr>
                <w:b/>
                <w:bCs/>
              </w:rPr>
            </w:pPr>
            <w:r w:rsidRPr="00BB146D">
              <w:rPr>
                <w:b/>
                <w:bCs/>
              </w:rPr>
              <w:t>D</w:t>
            </w:r>
          </w:p>
        </w:tc>
        <w:tc>
          <w:tcPr>
            <w:tcW w:w="1090" w:type="dxa"/>
            <w:tcBorders>
              <w:top w:val="single" w:sz="4" w:space="0" w:color="auto"/>
              <w:bottom w:val="single" w:sz="4" w:space="0" w:color="auto"/>
            </w:tcBorders>
          </w:tcPr>
          <w:p w14:paraId="5650E47E" w14:textId="77777777" w:rsidR="00C411E4" w:rsidRPr="00BB146D" w:rsidRDefault="00C411E4" w:rsidP="003513D4">
            <w:pPr>
              <w:rPr>
                <w:b/>
                <w:bCs/>
              </w:rPr>
            </w:pPr>
            <w:r>
              <w:rPr>
                <w:b/>
                <w:bCs/>
              </w:rPr>
              <w:t>Fitness</w:t>
            </w:r>
          </w:p>
        </w:tc>
      </w:tr>
      <w:tr w:rsidR="00C411E4" w14:paraId="175EF965" w14:textId="77777777" w:rsidTr="008D1EAA">
        <w:trPr>
          <w:jc w:val="center"/>
        </w:trPr>
        <w:tc>
          <w:tcPr>
            <w:tcW w:w="1400" w:type="dxa"/>
            <w:tcBorders>
              <w:top w:val="single" w:sz="4" w:space="0" w:color="auto"/>
            </w:tcBorders>
          </w:tcPr>
          <w:p w14:paraId="46D3D9BB" w14:textId="77777777" w:rsidR="00C411E4" w:rsidRDefault="00C411E4" w:rsidP="003513D4">
            <w:r>
              <w:t>1</w:t>
            </w:r>
          </w:p>
        </w:tc>
        <w:tc>
          <w:tcPr>
            <w:tcW w:w="1082" w:type="dxa"/>
            <w:tcBorders>
              <w:top w:val="single" w:sz="4" w:space="0" w:color="auto"/>
            </w:tcBorders>
          </w:tcPr>
          <w:p w14:paraId="4854B705" w14:textId="77777777" w:rsidR="00C411E4" w:rsidRDefault="00C411E4" w:rsidP="003513D4">
            <w:r>
              <w:t>1</w:t>
            </w:r>
          </w:p>
        </w:tc>
        <w:tc>
          <w:tcPr>
            <w:tcW w:w="1081" w:type="dxa"/>
            <w:tcBorders>
              <w:top w:val="single" w:sz="4" w:space="0" w:color="auto"/>
            </w:tcBorders>
          </w:tcPr>
          <w:p w14:paraId="74FE1DB8" w14:textId="77777777" w:rsidR="00C411E4" w:rsidRDefault="00C411E4" w:rsidP="003513D4">
            <w:r>
              <w:t>1</w:t>
            </w:r>
          </w:p>
        </w:tc>
        <w:tc>
          <w:tcPr>
            <w:tcW w:w="1078" w:type="dxa"/>
            <w:tcBorders>
              <w:top w:val="single" w:sz="4" w:space="0" w:color="auto"/>
            </w:tcBorders>
          </w:tcPr>
          <w:p w14:paraId="53C7130E" w14:textId="77777777" w:rsidR="00C411E4" w:rsidRDefault="00C411E4" w:rsidP="003513D4">
            <w:r>
              <w:t>1</w:t>
            </w:r>
          </w:p>
        </w:tc>
        <w:tc>
          <w:tcPr>
            <w:tcW w:w="1090" w:type="dxa"/>
            <w:tcBorders>
              <w:top w:val="single" w:sz="4" w:space="0" w:color="auto"/>
            </w:tcBorders>
          </w:tcPr>
          <w:p w14:paraId="1732D9A1" w14:textId="77777777" w:rsidR="00C411E4" w:rsidRDefault="00C411E4" w:rsidP="003513D4">
            <w:r>
              <w:t>1</w:t>
            </w:r>
          </w:p>
        </w:tc>
        <w:tc>
          <w:tcPr>
            <w:tcW w:w="1090" w:type="dxa"/>
            <w:tcBorders>
              <w:top w:val="single" w:sz="4" w:space="0" w:color="auto"/>
            </w:tcBorders>
          </w:tcPr>
          <w:p w14:paraId="14D3AB4A" w14:textId="77777777" w:rsidR="00C411E4" w:rsidRDefault="00C411E4" w:rsidP="003513D4"/>
        </w:tc>
      </w:tr>
      <w:tr w:rsidR="00C411E4" w14:paraId="37D7437F" w14:textId="77777777" w:rsidTr="008D1EAA">
        <w:trPr>
          <w:jc w:val="center"/>
        </w:trPr>
        <w:tc>
          <w:tcPr>
            <w:tcW w:w="1400" w:type="dxa"/>
          </w:tcPr>
          <w:p w14:paraId="3192646B" w14:textId="77777777" w:rsidR="00C411E4" w:rsidRDefault="00C411E4" w:rsidP="003513D4">
            <w:r>
              <w:t>2</w:t>
            </w:r>
          </w:p>
        </w:tc>
        <w:tc>
          <w:tcPr>
            <w:tcW w:w="1082" w:type="dxa"/>
          </w:tcPr>
          <w:p w14:paraId="582336B5" w14:textId="77777777" w:rsidR="00C411E4" w:rsidRDefault="00C411E4" w:rsidP="003513D4">
            <w:r>
              <w:t>1</w:t>
            </w:r>
          </w:p>
        </w:tc>
        <w:tc>
          <w:tcPr>
            <w:tcW w:w="1081" w:type="dxa"/>
          </w:tcPr>
          <w:p w14:paraId="59F6B5CA" w14:textId="77777777" w:rsidR="00C411E4" w:rsidRDefault="00C411E4" w:rsidP="003513D4">
            <w:r>
              <w:t>1</w:t>
            </w:r>
          </w:p>
        </w:tc>
        <w:tc>
          <w:tcPr>
            <w:tcW w:w="1078" w:type="dxa"/>
          </w:tcPr>
          <w:p w14:paraId="68A8DFC5" w14:textId="77777777" w:rsidR="00C411E4" w:rsidRDefault="00C411E4" w:rsidP="003513D4">
            <w:r>
              <w:t>1</w:t>
            </w:r>
          </w:p>
        </w:tc>
        <w:tc>
          <w:tcPr>
            <w:tcW w:w="1090" w:type="dxa"/>
          </w:tcPr>
          <w:p w14:paraId="319D7D28" w14:textId="77777777" w:rsidR="00C411E4" w:rsidRDefault="00C411E4" w:rsidP="003513D4">
            <w:r>
              <w:t>2</w:t>
            </w:r>
          </w:p>
        </w:tc>
        <w:tc>
          <w:tcPr>
            <w:tcW w:w="1090" w:type="dxa"/>
          </w:tcPr>
          <w:p w14:paraId="01D7334A" w14:textId="77777777" w:rsidR="00C411E4" w:rsidRDefault="00C411E4" w:rsidP="003513D4"/>
        </w:tc>
      </w:tr>
      <w:tr w:rsidR="00C411E4" w14:paraId="659C23EF" w14:textId="77777777" w:rsidTr="008D1EAA">
        <w:trPr>
          <w:jc w:val="center"/>
        </w:trPr>
        <w:tc>
          <w:tcPr>
            <w:tcW w:w="1400" w:type="dxa"/>
          </w:tcPr>
          <w:p w14:paraId="58454005" w14:textId="77777777" w:rsidR="00C411E4" w:rsidRDefault="00C411E4" w:rsidP="003513D4">
            <w:r>
              <w:t>3</w:t>
            </w:r>
          </w:p>
        </w:tc>
        <w:tc>
          <w:tcPr>
            <w:tcW w:w="1082" w:type="dxa"/>
          </w:tcPr>
          <w:p w14:paraId="73B5EB56" w14:textId="77777777" w:rsidR="00C411E4" w:rsidRDefault="00C411E4" w:rsidP="003513D4">
            <w:r>
              <w:t>1</w:t>
            </w:r>
          </w:p>
        </w:tc>
        <w:tc>
          <w:tcPr>
            <w:tcW w:w="1081" w:type="dxa"/>
          </w:tcPr>
          <w:p w14:paraId="2512352F" w14:textId="77777777" w:rsidR="00C411E4" w:rsidRDefault="00C411E4" w:rsidP="003513D4">
            <w:r>
              <w:t>1</w:t>
            </w:r>
          </w:p>
        </w:tc>
        <w:tc>
          <w:tcPr>
            <w:tcW w:w="1078" w:type="dxa"/>
          </w:tcPr>
          <w:p w14:paraId="468F1820" w14:textId="77777777" w:rsidR="00C411E4" w:rsidRDefault="00C411E4" w:rsidP="003513D4">
            <w:r>
              <w:t>2</w:t>
            </w:r>
          </w:p>
        </w:tc>
        <w:tc>
          <w:tcPr>
            <w:tcW w:w="1090" w:type="dxa"/>
          </w:tcPr>
          <w:p w14:paraId="7A9D6B79" w14:textId="77777777" w:rsidR="00C411E4" w:rsidRDefault="00C411E4" w:rsidP="003513D4">
            <w:r>
              <w:t>3</w:t>
            </w:r>
          </w:p>
        </w:tc>
        <w:tc>
          <w:tcPr>
            <w:tcW w:w="1090" w:type="dxa"/>
          </w:tcPr>
          <w:p w14:paraId="0430F7B9" w14:textId="77777777" w:rsidR="00C411E4" w:rsidRDefault="00C411E4" w:rsidP="003513D4"/>
        </w:tc>
      </w:tr>
      <w:tr w:rsidR="00C411E4" w14:paraId="156EA99C" w14:textId="77777777" w:rsidTr="008D1EAA">
        <w:trPr>
          <w:jc w:val="center"/>
        </w:trPr>
        <w:tc>
          <w:tcPr>
            <w:tcW w:w="1400" w:type="dxa"/>
          </w:tcPr>
          <w:p w14:paraId="321B7CB7" w14:textId="77777777" w:rsidR="00C411E4" w:rsidRDefault="00C411E4" w:rsidP="003513D4">
            <w:r>
              <w:t>4</w:t>
            </w:r>
          </w:p>
        </w:tc>
        <w:tc>
          <w:tcPr>
            <w:tcW w:w="1082" w:type="dxa"/>
          </w:tcPr>
          <w:p w14:paraId="638C39BE" w14:textId="77777777" w:rsidR="00C411E4" w:rsidRDefault="00C411E4" w:rsidP="003513D4">
            <w:r>
              <w:t>1</w:t>
            </w:r>
          </w:p>
        </w:tc>
        <w:tc>
          <w:tcPr>
            <w:tcW w:w="1081" w:type="dxa"/>
          </w:tcPr>
          <w:p w14:paraId="15900FE2" w14:textId="77777777" w:rsidR="00C411E4" w:rsidRDefault="00C411E4" w:rsidP="003513D4">
            <w:r>
              <w:t>1</w:t>
            </w:r>
          </w:p>
        </w:tc>
        <w:tc>
          <w:tcPr>
            <w:tcW w:w="1078" w:type="dxa"/>
          </w:tcPr>
          <w:p w14:paraId="52BE0D1E" w14:textId="77777777" w:rsidR="00C411E4" w:rsidRDefault="00C411E4" w:rsidP="003513D4">
            <w:r>
              <w:t>2</w:t>
            </w:r>
          </w:p>
        </w:tc>
        <w:tc>
          <w:tcPr>
            <w:tcW w:w="1090" w:type="dxa"/>
          </w:tcPr>
          <w:p w14:paraId="600A24B1" w14:textId="77777777" w:rsidR="00C411E4" w:rsidRDefault="00C411E4" w:rsidP="003513D4">
            <w:r>
              <w:t>4</w:t>
            </w:r>
          </w:p>
        </w:tc>
        <w:tc>
          <w:tcPr>
            <w:tcW w:w="1090" w:type="dxa"/>
          </w:tcPr>
          <w:p w14:paraId="002E909E" w14:textId="77777777" w:rsidR="00C411E4" w:rsidRDefault="00C411E4" w:rsidP="003513D4"/>
        </w:tc>
      </w:tr>
      <w:tr w:rsidR="00C411E4" w14:paraId="5FEA1D64" w14:textId="77777777" w:rsidTr="008D1EAA">
        <w:trPr>
          <w:jc w:val="center"/>
        </w:trPr>
        <w:tc>
          <w:tcPr>
            <w:tcW w:w="1400" w:type="dxa"/>
          </w:tcPr>
          <w:p w14:paraId="516D7F98" w14:textId="77777777" w:rsidR="00C411E4" w:rsidRDefault="00C411E4" w:rsidP="003513D4">
            <w:r>
              <w:t>5</w:t>
            </w:r>
          </w:p>
        </w:tc>
        <w:tc>
          <w:tcPr>
            <w:tcW w:w="1082" w:type="dxa"/>
          </w:tcPr>
          <w:p w14:paraId="70C4BBB8" w14:textId="77777777" w:rsidR="00C411E4" w:rsidRDefault="00C411E4" w:rsidP="003513D4">
            <w:r>
              <w:t>1</w:t>
            </w:r>
          </w:p>
        </w:tc>
        <w:tc>
          <w:tcPr>
            <w:tcW w:w="1081" w:type="dxa"/>
          </w:tcPr>
          <w:p w14:paraId="46627B87" w14:textId="77777777" w:rsidR="00C411E4" w:rsidRDefault="00C411E4" w:rsidP="003513D4">
            <w:r>
              <w:t>2</w:t>
            </w:r>
          </w:p>
        </w:tc>
        <w:tc>
          <w:tcPr>
            <w:tcW w:w="1078" w:type="dxa"/>
          </w:tcPr>
          <w:p w14:paraId="4B29C348" w14:textId="77777777" w:rsidR="00C411E4" w:rsidRDefault="00C411E4" w:rsidP="003513D4">
            <w:r>
              <w:t>3</w:t>
            </w:r>
          </w:p>
        </w:tc>
        <w:tc>
          <w:tcPr>
            <w:tcW w:w="1090" w:type="dxa"/>
          </w:tcPr>
          <w:p w14:paraId="1C3587CF" w14:textId="77777777" w:rsidR="00C411E4" w:rsidRDefault="00C411E4" w:rsidP="003513D4">
            <w:r>
              <w:t>1</w:t>
            </w:r>
          </w:p>
        </w:tc>
        <w:tc>
          <w:tcPr>
            <w:tcW w:w="1090" w:type="dxa"/>
          </w:tcPr>
          <w:p w14:paraId="4CA7E432" w14:textId="77777777" w:rsidR="00C411E4" w:rsidRDefault="00C411E4" w:rsidP="003513D4"/>
        </w:tc>
      </w:tr>
      <w:tr w:rsidR="00C411E4" w14:paraId="7849607B" w14:textId="77777777" w:rsidTr="008D1EAA">
        <w:trPr>
          <w:jc w:val="center"/>
        </w:trPr>
        <w:tc>
          <w:tcPr>
            <w:tcW w:w="1400" w:type="dxa"/>
          </w:tcPr>
          <w:p w14:paraId="33766D41" w14:textId="77777777" w:rsidR="00C411E4" w:rsidRDefault="00C411E4" w:rsidP="003513D4">
            <w:r>
              <w:t>6</w:t>
            </w:r>
          </w:p>
        </w:tc>
        <w:tc>
          <w:tcPr>
            <w:tcW w:w="1082" w:type="dxa"/>
          </w:tcPr>
          <w:p w14:paraId="614A2DFA" w14:textId="77777777" w:rsidR="00C411E4" w:rsidRDefault="00C411E4" w:rsidP="003513D4">
            <w:r>
              <w:t>1</w:t>
            </w:r>
          </w:p>
        </w:tc>
        <w:tc>
          <w:tcPr>
            <w:tcW w:w="1081" w:type="dxa"/>
          </w:tcPr>
          <w:p w14:paraId="75D2C814" w14:textId="77777777" w:rsidR="00C411E4" w:rsidRDefault="00C411E4" w:rsidP="003513D4">
            <w:r>
              <w:t>2</w:t>
            </w:r>
          </w:p>
        </w:tc>
        <w:tc>
          <w:tcPr>
            <w:tcW w:w="1078" w:type="dxa"/>
          </w:tcPr>
          <w:p w14:paraId="32529590" w14:textId="77777777" w:rsidR="00C411E4" w:rsidRDefault="00C411E4" w:rsidP="003513D4">
            <w:r>
              <w:t>3</w:t>
            </w:r>
          </w:p>
        </w:tc>
        <w:tc>
          <w:tcPr>
            <w:tcW w:w="1090" w:type="dxa"/>
          </w:tcPr>
          <w:p w14:paraId="2540772D" w14:textId="77777777" w:rsidR="00C411E4" w:rsidRDefault="00C411E4" w:rsidP="003513D4">
            <w:r>
              <w:t>2</w:t>
            </w:r>
          </w:p>
        </w:tc>
        <w:tc>
          <w:tcPr>
            <w:tcW w:w="1090" w:type="dxa"/>
          </w:tcPr>
          <w:p w14:paraId="3528C63A" w14:textId="77777777" w:rsidR="00C411E4" w:rsidRDefault="00C411E4" w:rsidP="003513D4"/>
        </w:tc>
      </w:tr>
      <w:tr w:rsidR="00C411E4" w14:paraId="0217347B" w14:textId="77777777" w:rsidTr="008D1EAA">
        <w:trPr>
          <w:jc w:val="center"/>
        </w:trPr>
        <w:tc>
          <w:tcPr>
            <w:tcW w:w="1400" w:type="dxa"/>
          </w:tcPr>
          <w:p w14:paraId="32073E7A" w14:textId="77777777" w:rsidR="00C411E4" w:rsidRDefault="00C411E4" w:rsidP="003513D4">
            <w:r>
              <w:t>7</w:t>
            </w:r>
          </w:p>
        </w:tc>
        <w:tc>
          <w:tcPr>
            <w:tcW w:w="1082" w:type="dxa"/>
          </w:tcPr>
          <w:p w14:paraId="5AF4A875" w14:textId="77777777" w:rsidR="00C411E4" w:rsidRDefault="00C411E4" w:rsidP="003513D4">
            <w:r>
              <w:t>1</w:t>
            </w:r>
          </w:p>
        </w:tc>
        <w:tc>
          <w:tcPr>
            <w:tcW w:w="1081" w:type="dxa"/>
          </w:tcPr>
          <w:p w14:paraId="76EF7E0C" w14:textId="77777777" w:rsidR="00C411E4" w:rsidRDefault="00C411E4" w:rsidP="003513D4">
            <w:r>
              <w:t>2</w:t>
            </w:r>
          </w:p>
        </w:tc>
        <w:tc>
          <w:tcPr>
            <w:tcW w:w="1078" w:type="dxa"/>
          </w:tcPr>
          <w:p w14:paraId="5CC381A0" w14:textId="77777777" w:rsidR="00C411E4" w:rsidRDefault="00C411E4" w:rsidP="003513D4">
            <w:r>
              <w:t>1</w:t>
            </w:r>
          </w:p>
        </w:tc>
        <w:tc>
          <w:tcPr>
            <w:tcW w:w="1090" w:type="dxa"/>
          </w:tcPr>
          <w:p w14:paraId="5350CD49" w14:textId="77777777" w:rsidR="00C411E4" w:rsidRDefault="00C411E4" w:rsidP="003513D4">
            <w:r>
              <w:t>3</w:t>
            </w:r>
          </w:p>
        </w:tc>
        <w:tc>
          <w:tcPr>
            <w:tcW w:w="1090" w:type="dxa"/>
          </w:tcPr>
          <w:p w14:paraId="5DE05484" w14:textId="77777777" w:rsidR="00C411E4" w:rsidRDefault="00C411E4" w:rsidP="003513D4"/>
        </w:tc>
      </w:tr>
      <w:tr w:rsidR="00C411E4" w14:paraId="7DE29744" w14:textId="77777777" w:rsidTr="008D1EAA">
        <w:trPr>
          <w:jc w:val="center"/>
        </w:trPr>
        <w:tc>
          <w:tcPr>
            <w:tcW w:w="1400" w:type="dxa"/>
          </w:tcPr>
          <w:p w14:paraId="4F451512" w14:textId="77777777" w:rsidR="00C411E4" w:rsidRDefault="00C411E4" w:rsidP="003513D4">
            <w:r>
              <w:t>8</w:t>
            </w:r>
          </w:p>
        </w:tc>
        <w:tc>
          <w:tcPr>
            <w:tcW w:w="1082" w:type="dxa"/>
          </w:tcPr>
          <w:p w14:paraId="28462AD6" w14:textId="77777777" w:rsidR="00C411E4" w:rsidRDefault="00C411E4" w:rsidP="003513D4">
            <w:r>
              <w:t>1</w:t>
            </w:r>
          </w:p>
        </w:tc>
        <w:tc>
          <w:tcPr>
            <w:tcW w:w="1081" w:type="dxa"/>
          </w:tcPr>
          <w:p w14:paraId="26E60F50" w14:textId="77777777" w:rsidR="00C411E4" w:rsidRDefault="00C411E4" w:rsidP="003513D4">
            <w:r>
              <w:t>2</w:t>
            </w:r>
          </w:p>
        </w:tc>
        <w:tc>
          <w:tcPr>
            <w:tcW w:w="1078" w:type="dxa"/>
          </w:tcPr>
          <w:p w14:paraId="62E6330C" w14:textId="77777777" w:rsidR="00C411E4" w:rsidRDefault="00C411E4" w:rsidP="003513D4">
            <w:r>
              <w:t>1</w:t>
            </w:r>
          </w:p>
        </w:tc>
        <w:tc>
          <w:tcPr>
            <w:tcW w:w="1090" w:type="dxa"/>
          </w:tcPr>
          <w:p w14:paraId="34413C09" w14:textId="77777777" w:rsidR="00C411E4" w:rsidRDefault="00C411E4" w:rsidP="003513D4">
            <w:r>
              <w:t>4</w:t>
            </w:r>
          </w:p>
        </w:tc>
        <w:tc>
          <w:tcPr>
            <w:tcW w:w="1090" w:type="dxa"/>
          </w:tcPr>
          <w:p w14:paraId="45A8F598" w14:textId="77777777" w:rsidR="00C411E4" w:rsidRDefault="00C411E4" w:rsidP="003513D4"/>
        </w:tc>
      </w:tr>
      <w:tr w:rsidR="00C411E4" w14:paraId="6AA631E4" w14:textId="77777777" w:rsidTr="008D1EAA">
        <w:trPr>
          <w:jc w:val="center"/>
        </w:trPr>
        <w:tc>
          <w:tcPr>
            <w:tcW w:w="1400" w:type="dxa"/>
          </w:tcPr>
          <w:p w14:paraId="78D1FDBE" w14:textId="77777777" w:rsidR="00C411E4" w:rsidRDefault="00C411E4" w:rsidP="003513D4">
            <w:r>
              <w:t>9</w:t>
            </w:r>
          </w:p>
        </w:tc>
        <w:tc>
          <w:tcPr>
            <w:tcW w:w="1082" w:type="dxa"/>
          </w:tcPr>
          <w:p w14:paraId="2B004D8C" w14:textId="77777777" w:rsidR="00C411E4" w:rsidRDefault="00C411E4" w:rsidP="003513D4">
            <w:r>
              <w:t>2</w:t>
            </w:r>
          </w:p>
        </w:tc>
        <w:tc>
          <w:tcPr>
            <w:tcW w:w="1081" w:type="dxa"/>
          </w:tcPr>
          <w:p w14:paraId="45ABC083" w14:textId="77777777" w:rsidR="00C411E4" w:rsidRDefault="00C411E4" w:rsidP="003513D4">
            <w:r>
              <w:t>1</w:t>
            </w:r>
          </w:p>
        </w:tc>
        <w:tc>
          <w:tcPr>
            <w:tcW w:w="1078" w:type="dxa"/>
          </w:tcPr>
          <w:p w14:paraId="69053475" w14:textId="77777777" w:rsidR="00C411E4" w:rsidRDefault="00C411E4" w:rsidP="003513D4">
            <w:r>
              <w:t>2</w:t>
            </w:r>
          </w:p>
        </w:tc>
        <w:tc>
          <w:tcPr>
            <w:tcW w:w="1090" w:type="dxa"/>
          </w:tcPr>
          <w:p w14:paraId="07BA68AA" w14:textId="77777777" w:rsidR="00C411E4" w:rsidRDefault="00C411E4" w:rsidP="003513D4">
            <w:r>
              <w:t>1</w:t>
            </w:r>
          </w:p>
        </w:tc>
        <w:tc>
          <w:tcPr>
            <w:tcW w:w="1090" w:type="dxa"/>
          </w:tcPr>
          <w:p w14:paraId="154DF46A" w14:textId="77777777" w:rsidR="00C411E4" w:rsidRDefault="00C411E4" w:rsidP="003513D4"/>
        </w:tc>
      </w:tr>
      <w:tr w:rsidR="00C411E4" w14:paraId="03212947" w14:textId="77777777" w:rsidTr="008D1EAA">
        <w:trPr>
          <w:jc w:val="center"/>
        </w:trPr>
        <w:tc>
          <w:tcPr>
            <w:tcW w:w="1400" w:type="dxa"/>
          </w:tcPr>
          <w:p w14:paraId="04D4D831" w14:textId="77777777" w:rsidR="00C411E4" w:rsidRDefault="00C411E4" w:rsidP="003513D4">
            <w:r>
              <w:t>10</w:t>
            </w:r>
          </w:p>
        </w:tc>
        <w:tc>
          <w:tcPr>
            <w:tcW w:w="1082" w:type="dxa"/>
          </w:tcPr>
          <w:p w14:paraId="7476738A" w14:textId="77777777" w:rsidR="00C411E4" w:rsidRDefault="00C411E4" w:rsidP="003513D4">
            <w:r>
              <w:t>2</w:t>
            </w:r>
          </w:p>
        </w:tc>
        <w:tc>
          <w:tcPr>
            <w:tcW w:w="1081" w:type="dxa"/>
          </w:tcPr>
          <w:p w14:paraId="7F3B679F" w14:textId="77777777" w:rsidR="00C411E4" w:rsidRDefault="00C411E4" w:rsidP="003513D4">
            <w:r>
              <w:t>1</w:t>
            </w:r>
          </w:p>
        </w:tc>
        <w:tc>
          <w:tcPr>
            <w:tcW w:w="1078" w:type="dxa"/>
          </w:tcPr>
          <w:p w14:paraId="25032D95" w14:textId="77777777" w:rsidR="00C411E4" w:rsidRDefault="00C411E4" w:rsidP="003513D4">
            <w:r>
              <w:t>2</w:t>
            </w:r>
          </w:p>
        </w:tc>
        <w:tc>
          <w:tcPr>
            <w:tcW w:w="1090" w:type="dxa"/>
          </w:tcPr>
          <w:p w14:paraId="05F8797C" w14:textId="77777777" w:rsidR="00C411E4" w:rsidRDefault="00C411E4" w:rsidP="003513D4">
            <w:r>
              <w:t>2</w:t>
            </w:r>
          </w:p>
        </w:tc>
        <w:tc>
          <w:tcPr>
            <w:tcW w:w="1090" w:type="dxa"/>
          </w:tcPr>
          <w:p w14:paraId="2859410C" w14:textId="77777777" w:rsidR="00C411E4" w:rsidRDefault="00C411E4" w:rsidP="003513D4"/>
        </w:tc>
      </w:tr>
      <w:tr w:rsidR="00C411E4" w14:paraId="26E64CAF" w14:textId="77777777" w:rsidTr="008D1EAA">
        <w:trPr>
          <w:jc w:val="center"/>
        </w:trPr>
        <w:tc>
          <w:tcPr>
            <w:tcW w:w="1400" w:type="dxa"/>
          </w:tcPr>
          <w:p w14:paraId="2A3939F3" w14:textId="77777777" w:rsidR="00C411E4" w:rsidRDefault="00C411E4" w:rsidP="003513D4">
            <w:r>
              <w:t>11</w:t>
            </w:r>
          </w:p>
        </w:tc>
        <w:tc>
          <w:tcPr>
            <w:tcW w:w="1082" w:type="dxa"/>
          </w:tcPr>
          <w:p w14:paraId="7070D8BF" w14:textId="77777777" w:rsidR="00C411E4" w:rsidRDefault="00C411E4" w:rsidP="003513D4">
            <w:r>
              <w:t>2</w:t>
            </w:r>
          </w:p>
        </w:tc>
        <w:tc>
          <w:tcPr>
            <w:tcW w:w="1081" w:type="dxa"/>
          </w:tcPr>
          <w:p w14:paraId="34381471" w14:textId="77777777" w:rsidR="00C411E4" w:rsidRDefault="00C411E4" w:rsidP="003513D4">
            <w:r>
              <w:t>1</w:t>
            </w:r>
          </w:p>
        </w:tc>
        <w:tc>
          <w:tcPr>
            <w:tcW w:w="1078" w:type="dxa"/>
          </w:tcPr>
          <w:p w14:paraId="66751308" w14:textId="77777777" w:rsidR="00C411E4" w:rsidRDefault="00C411E4" w:rsidP="003513D4">
            <w:r>
              <w:t>3</w:t>
            </w:r>
          </w:p>
        </w:tc>
        <w:tc>
          <w:tcPr>
            <w:tcW w:w="1090" w:type="dxa"/>
          </w:tcPr>
          <w:p w14:paraId="34680DE5" w14:textId="77777777" w:rsidR="00C411E4" w:rsidRDefault="00C411E4" w:rsidP="003513D4">
            <w:r>
              <w:t>3</w:t>
            </w:r>
          </w:p>
        </w:tc>
        <w:tc>
          <w:tcPr>
            <w:tcW w:w="1090" w:type="dxa"/>
          </w:tcPr>
          <w:p w14:paraId="16E9EAED" w14:textId="77777777" w:rsidR="00C411E4" w:rsidRDefault="00C411E4" w:rsidP="003513D4"/>
        </w:tc>
      </w:tr>
      <w:tr w:rsidR="00C411E4" w14:paraId="2FB482DB" w14:textId="77777777" w:rsidTr="008D1EAA">
        <w:trPr>
          <w:jc w:val="center"/>
        </w:trPr>
        <w:tc>
          <w:tcPr>
            <w:tcW w:w="1400" w:type="dxa"/>
          </w:tcPr>
          <w:p w14:paraId="6C188D18" w14:textId="77777777" w:rsidR="00C411E4" w:rsidRDefault="00C411E4" w:rsidP="003513D4">
            <w:r>
              <w:t>12</w:t>
            </w:r>
          </w:p>
        </w:tc>
        <w:tc>
          <w:tcPr>
            <w:tcW w:w="1082" w:type="dxa"/>
          </w:tcPr>
          <w:p w14:paraId="04E9C26A" w14:textId="77777777" w:rsidR="00C411E4" w:rsidRDefault="00C411E4" w:rsidP="003513D4">
            <w:r>
              <w:t>2</w:t>
            </w:r>
          </w:p>
        </w:tc>
        <w:tc>
          <w:tcPr>
            <w:tcW w:w="1081" w:type="dxa"/>
          </w:tcPr>
          <w:p w14:paraId="16D4172E" w14:textId="77777777" w:rsidR="00C411E4" w:rsidRDefault="00C411E4" w:rsidP="003513D4">
            <w:r>
              <w:t>1</w:t>
            </w:r>
          </w:p>
        </w:tc>
        <w:tc>
          <w:tcPr>
            <w:tcW w:w="1078" w:type="dxa"/>
          </w:tcPr>
          <w:p w14:paraId="6189FBCD" w14:textId="77777777" w:rsidR="00C411E4" w:rsidRDefault="00C411E4" w:rsidP="003513D4">
            <w:r>
              <w:t>3</w:t>
            </w:r>
          </w:p>
        </w:tc>
        <w:tc>
          <w:tcPr>
            <w:tcW w:w="1090" w:type="dxa"/>
          </w:tcPr>
          <w:p w14:paraId="058DDB3E" w14:textId="77777777" w:rsidR="00C411E4" w:rsidRDefault="00C411E4" w:rsidP="003513D4">
            <w:r>
              <w:t>4</w:t>
            </w:r>
          </w:p>
        </w:tc>
        <w:tc>
          <w:tcPr>
            <w:tcW w:w="1090" w:type="dxa"/>
          </w:tcPr>
          <w:p w14:paraId="2E207EFD" w14:textId="77777777" w:rsidR="00C411E4" w:rsidRDefault="00C411E4" w:rsidP="003513D4"/>
        </w:tc>
      </w:tr>
      <w:tr w:rsidR="00C411E4" w14:paraId="20A5550D" w14:textId="77777777" w:rsidTr="008D1EAA">
        <w:trPr>
          <w:jc w:val="center"/>
        </w:trPr>
        <w:tc>
          <w:tcPr>
            <w:tcW w:w="1400" w:type="dxa"/>
          </w:tcPr>
          <w:p w14:paraId="3B0CE852" w14:textId="77777777" w:rsidR="00C411E4" w:rsidRDefault="00C411E4" w:rsidP="003513D4">
            <w:r>
              <w:t>13</w:t>
            </w:r>
          </w:p>
        </w:tc>
        <w:tc>
          <w:tcPr>
            <w:tcW w:w="1082" w:type="dxa"/>
          </w:tcPr>
          <w:p w14:paraId="793966AE" w14:textId="77777777" w:rsidR="00C411E4" w:rsidRDefault="00C411E4" w:rsidP="003513D4">
            <w:r>
              <w:t>2</w:t>
            </w:r>
          </w:p>
        </w:tc>
        <w:tc>
          <w:tcPr>
            <w:tcW w:w="1081" w:type="dxa"/>
          </w:tcPr>
          <w:p w14:paraId="2A2519B3" w14:textId="77777777" w:rsidR="00C411E4" w:rsidRDefault="00C411E4" w:rsidP="003513D4">
            <w:r>
              <w:t>2</w:t>
            </w:r>
          </w:p>
        </w:tc>
        <w:tc>
          <w:tcPr>
            <w:tcW w:w="1078" w:type="dxa"/>
          </w:tcPr>
          <w:p w14:paraId="6C579E7F" w14:textId="77777777" w:rsidR="00C411E4" w:rsidRDefault="00C411E4" w:rsidP="003513D4">
            <w:r>
              <w:t>1</w:t>
            </w:r>
          </w:p>
        </w:tc>
        <w:tc>
          <w:tcPr>
            <w:tcW w:w="1090" w:type="dxa"/>
          </w:tcPr>
          <w:p w14:paraId="7868705C" w14:textId="77777777" w:rsidR="00C411E4" w:rsidRDefault="00C411E4" w:rsidP="003513D4">
            <w:r>
              <w:t>1</w:t>
            </w:r>
          </w:p>
        </w:tc>
        <w:tc>
          <w:tcPr>
            <w:tcW w:w="1090" w:type="dxa"/>
          </w:tcPr>
          <w:p w14:paraId="59AB6DEF" w14:textId="77777777" w:rsidR="00C411E4" w:rsidRDefault="00C411E4" w:rsidP="003513D4"/>
        </w:tc>
      </w:tr>
      <w:tr w:rsidR="00C411E4" w14:paraId="1119203A" w14:textId="77777777" w:rsidTr="008D1EAA">
        <w:trPr>
          <w:jc w:val="center"/>
        </w:trPr>
        <w:tc>
          <w:tcPr>
            <w:tcW w:w="1400" w:type="dxa"/>
          </w:tcPr>
          <w:p w14:paraId="01BC846E" w14:textId="77777777" w:rsidR="00C411E4" w:rsidRDefault="00C411E4" w:rsidP="003513D4">
            <w:r>
              <w:t>14</w:t>
            </w:r>
          </w:p>
        </w:tc>
        <w:tc>
          <w:tcPr>
            <w:tcW w:w="1082" w:type="dxa"/>
          </w:tcPr>
          <w:p w14:paraId="383125FC" w14:textId="77777777" w:rsidR="00C411E4" w:rsidRDefault="00C411E4" w:rsidP="003513D4">
            <w:r>
              <w:t>2</w:t>
            </w:r>
          </w:p>
        </w:tc>
        <w:tc>
          <w:tcPr>
            <w:tcW w:w="1081" w:type="dxa"/>
          </w:tcPr>
          <w:p w14:paraId="508B0CF7" w14:textId="77777777" w:rsidR="00C411E4" w:rsidRDefault="00C411E4" w:rsidP="003513D4">
            <w:r>
              <w:t>2</w:t>
            </w:r>
          </w:p>
        </w:tc>
        <w:tc>
          <w:tcPr>
            <w:tcW w:w="1078" w:type="dxa"/>
          </w:tcPr>
          <w:p w14:paraId="017D371A" w14:textId="77777777" w:rsidR="00C411E4" w:rsidRDefault="00C411E4" w:rsidP="003513D4">
            <w:r>
              <w:t>1</w:t>
            </w:r>
          </w:p>
        </w:tc>
        <w:tc>
          <w:tcPr>
            <w:tcW w:w="1090" w:type="dxa"/>
          </w:tcPr>
          <w:p w14:paraId="3BB78BFB" w14:textId="77777777" w:rsidR="00C411E4" w:rsidRDefault="00C411E4" w:rsidP="003513D4">
            <w:r>
              <w:t>2</w:t>
            </w:r>
          </w:p>
        </w:tc>
        <w:tc>
          <w:tcPr>
            <w:tcW w:w="1090" w:type="dxa"/>
          </w:tcPr>
          <w:p w14:paraId="0B81E41F" w14:textId="77777777" w:rsidR="00C411E4" w:rsidRDefault="00C411E4" w:rsidP="003513D4"/>
        </w:tc>
      </w:tr>
      <w:tr w:rsidR="00C411E4" w14:paraId="23A817D9" w14:textId="77777777" w:rsidTr="008D1EAA">
        <w:trPr>
          <w:jc w:val="center"/>
        </w:trPr>
        <w:tc>
          <w:tcPr>
            <w:tcW w:w="1400" w:type="dxa"/>
          </w:tcPr>
          <w:p w14:paraId="0BF615EF" w14:textId="77777777" w:rsidR="00C411E4" w:rsidRDefault="00C411E4" w:rsidP="003513D4">
            <w:r>
              <w:t>15</w:t>
            </w:r>
          </w:p>
        </w:tc>
        <w:tc>
          <w:tcPr>
            <w:tcW w:w="1082" w:type="dxa"/>
          </w:tcPr>
          <w:p w14:paraId="7AB42286" w14:textId="77777777" w:rsidR="00C411E4" w:rsidRDefault="00C411E4" w:rsidP="003513D4">
            <w:r>
              <w:t>2</w:t>
            </w:r>
          </w:p>
        </w:tc>
        <w:tc>
          <w:tcPr>
            <w:tcW w:w="1081" w:type="dxa"/>
          </w:tcPr>
          <w:p w14:paraId="6B9D716D" w14:textId="77777777" w:rsidR="00C411E4" w:rsidRDefault="00C411E4" w:rsidP="003513D4">
            <w:r>
              <w:t>2</w:t>
            </w:r>
          </w:p>
        </w:tc>
        <w:tc>
          <w:tcPr>
            <w:tcW w:w="1078" w:type="dxa"/>
          </w:tcPr>
          <w:p w14:paraId="12156174" w14:textId="77777777" w:rsidR="00C411E4" w:rsidRDefault="00C411E4" w:rsidP="003513D4">
            <w:r>
              <w:t>2</w:t>
            </w:r>
          </w:p>
        </w:tc>
        <w:tc>
          <w:tcPr>
            <w:tcW w:w="1090" w:type="dxa"/>
          </w:tcPr>
          <w:p w14:paraId="5948668C" w14:textId="77777777" w:rsidR="00C411E4" w:rsidRDefault="00C411E4" w:rsidP="003513D4">
            <w:r>
              <w:t>3</w:t>
            </w:r>
          </w:p>
        </w:tc>
        <w:tc>
          <w:tcPr>
            <w:tcW w:w="1090" w:type="dxa"/>
          </w:tcPr>
          <w:p w14:paraId="4992E6AB" w14:textId="77777777" w:rsidR="00C411E4" w:rsidRDefault="00C411E4" w:rsidP="003513D4"/>
        </w:tc>
      </w:tr>
      <w:tr w:rsidR="00C411E4" w14:paraId="22F970BD" w14:textId="77777777" w:rsidTr="008D1EAA">
        <w:trPr>
          <w:jc w:val="center"/>
        </w:trPr>
        <w:tc>
          <w:tcPr>
            <w:tcW w:w="1400" w:type="dxa"/>
          </w:tcPr>
          <w:p w14:paraId="02A79EA0" w14:textId="77777777" w:rsidR="00C411E4" w:rsidRDefault="00C411E4" w:rsidP="003513D4">
            <w:r>
              <w:t>16</w:t>
            </w:r>
          </w:p>
        </w:tc>
        <w:tc>
          <w:tcPr>
            <w:tcW w:w="1082" w:type="dxa"/>
          </w:tcPr>
          <w:p w14:paraId="737D1BD7" w14:textId="77777777" w:rsidR="00C411E4" w:rsidRDefault="00C411E4" w:rsidP="003513D4">
            <w:r>
              <w:t>2</w:t>
            </w:r>
          </w:p>
        </w:tc>
        <w:tc>
          <w:tcPr>
            <w:tcW w:w="1081" w:type="dxa"/>
          </w:tcPr>
          <w:p w14:paraId="21A1FE65" w14:textId="77777777" w:rsidR="00C411E4" w:rsidRDefault="00C411E4" w:rsidP="003513D4">
            <w:r>
              <w:t>2</w:t>
            </w:r>
          </w:p>
        </w:tc>
        <w:tc>
          <w:tcPr>
            <w:tcW w:w="1078" w:type="dxa"/>
          </w:tcPr>
          <w:p w14:paraId="5EA939D6" w14:textId="77777777" w:rsidR="00C411E4" w:rsidRDefault="00C411E4" w:rsidP="003513D4">
            <w:r>
              <w:t>2</w:t>
            </w:r>
          </w:p>
        </w:tc>
        <w:tc>
          <w:tcPr>
            <w:tcW w:w="1090" w:type="dxa"/>
          </w:tcPr>
          <w:p w14:paraId="1D1CBC15" w14:textId="77777777" w:rsidR="00C411E4" w:rsidRDefault="00C411E4" w:rsidP="003513D4">
            <w:r>
              <w:t>4</w:t>
            </w:r>
          </w:p>
        </w:tc>
        <w:tc>
          <w:tcPr>
            <w:tcW w:w="1090" w:type="dxa"/>
          </w:tcPr>
          <w:p w14:paraId="72683656" w14:textId="77777777" w:rsidR="00C411E4" w:rsidRDefault="00C411E4" w:rsidP="003513D4"/>
        </w:tc>
      </w:tr>
    </w:tbl>
    <w:p w14:paraId="5666C0ED"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3F041BC4" w14:textId="77777777" w:rsidR="00C411E4" w:rsidRPr="00F734FA"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fitness here is also the overall fitness of the mutants generated. And this should not be taken as the fitness of a single mutant. The computation has been discussed in the subchapter discussing the fitness function design.</w:t>
      </w:r>
    </w:p>
    <w:p w14:paraId="1BA9F59D" w14:textId="77777777" w:rsidR="00C411E4" w:rsidRDefault="00C411E4" w:rsidP="00C411E4">
      <w:pPr>
        <w:spacing w:line="259" w:lineRule="auto"/>
        <w:rPr>
          <w:rFonts w:asciiTheme="majorBidi" w:hAnsiTheme="majorBidi" w:cstheme="majorBidi"/>
          <w:b/>
          <w:bCs/>
          <w:sz w:val="32"/>
          <w:szCs w:val="32"/>
        </w:rPr>
      </w:pPr>
      <w:r>
        <w:rPr>
          <w:rFonts w:asciiTheme="majorBidi" w:hAnsiTheme="majorBidi" w:cstheme="majorBidi"/>
          <w:b/>
          <w:bCs/>
          <w:sz w:val="32"/>
          <w:szCs w:val="32"/>
        </w:rPr>
        <w:br w:type="page"/>
      </w:r>
    </w:p>
    <w:p w14:paraId="62403F7B" w14:textId="24586F93" w:rsidR="00C411E4" w:rsidRPr="00914D02" w:rsidRDefault="00C411E4" w:rsidP="00C411E4">
      <w:pPr>
        <w:pStyle w:val="Heading1"/>
        <w:jc w:val="center"/>
        <w:rPr>
          <w:szCs w:val="32"/>
        </w:rPr>
      </w:pPr>
      <w:bookmarkStart w:id="401" w:name="_CHAPTER_FIVE"/>
      <w:bookmarkStart w:id="402" w:name="_Ref506195320"/>
      <w:bookmarkStart w:id="403" w:name="_Toc506718139"/>
      <w:bookmarkEnd w:id="401"/>
      <w:r w:rsidRPr="00914D02">
        <w:rPr>
          <w:szCs w:val="32"/>
        </w:rPr>
        <w:lastRenderedPageBreak/>
        <w:t xml:space="preserve">CHAPTER </w:t>
      </w:r>
      <w:r w:rsidR="00246BA4">
        <w:rPr>
          <w:szCs w:val="32"/>
        </w:rPr>
        <w:t>FIVE</w:t>
      </w:r>
      <w:bookmarkEnd w:id="402"/>
      <w:bookmarkEnd w:id="403"/>
    </w:p>
    <w:p w14:paraId="55D03B68" w14:textId="77777777" w:rsidR="00C411E4" w:rsidRPr="00F734FA" w:rsidRDefault="00C411E4" w:rsidP="00C411E4">
      <w:pPr>
        <w:pStyle w:val="Heading1"/>
        <w:jc w:val="center"/>
        <w:rPr>
          <w:sz w:val="28"/>
        </w:rPr>
      </w:pPr>
      <w:bookmarkStart w:id="404" w:name="_Toc506382023"/>
      <w:bookmarkStart w:id="405" w:name="_Toc506449792"/>
      <w:bookmarkStart w:id="406" w:name="_Toc506718140"/>
      <w:r w:rsidRPr="00914D02">
        <w:rPr>
          <w:szCs w:val="32"/>
        </w:rPr>
        <w:t xml:space="preserve">EXPERIMENTS, </w:t>
      </w:r>
      <w:r>
        <w:rPr>
          <w:szCs w:val="32"/>
        </w:rPr>
        <w:t xml:space="preserve">RESULTS </w:t>
      </w:r>
      <w:r w:rsidRPr="00914D02">
        <w:rPr>
          <w:szCs w:val="32"/>
        </w:rPr>
        <w:t xml:space="preserve">AND </w:t>
      </w:r>
      <w:r>
        <w:rPr>
          <w:szCs w:val="32"/>
        </w:rPr>
        <w:t>DISCUSSION</w:t>
      </w:r>
      <w:bookmarkEnd w:id="404"/>
      <w:bookmarkEnd w:id="405"/>
      <w:bookmarkEnd w:id="406"/>
    </w:p>
    <w:p w14:paraId="3083E9F0" w14:textId="77777777" w:rsidR="00C411E4" w:rsidRDefault="00C411E4" w:rsidP="00246BA4">
      <w:pPr>
        <w:pStyle w:val="Heading2"/>
        <w:numPr>
          <w:ilvl w:val="0"/>
          <w:numId w:val="38"/>
        </w:numPr>
      </w:pPr>
      <w:bookmarkStart w:id="407" w:name="_Toc506718141"/>
      <w:r>
        <w:t>Introduction</w:t>
      </w:r>
      <w:bookmarkEnd w:id="407"/>
    </w:p>
    <w:p w14:paraId="4FB257E8" w14:textId="107B4D06" w:rsidR="00C411E4" w:rsidRPr="0091012F" w:rsidRDefault="00C411E4" w:rsidP="00906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91012F">
        <w:rPr>
          <w:rFonts w:asciiTheme="majorBidi" w:hAnsiTheme="majorBidi" w:cstheme="majorBidi"/>
          <w:sz w:val="24"/>
          <w:szCs w:val="24"/>
        </w:rPr>
        <w:t>This chapter explains the experiments carried out to implement the approach presented in the previous chapter explaining the design of the experiment. It also presents how the GA-based test data generator is implemented, not only the design but also the setup and the implementation. The power of the operators and parameter settings are investigated by carrying out several experiments with various settings. The results obtained from the experiment were presented, discussed and analyzed. This section explains the experimental setup and the evaluation of the results. The experiments were implemented and executed on a PC with intel® CORE™ i5-4200U CPU @ 1.60GHz processor, 6GB RAM and 64-bit Operating System, x64-based processor running Windows 10 Operating System. The MATLAB version used was R2015a (8.5.0.197613). In this section, the results are discussed in details. MATLAB is one of the versatile high-level languages and easy to handle. Its advanced data analysis, visualization and toolboxes provide user with the necessary means to present and discuss their experimental results.</w:t>
      </w:r>
    </w:p>
    <w:p w14:paraId="07E33035" w14:textId="447B5BA7" w:rsidR="00C411E4" w:rsidRDefault="00C411E4" w:rsidP="00246BA4">
      <w:pPr>
        <w:pStyle w:val="Heading2"/>
        <w:numPr>
          <w:ilvl w:val="0"/>
          <w:numId w:val="38"/>
        </w:numPr>
      </w:pPr>
      <w:bookmarkStart w:id="408" w:name="_Toc506718142"/>
      <w:r>
        <w:t>Deign of Experiments</w:t>
      </w:r>
      <w:bookmarkEnd w:id="408"/>
    </w:p>
    <w:p w14:paraId="31BD1B53" w14:textId="0530991E"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It is well acknowledged that obtaining good values of parameters for good GA performance is essential as it is one of the challenges of GA. However, little work has been recorded on investigating how GA parameters affect the performance and how they are tuned. Most of the practitioners select default values that are chosen by conventions; for example, low </w:t>
      </w:r>
      <w:r>
        <w:rPr>
          <w:rFonts w:asciiTheme="majorBidi" w:hAnsiTheme="majorBidi" w:cstheme="majorBidi"/>
          <w:sz w:val="24"/>
          <w:szCs w:val="24"/>
        </w:rPr>
        <w:lastRenderedPageBreak/>
        <w:t xml:space="preserve">mutation rate. Mostly, GA parameters are selected through user-experience and trial-and-error. It is imperative to investigate the effect of combining different crossover rates and mutation rates. This is because different problems have dissimilar properties and for this reason, distinct parameter sets are required. This section focuses on parameter tuning. We investigated 5 different parameters that can influence the performance of the GA as follows: selection function, crossover function, crossover probability, mutation probability and population size. </w:t>
      </w:r>
    </w:p>
    <w:p w14:paraId="3ECE103A" w14:textId="77777777" w:rsidR="00C411E4" w:rsidRPr="0091012F"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F734FA">
        <w:rPr>
          <w:rFonts w:asciiTheme="majorBidi" w:hAnsiTheme="majorBidi" w:cstheme="majorBidi"/>
          <w:sz w:val="24"/>
          <w:szCs w:val="24"/>
        </w:rPr>
        <w:t xml:space="preserve">In this research, [number of] different experiments were conducted using MATLAB programming environment. </w:t>
      </w:r>
      <w:r>
        <w:rPr>
          <w:rFonts w:asciiTheme="majorBidi" w:hAnsiTheme="majorBidi" w:cstheme="majorBidi"/>
          <w:sz w:val="24"/>
          <w:szCs w:val="24"/>
        </w:rPr>
        <w:t>We selected five (5) MATLAB program codes as experimental subjects of different purposes, sizes and complexity. Most of them were taken from textbooks and research papers and adapted to MATLAB format while others were written from scratch.</w:t>
      </w:r>
    </w:p>
    <w:p w14:paraId="02514915" w14:textId="77777777" w:rsidR="00C411E4" w:rsidRDefault="00C411E4" w:rsidP="00246BA4">
      <w:pPr>
        <w:pStyle w:val="Heading2"/>
        <w:numPr>
          <w:ilvl w:val="0"/>
          <w:numId w:val="38"/>
        </w:numPr>
      </w:pPr>
      <w:bookmarkStart w:id="409" w:name="_Toc506718143"/>
      <w:r w:rsidRPr="00795B98">
        <w:t>Description of Programs</w:t>
      </w:r>
      <w:r>
        <w:t xml:space="preserve"> Under Test</w:t>
      </w:r>
      <w:bookmarkEnd w:id="409"/>
    </w:p>
    <w:p w14:paraId="036D4D1A" w14:textId="130E51B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programs used for the experiment are described as shown in </w:t>
      </w:r>
      <w:r w:rsidRPr="007F09FE">
        <w:rPr>
          <w:rFonts w:asciiTheme="majorBidi" w:hAnsiTheme="majorBidi" w:cstheme="majorBidi"/>
          <w:sz w:val="24"/>
          <w:szCs w:val="24"/>
        </w:rPr>
        <w:fldChar w:fldCharType="begin"/>
      </w:r>
      <w:r w:rsidRPr="007F09FE">
        <w:rPr>
          <w:rFonts w:asciiTheme="majorBidi" w:hAnsiTheme="majorBidi" w:cstheme="majorBidi"/>
          <w:sz w:val="24"/>
          <w:szCs w:val="24"/>
        </w:rPr>
        <w:instrText xml:space="preserve"> REF _Ref500761064 \h </w:instrText>
      </w:r>
      <w:r w:rsidR="007F09FE" w:rsidRPr="007F09FE">
        <w:rPr>
          <w:rFonts w:asciiTheme="majorBidi" w:hAnsiTheme="majorBidi" w:cstheme="majorBidi"/>
          <w:sz w:val="24"/>
          <w:szCs w:val="24"/>
        </w:rPr>
        <w:instrText xml:space="preserve"> \* MERGEFORMAT </w:instrText>
      </w:r>
      <w:r w:rsidRPr="007F09FE">
        <w:rPr>
          <w:rFonts w:asciiTheme="majorBidi" w:hAnsiTheme="majorBidi" w:cstheme="majorBidi"/>
          <w:sz w:val="24"/>
          <w:szCs w:val="24"/>
        </w:rPr>
      </w:r>
      <w:r w:rsidRPr="007F09FE">
        <w:rPr>
          <w:rFonts w:asciiTheme="majorBidi" w:hAnsiTheme="majorBidi" w:cstheme="majorBidi"/>
          <w:sz w:val="24"/>
          <w:szCs w:val="24"/>
        </w:rPr>
        <w:fldChar w:fldCharType="separate"/>
      </w:r>
      <w:r w:rsidR="001101E6" w:rsidRPr="001101E6">
        <w:rPr>
          <w:rFonts w:asciiTheme="majorBidi" w:hAnsiTheme="majorBidi" w:cstheme="majorBidi"/>
        </w:rPr>
        <w:t xml:space="preserve">Table </w:t>
      </w:r>
      <w:r w:rsidR="001101E6" w:rsidRPr="001101E6">
        <w:rPr>
          <w:rFonts w:asciiTheme="majorBidi" w:hAnsiTheme="majorBidi" w:cstheme="majorBidi"/>
          <w:noProof/>
        </w:rPr>
        <w:t>17</w:t>
      </w:r>
      <w:r w:rsidRPr="007F09FE">
        <w:rPr>
          <w:rFonts w:asciiTheme="majorBidi" w:hAnsiTheme="majorBidi" w:cstheme="majorBidi"/>
          <w:sz w:val="24"/>
          <w:szCs w:val="24"/>
        </w:rPr>
        <w:fldChar w:fldCharType="end"/>
      </w:r>
      <w:r>
        <w:rPr>
          <w:rFonts w:asciiTheme="majorBidi" w:hAnsiTheme="majorBidi" w:cstheme="majorBidi"/>
          <w:sz w:val="24"/>
          <w:szCs w:val="24"/>
        </w:rPr>
        <w:t xml:space="preserve"> . Each program is described by its inputs and outputs and what it does.</w:t>
      </w:r>
    </w:p>
    <w:p w14:paraId="133380D8" w14:textId="77777777" w:rsidR="00C411E4" w:rsidRPr="00215F0D"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39E290E3" w14:textId="4780F6D1" w:rsidR="00C411E4" w:rsidRPr="00B5611C" w:rsidRDefault="00C411E4" w:rsidP="00817352">
      <w:pPr>
        <w:pStyle w:val="Caption"/>
        <w:keepNext/>
        <w:jc w:val="center"/>
        <w:rPr>
          <w:rFonts w:asciiTheme="majorBidi" w:hAnsiTheme="majorBidi" w:cstheme="majorBidi"/>
          <w:b/>
          <w:bCs/>
          <w:i w:val="0"/>
          <w:iCs w:val="0"/>
          <w:color w:val="auto"/>
        </w:rPr>
      </w:pPr>
      <w:bookmarkStart w:id="410" w:name="_Ref500761064"/>
      <w:bookmarkStart w:id="411" w:name="_Toc506449838"/>
      <w:r w:rsidRPr="00B5611C">
        <w:rPr>
          <w:rFonts w:asciiTheme="majorBidi" w:hAnsiTheme="majorBidi" w:cstheme="majorBidi"/>
          <w:b/>
          <w:bCs/>
          <w:i w:val="0"/>
          <w:iCs w:val="0"/>
          <w:color w:val="auto"/>
        </w:rPr>
        <w:t xml:space="preserve">Table </w:t>
      </w:r>
      <w:r w:rsidRPr="00B5611C">
        <w:rPr>
          <w:rFonts w:asciiTheme="majorBidi" w:hAnsiTheme="majorBidi" w:cstheme="majorBidi"/>
          <w:b/>
          <w:bCs/>
          <w:i w:val="0"/>
          <w:iCs w:val="0"/>
          <w:color w:val="auto"/>
        </w:rPr>
        <w:fldChar w:fldCharType="begin"/>
      </w:r>
      <w:r w:rsidRPr="00B5611C">
        <w:rPr>
          <w:rFonts w:asciiTheme="majorBidi" w:hAnsiTheme="majorBidi" w:cstheme="majorBidi"/>
          <w:b/>
          <w:bCs/>
          <w:i w:val="0"/>
          <w:iCs w:val="0"/>
          <w:color w:val="auto"/>
        </w:rPr>
        <w:instrText xml:space="preserve"> SEQ Table \* ARABIC </w:instrText>
      </w:r>
      <w:r w:rsidRPr="00B5611C">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17</w:t>
      </w:r>
      <w:r w:rsidRPr="00B5611C">
        <w:rPr>
          <w:rFonts w:asciiTheme="majorBidi" w:hAnsiTheme="majorBidi" w:cstheme="majorBidi"/>
          <w:b/>
          <w:bCs/>
          <w:i w:val="0"/>
          <w:iCs w:val="0"/>
          <w:noProof/>
          <w:color w:val="auto"/>
        </w:rPr>
        <w:fldChar w:fldCharType="end"/>
      </w:r>
      <w:bookmarkEnd w:id="410"/>
      <w:r w:rsidRPr="00B5611C">
        <w:rPr>
          <w:rFonts w:asciiTheme="majorBidi" w:hAnsiTheme="majorBidi" w:cstheme="majorBidi"/>
          <w:b/>
          <w:bCs/>
          <w:i w:val="0"/>
          <w:iCs w:val="0"/>
          <w:color w:val="auto"/>
        </w:rPr>
        <w:t>: Description of Programs under Test</w:t>
      </w:r>
      <w:bookmarkEnd w:id="411"/>
    </w:p>
    <w:tbl>
      <w:tblPr>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818"/>
        <w:gridCol w:w="1843"/>
        <w:gridCol w:w="2354"/>
      </w:tblGrid>
      <w:tr w:rsidR="00C411E4" w:rsidRPr="00F734FA" w14:paraId="7F9C9C02" w14:textId="77777777" w:rsidTr="00B5611C">
        <w:trPr>
          <w:jc w:val="center"/>
        </w:trPr>
        <w:tc>
          <w:tcPr>
            <w:tcW w:w="2000" w:type="dxa"/>
          </w:tcPr>
          <w:p w14:paraId="43DD286C"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b/>
                <w:bCs/>
                <w:sz w:val="24"/>
                <w:szCs w:val="24"/>
              </w:rPr>
            </w:pPr>
            <w:r w:rsidRPr="00F734FA">
              <w:rPr>
                <w:rFonts w:asciiTheme="majorBidi" w:hAnsiTheme="majorBidi" w:cstheme="majorBidi"/>
                <w:b/>
                <w:bCs/>
                <w:sz w:val="24"/>
                <w:szCs w:val="24"/>
              </w:rPr>
              <w:t>Name of Program</w:t>
            </w:r>
          </w:p>
        </w:tc>
        <w:tc>
          <w:tcPr>
            <w:tcW w:w="2855" w:type="dxa"/>
          </w:tcPr>
          <w:p w14:paraId="16649233"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b/>
                <w:bCs/>
                <w:sz w:val="24"/>
                <w:szCs w:val="24"/>
              </w:rPr>
            </w:pPr>
            <w:r w:rsidRPr="00F734FA">
              <w:rPr>
                <w:rFonts w:asciiTheme="majorBidi" w:hAnsiTheme="majorBidi" w:cstheme="majorBidi"/>
                <w:b/>
                <w:bCs/>
                <w:sz w:val="24"/>
                <w:szCs w:val="24"/>
              </w:rPr>
              <w:t>Description</w:t>
            </w:r>
          </w:p>
        </w:tc>
        <w:tc>
          <w:tcPr>
            <w:tcW w:w="1708" w:type="dxa"/>
          </w:tcPr>
          <w:p w14:paraId="2B4975A3"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b/>
                <w:bCs/>
                <w:sz w:val="24"/>
                <w:szCs w:val="24"/>
              </w:rPr>
            </w:pPr>
            <w:r w:rsidRPr="00F734FA">
              <w:rPr>
                <w:rFonts w:asciiTheme="majorBidi" w:hAnsiTheme="majorBidi" w:cstheme="majorBidi"/>
                <w:b/>
                <w:bCs/>
                <w:sz w:val="24"/>
                <w:szCs w:val="24"/>
              </w:rPr>
              <w:t>Inputs</w:t>
            </w:r>
          </w:p>
        </w:tc>
        <w:tc>
          <w:tcPr>
            <w:tcW w:w="2432" w:type="dxa"/>
          </w:tcPr>
          <w:p w14:paraId="3C32B027"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b/>
                <w:bCs/>
                <w:sz w:val="24"/>
                <w:szCs w:val="24"/>
              </w:rPr>
            </w:pPr>
            <w:r w:rsidRPr="00F734FA">
              <w:rPr>
                <w:rFonts w:asciiTheme="majorBidi" w:hAnsiTheme="majorBidi" w:cstheme="majorBidi"/>
                <w:b/>
                <w:bCs/>
                <w:sz w:val="24"/>
                <w:szCs w:val="24"/>
              </w:rPr>
              <w:t>Outputs</w:t>
            </w:r>
          </w:p>
        </w:tc>
      </w:tr>
      <w:tr w:rsidR="00C411E4" w:rsidRPr="00F734FA" w14:paraId="0E5720C0" w14:textId="77777777" w:rsidTr="00B5611C">
        <w:trPr>
          <w:jc w:val="center"/>
        </w:trPr>
        <w:tc>
          <w:tcPr>
            <w:tcW w:w="2000" w:type="dxa"/>
          </w:tcPr>
          <w:p w14:paraId="361A02BF"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sidRPr="00F734FA">
              <w:rPr>
                <w:rFonts w:asciiTheme="majorBidi" w:hAnsiTheme="majorBidi" w:cstheme="majorBidi"/>
                <w:sz w:val="24"/>
                <w:szCs w:val="24"/>
              </w:rPr>
              <w:t>Quadratic</w:t>
            </w:r>
            <w:r>
              <w:rPr>
                <w:rFonts w:asciiTheme="majorBidi" w:hAnsiTheme="majorBidi" w:cstheme="majorBidi"/>
                <w:sz w:val="24"/>
                <w:szCs w:val="24"/>
              </w:rPr>
              <w:t>Solver</w:t>
            </w:r>
          </w:p>
        </w:tc>
        <w:tc>
          <w:tcPr>
            <w:tcW w:w="2855" w:type="dxa"/>
          </w:tcPr>
          <w:p w14:paraId="1EE82358"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sidRPr="00F734FA">
              <w:rPr>
                <w:rFonts w:asciiTheme="majorBidi" w:hAnsiTheme="majorBidi" w:cstheme="majorBidi"/>
                <w:sz w:val="24"/>
                <w:szCs w:val="24"/>
              </w:rPr>
              <w:t>To find the roots of equation ax</w:t>
            </w:r>
            <w:r w:rsidRPr="00795B98">
              <w:rPr>
                <w:rFonts w:asciiTheme="majorBidi" w:hAnsiTheme="majorBidi" w:cstheme="majorBidi"/>
                <w:sz w:val="24"/>
                <w:szCs w:val="24"/>
                <w:vertAlign w:val="superscript"/>
              </w:rPr>
              <w:t>2</w:t>
            </w:r>
            <w:r w:rsidRPr="00F734FA">
              <w:rPr>
                <w:rFonts w:asciiTheme="majorBidi" w:hAnsiTheme="majorBidi" w:cstheme="majorBidi"/>
                <w:sz w:val="24"/>
                <w:szCs w:val="24"/>
              </w:rPr>
              <w:t>+bx+c=0 by analyzing its parameters/coefficients</w:t>
            </w:r>
          </w:p>
        </w:tc>
        <w:tc>
          <w:tcPr>
            <w:tcW w:w="1708" w:type="dxa"/>
          </w:tcPr>
          <w:p w14:paraId="4AA0A529"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sidRPr="00F734FA">
              <w:rPr>
                <w:rFonts w:asciiTheme="majorBidi" w:hAnsiTheme="majorBidi" w:cstheme="majorBidi"/>
                <w:sz w:val="24"/>
                <w:szCs w:val="24"/>
              </w:rPr>
              <w:t>Three coefficients: a, b, c</w:t>
            </w:r>
          </w:p>
        </w:tc>
        <w:tc>
          <w:tcPr>
            <w:tcW w:w="2432" w:type="dxa"/>
          </w:tcPr>
          <w:p w14:paraId="0FECE698"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sidRPr="00F734FA">
              <w:rPr>
                <w:rFonts w:asciiTheme="majorBidi" w:hAnsiTheme="majorBidi" w:cstheme="majorBidi"/>
                <w:sz w:val="24"/>
                <w:szCs w:val="24"/>
              </w:rPr>
              <w:t>Two different solution, One solution (two identical solutions), No real solution</w:t>
            </w:r>
          </w:p>
        </w:tc>
      </w:tr>
      <w:tr w:rsidR="00C411E4" w:rsidRPr="00F734FA" w14:paraId="71879EC2" w14:textId="77777777" w:rsidTr="00B5611C">
        <w:trPr>
          <w:jc w:val="center"/>
        </w:trPr>
        <w:tc>
          <w:tcPr>
            <w:tcW w:w="2000" w:type="dxa"/>
          </w:tcPr>
          <w:p w14:paraId="3F901CD3"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sidRPr="00F734FA">
              <w:rPr>
                <w:rFonts w:asciiTheme="majorBidi" w:hAnsiTheme="majorBidi" w:cstheme="majorBidi"/>
                <w:sz w:val="24"/>
                <w:szCs w:val="24"/>
              </w:rPr>
              <w:t>TriType</w:t>
            </w:r>
          </w:p>
        </w:tc>
        <w:tc>
          <w:tcPr>
            <w:tcW w:w="2855" w:type="dxa"/>
          </w:tcPr>
          <w:p w14:paraId="16AE918A"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sidRPr="00F734FA">
              <w:rPr>
                <w:rFonts w:asciiTheme="majorBidi" w:hAnsiTheme="majorBidi" w:cstheme="majorBidi"/>
                <w:sz w:val="24"/>
                <w:szCs w:val="24"/>
              </w:rPr>
              <w:t>To determine the triangle type by evaluating all its three sides</w:t>
            </w:r>
            <w:r>
              <w:rPr>
                <w:rFonts w:asciiTheme="majorBidi" w:hAnsiTheme="majorBidi" w:cstheme="majorBidi"/>
                <w:sz w:val="24"/>
                <w:szCs w:val="24"/>
              </w:rPr>
              <w:t>. The relationship between the sides gives the type of triangle they represent</w:t>
            </w:r>
          </w:p>
        </w:tc>
        <w:tc>
          <w:tcPr>
            <w:tcW w:w="1708" w:type="dxa"/>
          </w:tcPr>
          <w:p w14:paraId="4212082A"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sidRPr="00F734FA">
              <w:rPr>
                <w:rFonts w:asciiTheme="majorBidi" w:hAnsiTheme="majorBidi" w:cstheme="majorBidi"/>
                <w:sz w:val="24"/>
                <w:szCs w:val="24"/>
              </w:rPr>
              <w:t>Three sides: a, b, c</w:t>
            </w:r>
          </w:p>
        </w:tc>
        <w:tc>
          <w:tcPr>
            <w:tcW w:w="2432" w:type="dxa"/>
          </w:tcPr>
          <w:p w14:paraId="48D01377"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sidRPr="00F734FA">
              <w:rPr>
                <w:rFonts w:asciiTheme="majorBidi" w:hAnsiTheme="majorBidi" w:cstheme="majorBidi"/>
                <w:sz w:val="24"/>
                <w:szCs w:val="24"/>
              </w:rPr>
              <w:t>Scalene, Equilateral, Isosceles, Right-angled, Non-triangular</w:t>
            </w:r>
          </w:p>
        </w:tc>
      </w:tr>
      <w:tr w:rsidR="00C411E4" w:rsidRPr="00F734FA" w14:paraId="5F88771D" w14:textId="77777777" w:rsidTr="00B5611C">
        <w:trPr>
          <w:jc w:val="center"/>
        </w:trPr>
        <w:tc>
          <w:tcPr>
            <w:tcW w:w="2000" w:type="dxa"/>
          </w:tcPr>
          <w:p w14:paraId="7AE27335"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MID</w:t>
            </w:r>
          </w:p>
        </w:tc>
        <w:tc>
          <w:tcPr>
            <w:tcW w:w="2855" w:type="dxa"/>
          </w:tcPr>
          <w:p w14:paraId="5C6AA679"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Find the middle number from the list of three numbers</w:t>
            </w:r>
          </w:p>
        </w:tc>
        <w:tc>
          <w:tcPr>
            <w:tcW w:w="1708" w:type="dxa"/>
          </w:tcPr>
          <w:p w14:paraId="0281514B"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Three numbers x,y,z</w:t>
            </w:r>
          </w:p>
        </w:tc>
        <w:tc>
          <w:tcPr>
            <w:tcW w:w="2432" w:type="dxa"/>
          </w:tcPr>
          <w:p w14:paraId="36185BD9"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Pr>
                <w:rFonts w:asciiTheme="majorBidi" w:hAnsiTheme="majorBidi" w:cstheme="majorBidi"/>
                <w:sz w:val="24"/>
                <w:szCs w:val="24"/>
              </w:rPr>
              <w:t>The mid number</w:t>
            </w:r>
          </w:p>
        </w:tc>
      </w:tr>
      <w:tr w:rsidR="00C411E4" w:rsidRPr="00F734FA" w14:paraId="4B5301BB" w14:textId="77777777" w:rsidTr="00B5611C">
        <w:trPr>
          <w:jc w:val="center"/>
        </w:trPr>
        <w:tc>
          <w:tcPr>
            <w:tcW w:w="2000" w:type="dxa"/>
          </w:tcPr>
          <w:p w14:paraId="114E77DE"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sidRPr="00F734FA">
              <w:rPr>
                <w:rFonts w:asciiTheme="majorBidi" w:hAnsiTheme="majorBidi" w:cstheme="majorBidi"/>
                <w:sz w:val="24"/>
                <w:szCs w:val="24"/>
              </w:rPr>
              <w:t>Line-Rectangle Classifier</w:t>
            </w:r>
          </w:p>
        </w:tc>
        <w:tc>
          <w:tcPr>
            <w:tcW w:w="2855" w:type="dxa"/>
          </w:tcPr>
          <w:p w14:paraId="0A593B72"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sidRPr="00F734FA">
              <w:rPr>
                <w:rFonts w:asciiTheme="majorBidi" w:hAnsiTheme="majorBidi" w:cstheme="majorBidi"/>
                <w:sz w:val="24"/>
                <w:szCs w:val="24"/>
              </w:rPr>
              <w:t>To determine relative positions relationship between a line and a rectangle</w:t>
            </w:r>
          </w:p>
        </w:tc>
        <w:tc>
          <w:tcPr>
            <w:tcW w:w="1708" w:type="dxa"/>
          </w:tcPr>
          <w:p w14:paraId="1C4A35F2"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sidRPr="00F734FA">
              <w:rPr>
                <w:rFonts w:asciiTheme="majorBidi" w:hAnsiTheme="majorBidi" w:cstheme="majorBidi"/>
                <w:sz w:val="24"/>
                <w:szCs w:val="24"/>
              </w:rPr>
              <w:t>Line coordinates: (xl1,xl2,yl1,yl2), Rectangle coordinates: (xr1,xr2,yr1,yr2)</w:t>
            </w:r>
          </w:p>
        </w:tc>
        <w:tc>
          <w:tcPr>
            <w:tcW w:w="2432" w:type="dxa"/>
          </w:tcPr>
          <w:p w14:paraId="66043ADC"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sidRPr="00F734FA">
              <w:rPr>
                <w:rFonts w:asciiTheme="majorBidi" w:hAnsiTheme="majorBidi" w:cstheme="majorBidi"/>
                <w:sz w:val="24"/>
                <w:szCs w:val="24"/>
              </w:rPr>
              <w:t>Error, Line wholly outside rectangle, Line wholly inside rectangle, Line partially inside rectangle</w:t>
            </w:r>
          </w:p>
        </w:tc>
      </w:tr>
      <w:tr w:rsidR="00C411E4" w:rsidRPr="00F734FA" w14:paraId="69AE8F1B" w14:textId="77777777" w:rsidTr="00B5611C">
        <w:trPr>
          <w:jc w:val="center"/>
        </w:trPr>
        <w:tc>
          <w:tcPr>
            <w:tcW w:w="2000" w:type="dxa"/>
          </w:tcPr>
          <w:p w14:paraId="4A764DC8"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sidRPr="00F734FA">
              <w:rPr>
                <w:rFonts w:asciiTheme="majorBidi" w:hAnsiTheme="majorBidi" w:cstheme="majorBidi"/>
                <w:sz w:val="24"/>
                <w:szCs w:val="24"/>
              </w:rPr>
              <w:t>Point-Circle Classifier</w:t>
            </w:r>
          </w:p>
        </w:tc>
        <w:tc>
          <w:tcPr>
            <w:tcW w:w="2855" w:type="dxa"/>
          </w:tcPr>
          <w:p w14:paraId="3792CC3F"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sidRPr="00F734FA">
              <w:rPr>
                <w:rFonts w:asciiTheme="majorBidi" w:hAnsiTheme="majorBidi" w:cstheme="majorBidi"/>
                <w:sz w:val="24"/>
                <w:szCs w:val="24"/>
              </w:rPr>
              <w:t>To establish the relationship of the circle and a given point based on their position by taking into consideration the coordinates of the given point, center coordinates and radius of the circle</w:t>
            </w:r>
          </w:p>
        </w:tc>
        <w:tc>
          <w:tcPr>
            <w:tcW w:w="1708" w:type="dxa"/>
          </w:tcPr>
          <w:p w14:paraId="15B25785"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sidRPr="00F734FA">
              <w:rPr>
                <w:rFonts w:asciiTheme="majorBidi" w:hAnsiTheme="majorBidi" w:cstheme="majorBidi"/>
                <w:sz w:val="24"/>
                <w:szCs w:val="24"/>
              </w:rPr>
              <w:t>Center coordinates: (x,y) Radius: r, Point coordinates: a,b</w:t>
            </w:r>
          </w:p>
        </w:tc>
        <w:tc>
          <w:tcPr>
            <w:tcW w:w="2432" w:type="dxa"/>
          </w:tcPr>
          <w:p w14:paraId="75D4397E" w14:textId="77777777" w:rsidR="00C411E4" w:rsidRPr="00F734F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sidRPr="00F734FA">
              <w:rPr>
                <w:rFonts w:asciiTheme="majorBidi" w:hAnsiTheme="majorBidi" w:cstheme="majorBidi"/>
                <w:sz w:val="24"/>
                <w:szCs w:val="24"/>
              </w:rPr>
              <w:t>Inside the circle, On the circumference of the circle, Outside the circle</w:t>
            </w:r>
          </w:p>
        </w:tc>
      </w:tr>
    </w:tbl>
    <w:p w14:paraId="68B4F438" w14:textId="77777777" w:rsidR="00C411E4" w:rsidRPr="00F734FA"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For this experiment, FIVE test programs were chosen as Program Under Tests (PUTs) as shown above. The subject programs were implemented in MATLAB and PUTs were used for the experiment.</w:t>
      </w:r>
    </w:p>
    <w:p w14:paraId="0109FA64" w14:textId="43C2F648" w:rsidR="00C411E4" w:rsidRDefault="00C411E4" w:rsidP="0072452B">
      <w:pPr>
        <w:pStyle w:val="Heading2"/>
        <w:numPr>
          <w:ilvl w:val="0"/>
          <w:numId w:val="38"/>
        </w:numPr>
      </w:pPr>
      <w:bookmarkStart w:id="412" w:name="_Toc506718144"/>
      <w:r>
        <w:t>Results and Discussion</w:t>
      </w:r>
      <w:bookmarkEnd w:id="412"/>
    </w:p>
    <w:p w14:paraId="76D76CF9"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This section discusses processes followed to select the parameters used in the experiment. The results are discussed and the optimal set of parameters were selected. The experimental results of the test cases generation to kill generated mutants were presented for each program under test. This comprises of the results of executing the test cases generated by tGA against the mutants generated by mGA. Randomly generated test cases were also executed against optimized mutants and optimized test cases were on the other hand executed against randomly generated mutants.</w:t>
      </w:r>
    </w:p>
    <w:p w14:paraId="6905EC09" w14:textId="5FBC3A51" w:rsidR="0072452B" w:rsidRDefault="00C411E4" w:rsidP="0072452B">
      <w:pPr>
        <w:pStyle w:val="Heading2"/>
        <w:numPr>
          <w:ilvl w:val="0"/>
          <w:numId w:val="38"/>
        </w:numPr>
      </w:pPr>
      <w:bookmarkStart w:id="413" w:name="_Toc506718145"/>
      <w:r>
        <w:t>Parameter Selections for the GAs</w:t>
      </w:r>
      <w:bookmarkEnd w:id="413"/>
    </w:p>
    <w:p w14:paraId="5E199B8D" w14:textId="064BD746" w:rsidR="00C411E4" w:rsidRPr="00874847" w:rsidRDefault="00C411E4" w:rsidP="00035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874847">
        <w:rPr>
          <w:rFonts w:asciiTheme="majorBidi" w:hAnsiTheme="majorBidi" w:cstheme="majorBidi"/>
          <w:sz w:val="24"/>
          <w:szCs w:val="24"/>
        </w:rPr>
        <w:t xml:space="preserve">The design of the experiment to select the suitable and optimal set of parameters is shown in </w:t>
      </w:r>
      <w:r w:rsidRPr="007F09FE">
        <w:rPr>
          <w:rFonts w:asciiTheme="majorBidi" w:hAnsiTheme="majorBidi" w:cstheme="majorBidi"/>
          <w:sz w:val="24"/>
          <w:szCs w:val="24"/>
        </w:rPr>
        <w:fldChar w:fldCharType="begin"/>
      </w:r>
      <w:r w:rsidRPr="007F09FE">
        <w:rPr>
          <w:rFonts w:asciiTheme="majorBidi" w:hAnsiTheme="majorBidi" w:cstheme="majorBidi"/>
          <w:sz w:val="24"/>
          <w:szCs w:val="24"/>
        </w:rPr>
        <w:instrText xml:space="preserve"> REF _Ref500760582 \h </w:instrText>
      </w:r>
      <w:r w:rsidR="007F09FE" w:rsidRPr="007F09FE">
        <w:rPr>
          <w:rFonts w:asciiTheme="majorBidi" w:hAnsiTheme="majorBidi" w:cstheme="majorBidi"/>
          <w:sz w:val="24"/>
          <w:szCs w:val="24"/>
        </w:rPr>
        <w:instrText xml:space="preserve"> \* MERGEFORMAT </w:instrText>
      </w:r>
      <w:r w:rsidRPr="007F09FE">
        <w:rPr>
          <w:rFonts w:asciiTheme="majorBidi" w:hAnsiTheme="majorBidi" w:cstheme="majorBidi"/>
          <w:sz w:val="24"/>
          <w:szCs w:val="24"/>
        </w:rPr>
      </w:r>
      <w:r w:rsidRPr="007F09FE">
        <w:rPr>
          <w:rFonts w:asciiTheme="majorBidi" w:hAnsiTheme="majorBidi" w:cstheme="majorBidi"/>
          <w:sz w:val="24"/>
          <w:szCs w:val="24"/>
        </w:rPr>
        <w:fldChar w:fldCharType="separate"/>
      </w:r>
      <w:r w:rsidR="001101E6" w:rsidRPr="001101E6">
        <w:rPr>
          <w:rFonts w:asciiTheme="majorBidi" w:hAnsiTheme="majorBidi" w:cstheme="majorBidi"/>
        </w:rPr>
        <w:t xml:space="preserve">Table </w:t>
      </w:r>
      <w:r w:rsidR="001101E6" w:rsidRPr="001101E6">
        <w:rPr>
          <w:rFonts w:asciiTheme="majorBidi" w:hAnsiTheme="majorBidi" w:cstheme="majorBidi"/>
          <w:noProof/>
        </w:rPr>
        <w:t>15</w:t>
      </w:r>
      <w:r w:rsidRPr="007F09FE">
        <w:rPr>
          <w:rFonts w:asciiTheme="majorBidi" w:hAnsiTheme="majorBidi" w:cstheme="majorBidi"/>
          <w:sz w:val="24"/>
          <w:szCs w:val="24"/>
        </w:rPr>
        <w:fldChar w:fldCharType="end"/>
      </w:r>
      <w:r w:rsidRPr="007F09FE">
        <w:rPr>
          <w:rFonts w:asciiTheme="majorBidi" w:hAnsiTheme="majorBidi" w:cstheme="majorBidi"/>
          <w:sz w:val="24"/>
          <w:szCs w:val="24"/>
        </w:rPr>
        <w:t xml:space="preserve"> and </w:t>
      </w:r>
      <w:r w:rsidRPr="007F09FE">
        <w:rPr>
          <w:rFonts w:asciiTheme="majorBidi" w:hAnsiTheme="majorBidi" w:cstheme="majorBidi"/>
          <w:sz w:val="24"/>
          <w:szCs w:val="24"/>
        </w:rPr>
        <w:fldChar w:fldCharType="begin"/>
      </w:r>
      <w:r w:rsidRPr="007F09FE">
        <w:rPr>
          <w:rFonts w:asciiTheme="majorBidi" w:hAnsiTheme="majorBidi" w:cstheme="majorBidi"/>
          <w:sz w:val="24"/>
          <w:szCs w:val="24"/>
        </w:rPr>
        <w:instrText xml:space="preserve"> REF _Ref500760869 \h </w:instrText>
      </w:r>
      <w:r w:rsidR="007F09FE" w:rsidRPr="007F09FE">
        <w:rPr>
          <w:rFonts w:asciiTheme="majorBidi" w:hAnsiTheme="majorBidi" w:cstheme="majorBidi"/>
          <w:sz w:val="24"/>
          <w:szCs w:val="24"/>
        </w:rPr>
        <w:instrText xml:space="preserve"> \* MERGEFORMAT </w:instrText>
      </w:r>
      <w:r w:rsidRPr="007F09FE">
        <w:rPr>
          <w:rFonts w:asciiTheme="majorBidi" w:hAnsiTheme="majorBidi" w:cstheme="majorBidi"/>
          <w:sz w:val="24"/>
          <w:szCs w:val="24"/>
        </w:rPr>
      </w:r>
      <w:r w:rsidRPr="007F09FE">
        <w:rPr>
          <w:rFonts w:asciiTheme="majorBidi" w:hAnsiTheme="majorBidi" w:cstheme="majorBidi"/>
          <w:sz w:val="24"/>
          <w:szCs w:val="24"/>
        </w:rPr>
        <w:fldChar w:fldCharType="separate"/>
      </w:r>
      <w:r w:rsidR="001101E6" w:rsidRPr="001101E6">
        <w:rPr>
          <w:rFonts w:asciiTheme="majorBidi" w:hAnsiTheme="majorBidi" w:cstheme="majorBidi"/>
        </w:rPr>
        <w:t xml:space="preserve">Table </w:t>
      </w:r>
      <w:r w:rsidR="001101E6" w:rsidRPr="001101E6">
        <w:rPr>
          <w:rFonts w:asciiTheme="majorBidi" w:hAnsiTheme="majorBidi" w:cstheme="majorBidi"/>
          <w:noProof/>
        </w:rPr>
        <w:t>16</w:t>
      </w:r>
      <w:r w:rsidRPr="007F09FE">
        <w:rPr>
          <w:rFonts w:asciiTheme="majorBidi" w:hAnsiTheme="majorBidi" w:cstheme="majorBidi"/>
          <w:sz w:val="24"/>
          <w:szCs w:val="24"/>
        </w:rPr>
        <w:fldChar w:fldCharType="end"/>
      </w:r>
      <w:r w:rsidRPr="00874847">
        <w:rPr>
          <w:rFonts w:asciiTheme="majorBidi" w:hAnsiTheme="majorBidi" w:cstheme="majorBidi"/>
          <w:sz w:val="24"/>
          <w:szCs w:val="24"/>
        </w:rPr>
        <w:t xml:space="preserve">. The results of the experiments are the fitness of the test suite, which is similar to mutation score. The fitness of test suite becomes the mutation score as soon as it is divided by the number of mutants. Each experiment is carried out ten times in order to calculate the confidence interval of each result. The results of the ten-time running of the experiment is shown in </w:t>
      </w:r>
      <w:r w:rsidRPr="007F09FE">
        <w:rPr>
          <w:rFonts w:asciiTheme="majorBidi" w:hAnsiTheme="majorBidi" w:cstheme="majorBidi"/>
          <w:sz w:val="24"/>
          <w:szCs w:val="24"/>
        </w:rPr>
        <w:fldChar w:fldCharType="begin"/>
      </w:r>
      <w:r w:rsidRPr="007F09FE">
        <w:rPr>
          <w:rFonts w:asciiTheme="majorBidi" w:hAnsiTheme="majorBidi" w:cstheme="majorBidi"/>
          <w:sz w:val="24"/>
          <w:szCs w:val="24"/>
        </w:rPr>
        <w:instrText xml:space="preserve"> REF _Ref500761840 \h </w:instrText>
      </w:r>
      <w:r w:rsidR="007F09FE" w:rsidRPr="007F09FE">
        <w:rPr>
          <w:rFonts w:asciiTheme="majorBidi" w:hAnsiTheme="majorBidi" w:cstheme="majorBidi"/>
          <w:sz w:val="24"/>
          <w:szCs w:val="24"/>
        </w:rPr>
        <w:instrText xml:space="preserve"> \* MERGEFORMAT </w:instrText>
      </w:r>
      <w:r w:rsidRPr="007F09FE">
        <w:rPr>
          <w:rFonts w:asciiTheme="majorBidi" w:hAnsiTheme="majorBidi" w:cstheme="majorBidi"/>
          <w:sz w:val="24"/>
          <w:szCs w:val="24"/>
        </w:rPr>
      </w:r>
      <w:r w:rsidRPr="007F09FE">
        <w:rPr>
          <w:rFonts w:asciiTheme="majorBidi" w:hAnsiTheme="majorBidi" w:cstheme="majorBidi"/>
          <w:sz w:val="24"/>
          <w:szCs w:val="24"/>
        </w:rPr>
        <w:fldChar w:fldCharType="separate"/>
      </w:r>
      <w:r w:rsidR="001101E6" w:rsidRPr="001101E6">
        <w:rPr>
          <w:rFonts w:asciiTheme="majorBidi" w:hAnsiTheme="majorBidi" w:cstheme="majorBidi"/>
        </w:rPr>
        <w:t xml:space="preserve">Table </w:t>
      </w:r>
      <w:r w:rsidR="001101E6" w:rsidRPr="001101E6">
        <w:rPr>
          <w:rFonts w:asciiTheme="majorBidi" w:hAnsiTheme="majorBidi" w:cstheme="majorBidi"/>
          <w:noProof/>
        </w:rPr>
        <w:t>18</w:t>
      </w:r>
      <w:r w:rsidRPr="007F09FE">
        <w:rPr>
          <w:rFonts w:asciiTheme="majorBidi" w:hAnsiTheme="majorBidi" w:cstheme="majorBidi"/>
          <w:sz w:val="24"/>
          <w:szCs w:val="24"/>
        </w:rPr>
        <w:fldChar w:fldCharType="end"/>
      </w:r>
      <w:r w:rsidRPr="00874847">
        <w:rPr>
          <w:rFonts w:asciiTheme="majorBidi" w:hAnsiTheme="majorBidi" w:cstheme="majorBidi"/>
          <w:sz w:val="24"/>
          <w:szCs w:val="24"/>
        </w:rPr>
        <w:t>:</w:t>
      </w:r>
    </w:p>
    <w:p w14:paraId="17714857" w14:textId="1A993ADC" w:rsidR="00C411E4" w:rsidRPr="008D1EAA" w:rsidRDefault="00C411E4" w:rsidP="00817352">
      <w:pPr>
        <w:pStyle w:val="Caption"/>
        <w:keepNext/>
        <w:ind w:left="720"/>
        <w:jc w:val="center"/>
        <w:rPr>
          <w:rFonts w:asciiTheme="majorBidi" w:hAnsiTheme="majorBidi" w:cstheme="majorBidi"/>
          <w:b/>
          <w:bCs/>
          <w:i w:val="0"/>
          <w:iCs w:val="0"/>
          <w:color w:val="auto"/>
        </w:rPr>
      </w:pPr>
      <w:bookmarkStart w:id="414" w:name="_Ref500761840"/>
      <w:bookmarkStart w:id="415" w:name="_Toc506449839"/>
      <w:r w:rsidRPr="008D1EAA">
        <w:rPr>
          <w:rFonts w:asciiTheme="majorBidi" w:hAnsiTheme="majorBidi" w:cstheme="majorBidi"/>
          <w:b/>
          <w:bCs/>
          <w:i w:val="0"/>
          <w:iCs w:val="0"/>
          <w:color w:val="auto"/>
        </w:rPr>
        <w:t xml:space="preserve">Table </w:t>
      </w:r>
      <w:r w:rsidRPr="008D1EAA">
        <w:rPr>
          <w:rFonts w:asciiTheme="majorBidi" w:hAnsiTheme="majorBidi" w:cstheme="majorBidi"/>
          <w:b/>
          <w:bCs/>
          <w:i w:val="0"/>
          <w:iCs w:val="0"/>
          <w:color w:val="auto"/>
        </w:rPr>
        <w:fldChar w:fldCharType="begin"/>
      </w:r>
      <w:r w:rsidRPr="008D1EAA">
        <w:rPr>
          <w:rFonts w:asciiTheme="majorBidi" w:hAnsiTheme="majorBidi" w:cstheme="majorBidi"/>
          <w:b/>
          <w:bCs/>
          <w:i w:val="0"/>
          <w:iCs w:val="0"/>
          <w:color w:val="auto"/>
        </w:rPr>
        <w:instrText xml:space="preserve"> SEQ Table \* ARABIC </w:instrText>
      </w:r>
      <w:r w:rsidRPr="008D1EAA">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18</w:t>
      </w:r>
      <w:r w:rsidRPr="008D1EAA">
        <w:rPr>
          <w:rFonts w:asciiTheme="majorBidi" w:hAnsiTheme="majorBidi" w:cstheme="majorBidi"/>
          <w:b/>
          <w:bCs/>
          <w:i w:val="0"/>
          <w:iCs w:val="0"/>
          <w:noProof/>
          <w:color w:val="auto"/>
        </w:rPr>
        <w:fldChar w:fldCharType="end"/>
      </w:r>
      <w:bookmarkEnd w:id="414"/>
      <w:r w:rsidRPr="008D1EAA">
        <w:rPr>
          <w:rFonts w:asciiTheme="majorBidi" w:hAnsiTheme="majorBidi" w:cstheme="majorBidi"/>
          <w:b/>
          <w:bCs/>
          <w:i w:val="0"/>
          <w:iCs w:val="0"/>
          <w:color w:val="auto"/>
        </w:rPr>
        <w:t>: Results of experiment to select the best parameter set for tester GA</w:t>
      </w:r>
      <w:bookmarkEnd w:id="415"/>
    </w:p>
    <w:tbl>
      <w:tblPr>
        <w:tblW w:w="9137" w:type="dxa"/>
        <w:jc w:val="center"/>
        <w:tblLook w:val="04A0" w:firstRow="1" w:lastRow="0" w:firstColumn="1" w:lastColumn="0" w:noHBand="0" w:noVBand="1"/>
      </w:tblPr>
      <w:tblGrid>
        <w:gridCol w:w="983"/>
        <w:gridCol w:w="809"/>
        <w:gridCol w:w="820"/>
        <w:gridCol w:w="809"/>
        <w:gridCol w:w="809"/>
        <w:gridCol w:w="809"/>
        <w:gridCol w:w="820"/>
        <w:gridCol w:w="840"/>
        <w:gridCol w:w="809"/>
        <w:gridCol w:w="809"/>
        <w:gridCol w:w="820"/>
      </w:tblGrid>
      <w:tr w:rsidR="00C411E4" w:rsidRPr="009F3AE2" w14:paraId="4C94F966" w14:textId="77777777" w:rsidTr="00B5611C">
        <w:trPr>
          <w:trHeight w:val="300"/>
          <w:jc w:val="center"/>
        </w:trPr>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F0FC75" w14:textId="77777777" w:rsidR="00C411E4" w:rsidRPr="009F3AE2" w:rsidRDefault="00C411E4" w:rsidP="003513D4">
            <w:pPr>
              <w:spacing w:after="0" w:line="240" w:lineRule="auto"/>
              <w:jc w:val="right"/>
              <w:rPr>
                <w:rFonts w:ascii="Calibri" w:eastAsia="Times New Roman" w:hAnsi="Calibri" w:cs="Calibri"/>
                <w:color w:val="000000"/>
                <w:sz w:val="18"/>
                <w:szCs w:val="18"/>
              </w:rPr>
            </w:pPr>
          </w:p>
        </w:tc>
        <w:tc>
          <w:tcPr>
            <w:tcW w:w="8154" w:type="dxa"/>
            <w:gridSpan w:val="10"/>
            <w:tcBorders>
              <w:top w:val="single" w:sz="4" w:space="0" w:color="auto"/>
              <w:left w:val="nil"/>
              <w:bottom w:val="single" w:sz="4" w:space="0" w:color="auto"/>
              <w:right w:val="single" w:sz="4" w:space="0" w:color="auto"/>
            </w:tcBorders>
            <w:shd w:val="clear" w:color="auto" w:fill="auto"/>
            <w:noWrap/>
            <w:vAlign w:val="bottom"/>
          </w:tcPr>
          <w:p w14:paraId="0B11FFF4" w14:textId="77777777" w:rsidR="00C411E4" w:rsidRPr="009F3AE2" w:rsidRDefault="00C411E4" w:rsidP="003513D4">
            <w:pPr>
              <w:spacing w:after="0" w:line="240" w:lineRule="auto"/>
              <w:jc w:val="center"/>
              <w:rPr>
                <w:rFonts w:ascii="Calibri" w:eastAsia="Times New Roman" w:hAnsi="Calibri" w:cs="Calibri"/>
                <w:color w:val="000000"/>
                <w:sz w:val="18"/>
                <w:szCs w:val="18"/>
              </w:rPr>
            </w:pPr>
            <w:r w:rsidRPr="00695D8A">
              <w:rPr>
                <w:rFonts w:ascii="Calibri" w:eastAsia="Times New Roman" w:hAnsi="Calibri" w:cs="Calibri"/>
                <w:b/>
                <w:bCs/>
                <w:color w:val="000000" w:themeColor="text1"/>
                <w:sz w:val="16"/>
                <w:szCs w:val="16"/>
              </w:rPr>
              <w:t>BEST FITNESS VALUES</w:t>
            </w:r>
          </w:p>
        </w:tc>
      </w:tr>
      <w:tr w:rsidR="00C411E4" w:rsidRPr="009F3AE2" w14:paraId="4AAF68FE" w14:textId="77777777" w:rsidTr="00B5611C">
        <w:trPr>
          <w:trHeight w:val="300"/>
          <w:jc w:val="center"/>
        </w:trPr>
        <w:tc>
          <w:tcPr>
            <w:tcW w:w="983" w:type="dxa"/>
            <w:tcBorders>
              <w:top w:val="single" w:sz="4" w:space="0" w:color="auto"/>
              <w:left w:val="single" w:sz="4" w:space="0" w:color="auto"/>
              <w:bottom w:val="single" w:sz="4" w:space="0" w:color="auto"/>
              <w:right w:val="single" w:sz="4" w:space="0" w:color="auto"/>
            </w:tcBorders>
            <w:shd w:val="clear" w:color="auto" w:fill="auto"/>
            <w:noWrap/>
          </w:tcPr>
          <w:p w14:paraId="0A309C05" w14:textId="77777777" w:rsidR="00C411E4" w:rsidRPr="00695D8A" w:rsidRDefault="00C411E4" w:rsidP="003513D4">
            <w:pPr>
              <w:spacing w:after="0" w:line="240" w:lineRule="auto"/>
              <w:jc w:val="right"/>
              <w:rPr>
                <w:rFonts w:ascii="Calibri" w:eastAsia="Times New Roman" w:hAnsi="Calibri" w:cs="Calibri"/>
                <w:b/>
                <w:bCs/>
                <w:color w:val="000000" w:themeColor="text1"/>
                <w:sz w:val="16"/>
                <w:szCs w:val="16"/>
              </w:rPr>
            </w:pPr>
            <w:r w:rsidRPr="00695D8A">
              <w:rPr>
                <w:rFonts w:ascii="Calibri" w:eastAsia="Times New Roman" w:hAnsi="Calibri" w:cs="Calibri"/>
                <w:b/>
                <w:bCs/>
                <w:color w:val="000000" w:themeColor="text1"/>
                <w:sz w:val="16"/>
                <w:szCs w:val="16"/>
              </w:rPr>
              <w:t>Experiment No</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05DE16C1" w14:textId="77777777" w:rsidR="00C411E4" w:rsidRPr="00695D8A" w:rsidRDefault="00C411E4" w:rsidP="003513D4">
            <w:pPr>
              <w:spacing w:after="0" w:line="240" w:lineRule="auto"/>
              <w:jc w:val="right"/>
              <w:rPr>
                <w:rFonts w:ascii="Calibri" w:eastAsia="Times New Roman" w:hAnsi="Calibri" w:cs="Calibri"/>
                <w:b/>
                <w:bCs/>
                <w:color w:val="000000" w:themeColor="text1"/>
                <w:sz w:val="16"/>
                <w:szCs w:val="16"/>
              </w:rPr>
            </w:pPr>
            <w:r w:rsidRPr="00695D8A">
              <w:rPr>
                <w:rFonts w:ascii="Calibri" w:eastAsia="Times New Roman" w:hAnsi="Calibri" w:cs="Calibri"/>
                <w:b/>
                <w:bCs/>
                <w:color w:val="000000" w:themeColor="text1"/>
                <w:sz w:val="16"/>
                <w:szCs w:val="16"/>
              </w:rPr>
              <w:t>Run 1</w:t>
            </w:r>
          </w:p>
        </w:tc>
        <w:tc>
          <w:tcPr>
            <w:tcW w:w="820" w:type="dxa"/>
            <w:tcBorders>
              <w:top w:val="single" w:sz="4" w:space="0" w:color="auto"/>
              <w:left w:val="nil"/>
              <w:bottom w:val="single" w:sz="4" w:space="0" w:color="auto"/>
              <w:right w:val="single" w:sz="4" w:space="0" w:color="auto"/>
            </w:tcBorders>
            <w:shd w:val="clear" w:color="auto" w:fill="auto"/>
            <w:noWrap/>
            <w:vAlign w:val="bottom"/>
          </w:tcPr>
          <w:p w14:paraId="341BA0AA" w14:textId="77777777" w:rsidR="00C411E4" w:rsidRPr="00695D8A" w:rsidRDefault="00C411E4" w:rsidP="003513D4">
            <w:pPr>
              <w:spacing w:after="0" w:line="240" w:lineRule="auto"/>
              <w:jc w:val="right"/>
              <w:rPr>
                <w:rFonts w:ascii="Calibri" w:eastAsia="Times New Roman" w:hAnsi="Calibri" w:cs="Calibri"/>
                <w:b/>
                <w:bCs/>
                <w:color w:val="000000" w:themeColor="text1"/>
                <w:sz w:val="16"/>
                <w:szCs w:val="16"/>
              </w:rPr>
            </w:pPr>
            <w:r w:rsidRPr="00695D8A">
              <w:rPr>
                <w:rFonts w:ascii="Calibri" w:eastAsia="Times New Roman" w:hAnsi="Calibri" w:cs="Calibri"/>
                <w:b/>
                <w:bCs/>
                <w:color w:val="000000" w:themeColor="text1"/>
                <w:sz w:val="16"/>
                <w:szCs w:val="16"/>
              </w:rPr>
              <w:t>Run 2</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2EF563A" w14:textId="77777777" w:rsidR="00C411E4" w:rsidRPr="00695D8A" w:rsidRDefault="00C411E4" w:rsidP="003513D4">
            <w:pPr>
              <w:spacing w:after="0" w:line="240" w:lineRule="auto"/>
              <w:jc w:val="right"/>
              <w:rPr>
                <w:rFonts w:ascii="Calibri" w:eastAsia="Times New Roman" w:hAnsi="Calibri" w:cs="Calibri"/>
                <w:b/>
                <w:bCs/>
                <w:color w:val="000000" w:themeColor="text1"/>
                <w:sz w:val="16"/>
                <w:szCs w:val="16"/>
              </w:rPr>
            </w:pPr>
            <w:r w:rsidRPr="00695D8A">
              <w:rPr>
                <w:rFonts w:ascii="Calibri" w:eastAsia="Times New Roman" w:hAnsi="Calibri" w:cs="Calibri"/>
                <w:b/>
                <w:bCs/>
                <w:color w:val="000000" w:themeColor="text1"/>
                <w:sz w:val="16"/>
                <w:szCs w:val="16"/>
              </w:rPr>
              <w:t>Run 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2CBB8F3" w14:textId="77777777" w:rsidR="00C411E4" w:rsidRPr="00695D8A" w:rsidRDefault="00C411E4" w:rsidP="003513D4">
            <w:pPr>
              <w:spacing w:after="0" w:line="240" w:lineRule="auto"/>
              <w:jc w:val="right"/>
              <w:rPr>
                <w:rFonts w:ascii="Calibri" w:eastAsia="Times New Roman" w:hAnsi="Calibri" w:cs="Calibri"/>
                <w:b/>
                <w:bCs/>
                <w:color w:val="000000" w:themeColor="text1"/>
                <w:sz w:val="16"/>
                <w:szCs w:val="16"/>
              </w:rPr>
            </w:pPr>
            <w:r w:rsidRPr="00695D8A">
              <w:rPr>
                <w:rFonts w:ascii="Calibri" w:eastAsia="Times New Roman" w:hAnsi="Calibri" w:cs="Calibri"/>
                <w:b/>
                <w:bCs/>
                <w:color w:val="000000" w:themeColor="text1"/>
                <w:sz w:val="16"/>
                <w:szCs w:val="16"/>
              </w:rPr>
              <w:t>Run 4</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6C831FDC" w14:textId="77777777" w:rsidR="00C411E4" w:rsidRPr="00695D8A" w:rsidRDefault="00C411E4" w:rsidP="003513D4">
            <w:pPr>
              <w:spacing w:after="0" w:line="240" w:lineRule="auto"/>
              <w:jc w:val="right"/>
              <w:rPr>
                <w:rFonts w:ascii="Calibri" w:eastAsia="Times New Roman" w:hAnsi="Calibri" w:cs="Calibri"/>
                <w:b/>
                <w:bCs/>
                <w:color w:val="000000" w:themeColor="text1"/>
                <w:sz w:val="16"/>
                <w:szCs w:val="16"/>
              </w:rPr>
            </w:pPr>
            <w:r w:rsidRPr="00695D8A">
              <w:rPr>
                <w:rFonts w:ascii="Calibri" w:eastAsia="Times New Roman" w:hAnsi="Calibri" w:cs="Calibri"/>
                <w:b/>
                <w:bCs/>
                <w:color w:val="000000" w:themeColor="text1"/>
                <w:sz w:val="16"/>
                <w:szCs w:val="16"/>
              </w:rPr>
              <w:t xml:space="preserve">Run 5 </w:t>
            </w:r>
          </w:p>
        </w:tc>
        <w:tc>
          <w:tcPr>
            <w:tcW w:w="820" w:type="dxa"/>
            <w:tcBorders>
              <w:top w:val="single" w:sz="4" w:space="0" w:color="auto"/>
              <w:left w:val="nil"/>
              <w:bottom w:val="single" w:sz="4" w:space="0" w:color="auto"/>
              <w:right w:val="single" w:sz="4" w:space="0" w:color="auto"/>
            </w:tcBorders>
            <w:shd w:val="clear" w:color="auto" w:fill="auto"/>
            <w:noWrap/>
            <w:vAlign w:val="bottom"/>
          </w:tcPr>
          <w:p w14:paraId="7D6A361A" w14:textId="77777777" w:rsidR="00C411E4" w:rsidRPr="00695D8A" w:rsidRDefault="00C411E4" w:rsidP="003513D4">
            <w:pPr>
              <w:spacing w:after="0" w:line="240" w:lineRule="auto"/>
              <w:jc w:val="right"/>
              <w:rPr>
                <w:rFonts w:ascii="Calibri" w:eastAsia="Times New Roman" w:hAnsi="Calibri" w:cs="Calibri"/>
                <w:b/>
                <w:bCs/>
                <w:color w:val="000000" w:themeColor="text1"/>
                <w:sz w:val="16"/>
                <w:szCs w:val="16"/>
              </w:rPr>
            </w:pPr>
            <w:r w:rsidRPr="00695D8A">
              <w:rPr>
                <w:rFonts w:ascii="Calibri" w:eastAsia="Times New Roman" w:hAnsi="Calibri" w:cs="Calibri"/>
                <w:b/>
                <w:bCs/>
                <w:color w:val="000000" w:themeColor="text1"/>
                <w:sz w:val="16"/>
                <w:szCs w:val="16"/>
              </w:rPr>
              <w:t>Run 6</w:t>
            </w:r>
          </w:p>
        </w:tc>
        <w:tc>
          <w:tcPr>
            <w:tcW w:w="840" w:type="dxa"/>
            <w:tcBorders>
              <w:top w:val="single" w:sz="4" w:space="0" w:color="auto"/>
              <w:left w:val="nil"/>
              <w:bottom w:val="single" w:sz="4" w:space="0" w:color="auto"/>
              <w:right w:val="single" w:sz="4" w:space="0" w:color="auto"/>
            </w:tcBorders>
            <w:shd w:val="clear" w:color="auto" w:fill="auto"/>
            <w:noWrap/>
            <w:vAlign w:val="bottom"/>
          </w:tcPr>
          <w:p w14:paraId="6EAA74F6" w14:textId="77777777" w:rsidR="00C411E4" w:rsidRPr="00695D8A" w:rsidRDefault="00C411E4" w:rsidP="003513D4">
            <w:pPr>
              <w:spacing w:after="0" w:line="240" w:lineRule="auto"/>
              <w:jc w:val="right"/>
              <w:rPr>
                <w:rFonts w:ascii="Calibri" w:eastAsia="Times New Roman" w:hAnsi="Calibri" w:cs="Calibri"/>
                <w:b/>
                <w:bCs/>
                <w:color w:val="000000" w:themeColor="text1"/>
                <w:sz w:val="16"/>
                <w:szCs w:val="16"/>
              </w:rPr>
            </w:pPr>
            <w:r w:rsidRPr="00695D8A">
              <w:rPr>
                <w:rFonts w:ascii="Calibri" w:eastAsia="Times New Roman" w:hAnsi="Calibri" w:cs="Calibri"/>
                <w:b/>
                <w:bCs/>
                <w:color w:val="000000" w:themeColor="text1"/>
                <w:sz w:val="16"/>
                <w:szCs w:val="16"/>
              </w:rPr>
              <w:t>Run 7</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1C55E267" w14:textId="77777777" w:rsidR="00C411E4" w:rsidRPr="00695D8A" w:rsidRDefault="00C411E4" w:rsidP="003513D4">
            <w:pPr>
              <w:spacing w:after="0" w:line="240" w:lineRule="auto"/>
              <w:jc w:val="right"/>
              <w:rPr>
                <w:rFonts w:ascii="Calibri" w:eastAsia="Times New Roman" w:hAnsi="Calibri" w:cs="Calibri"/>
                <w:b/>
                <w:bCs/>
                <w:color w:val="000000" w:themeColor="text1"/>
                <w:sz w:val="16"/>
                <w:szCs w:val="16"/>
              </w:rPr>
            </w:pPr>
            <w:r w:rsidRPr="00695D8A">
              <w:rPr>
                <w:rFonts w:ascii="Calibri" w:eastAsia="Times New Roman" w:hAnsi="Calibri" w:cs="Calibri"/>
                <w:b/>
                <w:bCs/>
                <w:color w:val="000000" w:themeColor="text1"/>
                <w:sz w:val="16"/>
                <w:szCs w:val="16"/>
              </w:rPr>
              <w:t>Run 8</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5DB4596" w14:textId="77777777" w:rsidR="00C411E4" w:rsidRPr="00695D8A" w:rsidRDefault="00C411E4" w:rsidP="003513D4">
            <w:pPr>
              <w:spacing w:after="0" w:line="240" w:lineRule="auto"/>
              <w:jc w:val="right"/>
              <w:rPr>
                <w:rFonts w:ascii="Calibri" w:eastAsia="Times New Roman" w:hAnsi="Calibri" w:cs="Calibri"/>
                <w:b/>
                <w:bCs/>
                <w:color w:val="000000" w:themeColor="text1"/>
                <w:sz w:val="16"/>
                <w:szCs w:val="16"/>
              </w:rPr>
            </w:pPr>
            <w:r w:rsidRPr="00695D8A">
              <w:rPr>
                <w:rFonts w:ascii="Calibri" w:eastAsia="Times New Roman" w:hAnsi="Calibri" w:cs="Calibri"/>
                <w:b/>
                <w:bCs/>
                <w:color w:val="000000" w:themeColor="text1"/>
                <w:sz w:val="16"/>
                <w:szCs w:val="16"/>
              </w:rPr>
              <w:t xml:space="preserve">Run 9 </w:t>
            </w:r>
          </w:p>
        </w:tc>
        <w:tc>
          <w:tcPr>
            <w:tcW w:w="820" w:type="dxa"/>
            <w:tcBorders>
              <w:top w:val="single" w:sz="4" w:space="0" w:color="auto"/>
              <w:left w:val="nil"/>
              <w:bottom w:val="single" w:sz="4" w:space="0" w:color="auto"/>
              <w:right w:val="single" w:sz="4" w:space="0" w:color="auto"/>
            </w:tcBorders>
            <w:shd w:val="clear" w:color="auto" w:fill="auto"/>
            <w:noWrap/>
            <w:vAlign w:val="bottom"/>
          </w:tcPr>
          <w:p w14:paraId="68095FDC" w14:textId="77777777" w:rsidR="00C411E4" w:rsidRPr="00695D8A" w:rsidRDefault="00C411E4" w:rsidP="003513D4">
            <w:pPr>
              <w:spacing w:after="0" w:line="240" w:lineRule="auto"/>
              <w:jc w:val="right"/>
              <w:rPr>
                <w:rFonts w:ascii="Calibri" w:eastAsia="Times New Roman" w:hAnsi="Calibri" w:cs="Calibri"/>
                <w:b/>
                <w:bCs/>
                <w:color w:val="000000" w:themeColor="text1"/>
                <w:sz w:val="16"/>
                <w:szCs w:val="16"/>
              </w:rPr>
            </w:pPr>
            <w:r w:rsidRPr="00695D8A">
              <w:rPr>
                <w:rFonts w:ascii="Calibri" w:eastAsia="Times New Roman" w:hAnsi="Calibri" w:cs="Calibri"/>
                <w:b/>
                <w:bCs/>
                <w:color w:val="000000" w:themeColor="text1"/>
                <w:sz w:val="16"/>
                <w:szCs w:val="16"/>
              </w:rPr>
              <w:t>Run 10</w:t>
            </w:r>
          </w:p>
        </w:tc>
      </w:tr>
      <w:tr w:rsidR="00C411E4" w:rsidRPr="009F3AE2" w14:paraId="14AF8618" w14:textId="77777777" w:rsidTr="00B5611C">
        <w:trPr>
          <w:trHeight w:val="300"/>
          <w:jc w:val="center"/>
        </w:trPr>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5BAB98"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1</w:t>
            </w:r>
          </w:p>
        </w:tc>
        <w:tc>
          <w:tcPr>
            <w:tcW w:w="809" w:type="dxa"/>
            <w:tcBorders>
              <w:top w:val="single" w:sz="4" w:space="0" w:color="auto"/>
              <w:left w:val="nil"/>
              <w:bottom w:val="single" w:sz="4" w:space="0" w:color="auto"/>
              <w:right w:val="single" w:sz="4" w:space="0" w:color="auto"/>
            </w:tcBorders>
            <w:shd w:val="clear" w:color="auto" w:fill="auto"/>
            <w:noWrap/>
            <w:vAlign w:val="bottom"/>
            <w:hideMark/>
          </w:tcPr>
          <w:p w14:paraId="45D2BF75"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33.7740</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4107D228"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32.1602</w:t>
            </w:r>
          </w:p>
        </w:tc>
        <w:tc>
          <w:tcPr>
            <w:tcW w:w="809" w:type="dxa"/>
            <w:tcBorders>
              <w:top w:val="single" w:sz="4" w:space="0" w:color="auto"/>
              <w:left w:val="nil"/>
              <w:bottom w:val="single" w:sz="4" w:space="0" w:color="auto"/>
              <w:right w:val="single" w:sz="4" w:space="0" w:color="auto"/>
            </w:tcBorders>
            <w:shd w:val="clear" w:color="auto" w:fill="auto"/>
            <w:noWrap/>
            <w:vAlign w:val="bottom"/>
            <w:hideMark/>
          </w:tcPr>
          <w:p w14:paraId="64161C86"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37.9041</w:t>
            </w:r>
          </w:p>
        </w:tc>
        <w:tc>
          <w:tcPr>
            <w:tcW w:w="809" w:type="dxa"/>
            <w:tcBorders>
              <w:top w:val="single" w:sz="4" w:space="0" w:color="auto"/>
              <w:left w:val="nil"/>
              <w:bottom w:val="single" w:sz="4" w:space="0" w:color="auto"/>
              <w:right w:val="single" w:sz="4" w:space="0" w:color="auto"/>
            </w:tcBorders>
            <w:shd w:val="clear" w:color="auto" w:fill="auto"/>
            <w:noWrap/>
            <w:vAlign w:val="bottom"/>
            <w:hideMark/>
          </w:tcPr>
          <w:p w14:paraId="3F513245"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39.4930</w:t>
            </w:r>
          </w:p>
        </w:tc>
        <w:tc>
          <w:tcPr>
            <w:tcW w:w="809" w:type="dxa"/>
            <w:tcBorders>
              <w:top w:val="single" w:sz="4" w:space="0" w:color="auto"/>
              <w:left w:val="nil"/>
              <w:bottom w:val="single" w:sz="4" w:space="0" w:color="auto"/>
              <w:right w:val="single" w:sz="4" w:space="0" w:color="auto"/>
            </w:tcBorders>
            <w:shd w:val="clear" w:color="auto" w:fill="auto"/>
            <w:noWrap/>
            <w:vAlign w:val="bottom"/>
            <w:hideMark/>
          </w:tcPr>
          <w:p w14:paraId="290268FE"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33.2757</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5C82AFA3"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36.7126</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1C98F87A"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34.3864</w:t>
            </w:r>
          </w:p>
        </w:tc>
        <w:tc>
          <w:tcPr>
            <w:tcW w:w="809" w:type="dxa"/>
            <w:tcBorders>
              <w:top w:val="single" w:sz="4" w:space="0" w:color="auto"/>
              <w:left w:val="nil"/>
              <w:bottom w:val="single" w:sz="4" w:space="0" w:color="auto"/>
              <w:right w:val="single" w:sz="4" w:space="0" w:color="auto"/>
            </w:tcBorders>
            <w:shd w:val="clear" w:color="auto" w:fill="auto"/>
            <w:noWrap/>
            <w:vAlign w:val="bottom"/>
            <w:hideMark/>
          </w:tcPr>
          <w:p w14:paraId="33812841"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38.3350</w:t>
            </w:r>
          </w:p>
        </w:tc>
        <w:tc>
          <w:tcPr>
            <w:tcW w:w="809" w:type="dxa"/>
            <w:tcBorders>
              <w:top w:val="single" w:sz="4" w:space="0" w:color="auto"/>
              <w:left w:val="nil"/>
              <w:bottom w:val="single" w:sz="4" w:space="0" w:color="auto"/>
              <w:right w:val="single" w:sz="4" w:space="0" w:color="auto"/>
            </w:tcBorders>
            <w:shd w:val="clear" w:color="auto" w:fill="auto"/>
            <w:noWrap/>
            <w:vAlign w:val="bottom"/>
            <w:hideMark/>
          </w:tcPr>
          <w:p w14:paraId="7CF20779"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37.6885</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6C15A032"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31.6725</w:t>
            </w:r>
          </w:p>
        </w:tc>
      </w:tr>
      <w:tr w:rsidR="00C411E4" w:rsidRPr="009F3AE2" w14:paraId="6512686C" w14:textId="77777777" w:rsidTr="00B5611C">
        <w:trPr>
          <w:trHeight w:val="300"/>
          <w:jc w:val="center"/>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2CB7F7CC"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2</w:t>
            </w:r>
          </w:p>
        </w:tc>
        <w:tc>
          <w:tcPr>
            <w:tcW w:w="809" w:type="dxa"/>
            <w:tcBorders>
              <w:top w:val="nil"/>
              <w:left w:val="nil"/>
              <w:bottom w:val="single" w:sz="4" w:space="0" w:color="auto"/>
              <w:right w:val="single" w:sz="4" w:space="0" w:color="auto"/>
            </w:tcBorders>
            <w:shd w:val="clear" w:color="auto" w:fill="auto"/>
            <w:noWrap/>
            <w:vAlign w:val="bottom"/>
            <w:hideMark/>
          </w:tcPr>
          <w:p w14:paraId="28AA25FA"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38.5071</w:t>
            </w:r>
          </w:p>
        </w:tc>
        <w:tc>
          <w:tcPr>
            <w:tcW w:w="820" w:type="dxa"/>
            <w:tcBorders>
              <w:top w:val="nil"/>
              <w:left w:val="nil"/>
              <w:bottom w:val="single" w:sz="4" w:space="0" w:color="auto"/>
              <w:right w:val="single" w:sz="4" w:space="0" w:color="auto"/>
            </w:tcBorders>
            <w:shd w:val="clear" w:color="auto" w:fill="auto"/>
            <w:noWrap/>
            <w:vAlign w:val="bottom"/>
            <w:hideMark/>
          </w:tcPr>
          <w:p w14:paraId="227FABA2"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35.6056</w:t>
            </w:r>
          </w:p>
        </w:tc>
        <w:tc>
          <w:tcPr>
            <w:tcW w:w="809" w:type="dxa"/>
            <w:tcBorders>
              <w:top w:val="nil"/>
              <w:left w:val="nil"/>
              <w:bottom w:val="single" w:sz="4" w:space="0" w:color="auto"/>
              <w:right w:val="single" w:sz="4" w:space="0" w:color="auto"/>
            </w:tcBorders>
            <w:shd w:val="clear" w:color="auto" w:fill="auto"/>
            <w:noWrap/>
            <w:vAlign w:val="bottom"/>
            <w:hideMark/>
          </w:tcPr>
          <w:p w14:paraId="16E82817"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39.2961</w:t>
            </w:r>
          </w:p>
        </w:tc>
        <w:tc>
          <w:tcPr>
            <w:tcW w:w="809" w:type="dxa"/>
            <w:tcBorders>
              <w:top w:val="nil"/>
              <w:left w:val="nil"/>
              <w:bottom w:val="single" w:sz="4" w:space="0" w:color="auto"/>
              <w:right w:val="single" w:sz="4" w:space="0" w:color="auto"/>
            </w:tcBorders>
            <w:shd w:val="clear" w:color="auto" w:fill="auto"/>
            <w:noWrap/>
            <w:vAlign w:val="bottom"/>
            <w:hideMark/>
          </w:tcPr>
          <w:p w14:paraId="6356C3B5"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36.9667</w:t>
            </w:r>
          </w:p>
        </w:tc>
        <w:tc>
          <w:tcPr>
            <w:tcW w:w="809" w:type="dxa"/>
            <w:tcBorders>
              <w:top w:val="nil"/>
              <w:left w:val="nil"/>
              <w:bottom w:val="single" w:sz="4" w:space="0" w:color="auto"/>
              <w:right w:val="single" w:sz="4" w:space="0" w:color="auto"/>
            </w:tcBorders>
            <w:shd w:val="clear" w:color="auto" w:fill="auto"/>
            <w:noWrap/>
            <w:vAlign w:val="bottom"/>
            <w:hideMark/>
          </w:tcPr>
          <w:p w14:paraId="129EF04A"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35.8279</w:t>
            </w:r>
          </w:p>
        </w:tc>
        <w:tc>
          <w:tcPr>
            <w:tcW w:w="820" w:type="dxa"/>
            <w:tcBorders>
              <w:top w:val="nil"/>
              <w:left w:val="nil"/>
              <w:bottom w:val="single" w:sz="4" w:space="0" w:color="auto"/>
              <w:right w:val="single" w:sz="4" w:space="0" w:color="auto"/>
            </w:tcBorders>
            <w:shd w:val="clear" w:color="auto" w:fill="auto"/>
            <w:noWrap/>
            <w:vAlign w:val="bottom"/>
            <w:hideMark/>
          </w:tcPr>
          <w:p w14:paraId="7675122F"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38.1540</w:t>
            </w:r>
          </w:p>
        </w:tc>
        <w:tc>
          <w:tcPr>
            <w:tcW w:w="840" w:type="dxa"/>
            <w:tcBorders>
              <w:top w:val="nil"/>
              <w:left w:val="nil"/>
              <w:bottom w:val="single" w:sz="4" w:space="0" w:color="auto"/>
              <w:right w:val="single" w:sz="4" w:space="0" w:color="auto"/>
            </w:tcBorders>
            <w:shd w:val="clear" w:color="auto" w:fill="auto"/>
            <w:noWrap/>
            <w:vAlign w:val="bottom"/>
            <w:hideMark/>
          </w:tcPr>
          <w:p w14:paraId="044783F9"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38.7901</w:t>
            </w:r>
          </w:p>
        </w:tc>
        <w:tc>
          <w:tcPr>
            <w:tcW w:w="809" w:type="dxa"/>
            <w:tcBorders>
              <w:top w:val="nil"/>
              <w:left w:val="nil"/>
              <w:bottom w:val="single" w:sz="4" w:space="0" w:color="auto"/>
              <w:right w:val="single" w:sz="4" w:space="0" w:color="auto"/>
            </w:tcBorders>
            <w:shd w:val="clear" w:color="auto" w:fill="auto"/>
            <w:noWrap/>
            <w:vAlign w:val="bottom"/>
            <w:hideMark/>
          </w:tcPr>
          <w:p w14:paraId="469E9457"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39.8891</w:t>
            </w:r>
          </w:p>
        </w:tc>
        <w:tc>
          <w:tcPr>
            <w:tcW w:w="809" w:type="dxa"/>
            <w:tcBorders>
              <w:top w:val="nil"/>
              <w:left w:val="nil"/>
              <w:bottom w:val="single" w:sz="4" w:space="0" w:color="auto"/>
              <w:right w:val="single" w:sz="4" w:space="0" w:color="auto"/>
            </w:tcBorders>
            <w:shd w:val="clear" w:color="auto" w:fill="auto"/>
            <w:noWrap/>
            <w:vAlign w:val="bottom"/>
            <w:hideMark/>
          </w:tcPr>
          <w:p w14:paraId="4CAD9FE0"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30.0052</w:t>
            </w:r>
          </w:p>
        </w:tc>
        <w:tc>
          <w:tcPr>
            <w:tcW w:w="820" w:type="dxa"/>
            <w:tcBorders>
              <w:top w:val="nil"/>
              <w:left w:val="nil"/>
              <w:bottom w:val="single" w:sz="4" w:space="0" w:color="auto"/>
              <w:right w:val="single" w:sz="4" w:space="0" w:color="auto"/>
            </w:tcBorders>
            <w:shd w:val="clear" w:color="auto" w:fill="auto"/>
            <w:noWrap/>
            <w:vAlign w:val="bottom"/>
            <w:hideMark/>
          </w:tcPr>
          <w:p w14:paraId="3BDB3F26"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38.6544</w:t>
            </w:r>
          </w:p>
        </w:tc>
      </w:tr>
      <w:tr w:rsidR="00C411E4" w:rsidRPr="009F3AE2" w14:paraId="40F8E395" w14:textId="77777777" w:rsidTr="00B5611C">
        <w:trPr>
          <w:trHeight w:val="300"/>
          <w:jc w:val="center"/>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0E3CEC5A"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w:t>
            </w:r>
          </w:p>
        </w:tc>
        <w:tc>
          <w:tcPr>
            <w:tcW w:w="809" w:type="dxa"/>
            <w:tcBorders>
              <w:top w:val="nil"/>
              <w:left w:val="nil"/>
              <w:bottom w:val="single" w:sz="4" w:space="0" w:color="auto"/>
              <w:right w:val="single" w:sz="4" w:space="0" w:color="auto"/>
            </w:tcBorders>
            <w:shd w:val="clear" w:color="auto" w:fill="auto"/>
            <w:noWrap/>
            <w:vAlign w:val="bottom"/>
            <w:hideMark/>
          </w:tcPr>
          <w:p w14:paraId="5243E880"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Pr>
                <w:rFonts w:ascii="Calibri" w:eastAsia="Times New Roman" w:hAnsi="Calibri" w:cs="Calibri"/>
                <w:color w:val="000000"/>
                <w:sz w:val="18"/>
                <w:szCs w:val="18"/>
              </w:rPr>
              <w:t>39.9037</w:t>
            </w:r>
          </w:p>
        </w:tc>
        <w:tc>
          <w:tcPr>
            <w:tcW w:w="820" w:type="dxa"/>
            <w:tcBorders>
              <w:top w:val="nil"/>
              <w:left w:val="nil"/>
              <w:bottom w:val="single" w:sz="4" w:space="0" w:color="auto"/>
              <w:right w:val="single" w:sz="4" w:space="0" w:color="auto"/>
            </w:tcBorders>
            <w:shd w:val="clear" w:color="auto" w:fill="auto"/>
            <w:noWrap/>
            <w:vAlign w:val="bottom"/>
            <w:hideMark/>
          </w:tcPr>
          <w:p w14:paraId="123B4BFF"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Pr>
                <w:rFonts w:ascii="Calibri" w:eastAsia="Times New Roman" w:hAnsi="Calibri" w:cs="Calibri"/>
                <w:color w:val="000000"/>
                <w:sz w:val="18"/>
                <w:szCs w:val="18"/>
              </w:rPr>
              <w:t>33.0026</w:t>
            </w:r>
          </w:p>
        </w:tc>
        <w:tc>
          <w:tcPr>
            <w:tcW w:w="809" w:type="dxa"/>
            <w:tcBorders>
              <w:top w:val="nil"/>
              <w:left w:val="nil"/>
              <w:bottom w:val="single" w:sz="4" w:space="0" w:color="auto"/>
              <w:right w:val="single" w:sz="4" w:space="0" w:color="auto"/>
            </w:tcBorders>
            <w:shd w:val="clear" w:color="auto" w:fill="auto"/>
            <w:noWrap/>
            <w:vAlign w:val="bottom"/>
            <w:hideMark/>
          </w:tcPr>
          <w:p w14:paraId="07DF32C8"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Pr>
                <w:rFonts w:ascii="Calibri" w:eastAsia="Times New Roman" w:hAnsi="Calibri" w:cs="Calibri"/>
                <w:color w:val="000000"/>
                <w:sz w:val="18"/>
                <w:szCs w:val="18"/>
              </w:rPr>
              <w:t>34.9158</w:t>
            </w:r>
          </w:p>
        </w:tc>
        <w:tc>
          <w:tcPr>
            <w:tcW w:w="809" w:type="dxa"/>
            <w:tcBorders>
              <w:top w:val="nil"/>
              <w:left w:val="nil"/>
              <w:bottom w:val="single" w:sz="4" w:space="0" w:color="auto"/>
              <w:right w:val="single" w:sz="4" w:space="0" w:color="auto"/>
            </w:tcBorders>
            <w:shd w:val="clear" w:color="auto" w:fill="auto"/>
            <w:noWrap/>
            <w:vAlign w:val="bottom"/>
            <w:hideMark/>
          </w:tcPr>
          <w:p w14:paraId="18ABDE87"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Pr>
                <w:rFonts w:ascii="Calibri" w:eastAsia="Times New Roman" w:hAnsi="Calibri" w:cs="Calibri"/>
                <w:color w:val="000000"/>
                <w:sz w:val="18"/>
                <w:szCs w:val="18"/>
              </w:rPr>
              <w:t>37.4098</w:t>
            </w:r>
          </w:p>
        </w:tc>
        <w:tc>
          <w:tcPr>
            <w:tcW w:w="809" w:type="dxa"/>
            <w:tcBorders>
              <w:top w:val="nil"/>
              <w:left w:val="nil"/>
              <w:bottom w:val="single" w:sz="4" w:space="0" w:color="auto"/>
              <w:right w:val="single" w:sz="4" w:space="0" w:color="auto"/>
            </w:tcBorders>
            <w:shd w:val="clear" w:color="auto" w:fill="auto"/>
            <w:noWrap/>
            <w:vAlign w:val="bottom"/>
            <w:hideMark/>
          </w:tcPr>
          <w:p w14:paraId="1484998B"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Pr>
                <w:rFonts w:ascii="Calibri" w:eastAsia="Times New Roman" w:hAnsi="Calibri" w:cs="Calibri"/>
                <w:color w:val="000000"/>
                <w:sz w:val="18"/>
                <w:szCs w:val="18"/>
              </w:rPr>
              <w:t>35.0061</w:t>
            </w:r>
          </w:p>
        </w:tc>
        <w:tc>
          <w:tcPr>
            <w:tcW w:w="820" w:type="dxa"/>
            <w:tcBorders>
              <w:top w:val="nil"/>
              <w:left w:val="nil"/>
              <w:bottom w:val="single" w:sz="4" w:space="0" w:color="auto"/>
              <w:right w:val="single" w:sz="4" w:space="0" w:color="auto"/>
            </w:tcBorders>
            <w:shd w:val="clear" w:color="auto" w:fill="auto"/>
            <w:noWrap/>
            <w:vAlign w:val="bottom"/>
            <w:hideMark/>
          </w:tcPr>
          <w:p w14:paraId="3E031B53"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Pr>
                <w:rFonts w:ascii="Calibri" w:eastAsia="Times New Roman" w:hAnsi="Calibri" w:cs="Calibri"/>
                <w:color w:val="000000"/>
                <w:sz w:val="18"/>
                <w:szCs w:val="18"/>
              </w:rPr>
              <w:t>38.9077</w:t>
            </w:r>
          </w:p>
        </w:tc>
        <w:tc>
          <w:tcPr>
            <w:tcW w:w="840" w:type="dxa"/>
            <w:tcBorders>
              <w:top w:val="nil"/>
              <w:left w:val="nil"/>
              <w:bottom w:val="single" w:sz="4" w:space="0" w:color="auto"/>
              <w:right w:val="single" w:sz="4" w:space="0" w:color="auto"/>
            </w:tcBorders>
            <w:shd w:val="clear" w:color="auto" w:fill="auto"/>
            <w:noWrap/>
            <w:vAlign w:val="bottom"/>
            <w:hideMark/>
          </w:tcPr>
          <w:p w14:paraId="183C10FA"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Pr>
                <w:rFonts w:ascii="Calibri" w:eastAsia="Times New Roman" w:hAnsi="Calibri" w:cs="Calibri"/>
                <w:color w:val="000000"/>
                <w:sz w:val="18"/>
                <w:szCs w:val="18"/>
              </w:rPr>
              <w:t>34.3358</w:t>
            </w:r>
          </w:p>
        </w:tc>
        <w:tc>
          <w:tcPr>
            <w:tcW w:w="809" w:type="dxa"/>
            <w:tcBorders>
              <w:top w:val="nil"/>
              <w:left w:val="nil"/>
              <w:bottom w:val="single" w:sz="4" w:space="0" w:color="auto"/>
              <w:right w:val="single" w:sz="4" w:space="0" w:color="auto"/>
            </w:tcBorders>
            <w:shd w:val="clear" w:color="auto" w:fill="auto"/>
            <w:noWrap/>
            <w:vAlign w:val="bottom"/>
            <w:hideMark/>
          </w:tcPr>
          <w:p w14:paraId="536407C8"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Pr>
                <w:rFonts w:ascii="Calibri" w:eastAsia="Times New Roman" w:hAnsi="Calibri" w:cs="Calibri"/>
                <w:color w:val="000000"/>
                <w:sz w:val="18"/>
                <w:szCs w:val="18"/>
              </w:rPr>
              <w:t>33.0678</w:t>
            </w:r>
          </w:p>
        </w:tc>
        <w:tc>
          <w:tcPr>
            <w:tcW w:w="809" w:type="dxa"/>
            <w:tcBorders>
              <w:top w:val="nil"/>
              <w:left w:val="nil"/>
              <w:bottom w:val="single" w:sz="4" w:space="0" w:color="auto"/>
              <w:right w:val="single" w:sz="4" w:space="0" w:color="auto"/>
            </w:tcBorders>
            <w:shd w:val="clear" w:color="auto" w:fill="auto"/>
            <w:noWrap/>
            <w:vAlign w:val="bottom"/>
            <w:hideMark/>
          </w:tcPr>
          <w:p w14:paraId="3F8B7001"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Pr>
                <w:rFonts w:ascii="Calibri" w:eastAsia="Times New Roman" w:hAnsi="Calibri" w:cs="Calibri"/>
                <w:color w:val="000000"/>
                <w:sz w:val="18"/>
                <w:szCs w:val="18"/>
              </w:rPr>
              <w:t>37.3812</w:t>
            </w:r>
          </w:p>
        </w:tc>
        <w:tc>
          <w:tcPr>
            <w:tcW w:w="820" w:type="dxa"/>
            <w:tcBorders>
              <w:top w:val="nil"/>
              <w:left w:val="nil"/>
              <w:bottom w:val="single" w:sz="4" w:space="0" w:color="auto"/>
              <w:right w:val="single" w:sz="4" w:space="0" w:color="auto"/>
            </w:tcBorders>
            <w:shd w:val="clear" w:color="auto" w:fill="auto"/>
            <w:noWrap/>
            <w:vAlign w:val="bottom"/>
            <w:hideMark/>
          </w:tcPr>
          <w:p w14:paraId="6354A2DD"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Pr>
                <w:rFonts w:ascii="Calibri" w:eastAsia="Times New Roman" w:hAnsi="Calibri" w:cs="Calibri"/>
                <w:color w:val="000000"/>
                <w:sz w:val="18"/>
                <w:szCs w:val="18"/>
              </w:rPr>
              <w:t>33.6207</w:t>
            </w:r>
          </w:p>
        </w:tc>
      </w:tr>
      <w:tr w:rsidR="00C411E4" w:rsidRPr="009F3AE2" w14:paraId="3F845CF7" w14:textId="77777777" w:rsidTr="00B5611C">
        <w:trPr>
          <w:trHeight w:val="300"/>
          <w:jc w:val="center"/>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273FA92A"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4</w:t>
            </w:r>
          </w:p>
        </w:tc>
        <w:tc>
          <w:tcPr>
            <w:tcW w:w="809" w:type="dxa"/>
            <w:tcBorders>
              <w:top w:val="nil"/>
              <w:left w:val="nil"/>
              <w:bottom w:val="single" w:sz="4" w:space="0" w:color="auto"/>
              <w:right w:val="single" w:sz="4" w:space="0" w:color="auto"/>
            </w:tcBorders>
            <w:shd w:val="clear" w:color="auto" w:fill="auto"/>
            <w:noWrap/>
            <w:vAlign w:val="bottom"/>
            <w:hideMark/>
          </w:tcPr>
          <w:p w14:paraId="50498886"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39.1398</w:t>
            </w:r>
          </w:p>
        </w:tc>
        <w:tc>
          <w:tcPr>
            <w:tcW w:w="820" w:type="dxa"/>
            <w:tcBorders>
              <w:top w:val="nil"/>
              <w:left w:val="nil"/>
              <w:bottom w:val="single" w:sz="4" w:space="0" w:color="auto"/>
              <w:right w:val="single" w:sz="4" w:space="0" w:color="auto"/>
            </w:tcBorders>
            <w:shd w:val="clear" w:color="auto" w:fill="auto"/>
            <w:noWrap/>
            <w:vAlign w:val="bottom"/>
            <w:hideMark/>
          </w:tcPr>
          <w:p w14:paraId="30075579"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34.9611</w:t>
            </w:r>
          </w:p>
        </w:tc>
        <w:tc>
          <w:tcPr>
            <w:tcW w:w="809" w:type="dxa"/>
            <w:tcBorders>
              <w:top w:val="nil"/>
              <w:left w:val="nil"/>
              <w:bottom w:val="single" w:sz="4" w:space="0" w:color="auto"/>
              <w:right w:val="single" w:sz="4" w:space="0" w:color="auto"/>
            </w:tcBorders>
            <w:shd w:val="clear" w:color="auto" w:fill="auto"/>
            <w:noWrap/>
            <w:vAlign w:val="bottom"/>
            <w:hideMark/>
          </w:tcPr>
          <w:p w14:paraId="2466BFCD"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28.2038</w:t>
            </w:r>
          </w:p>
        </w:tc>
        <w:tc>
          <w:tcPr>
            <w:tcW w:w="809" w:type="dxa"/>
            <w:tcBorders>
              <w:top w:val="nil"/>
              <w:left w:val="nil"/>
              <w:bottom w:val="single" w:sz="4" w:space="0" w:color="auto"/>
              <w:right w:val="single" w:sz="4" w:space="0" w:color="auto"/>
            </w:tcBorders>
            <w:shd w:val="clear" w:color="auto" w:fill="auto"/>
            <w:noWrap/>
            <w:vAlign w:val="bottom"/>
            <w:hideMark/>
          </w:tcPr>
          <w:p w14:paraId="14D8E1D5"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29.4503</w:t>
            </w:r>
          </w:p>
        </w:tc>
        <w:tc>
          <w:tcPr>
            <w:tcW w:w="809" w:type="dxa"/>
            <w:tcBorders>
              <w:top w:val="nil"/>
              <w:left w:val="nil"/>
              <w:bottom w:val="single" w:sz="4" w:space="0" w:color="auto"/>
              <w:right w:val="single" w:sz="4" w:space="0" w:color="auto"/>
            </w:tcBorders>
            <w:shd w:val="clear" w:color="auto" w:fill="auto"/>
            <w:noWrap/>
            <w:vAlign w:val="bottom"/>
            <w:hideMark/>
          </w:tcPr>
          <w:p w14:paraId="5F5C715C"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38.3525</w:t>
            </w:r>
          </w:p>
        </w:tc>
        <w:tc>
          <w:tcPr>
            <w:tcW w:w="820" w:type="dxa"/>
            <w:tcBorders>
              <w:top w:val="nil"/>
              <w:left w:val="nil"/>
              <w:bottom w:val="single" w:sz="4" w:space="0" w:color="auto"/>
              <w:right w:val="single" w:sz="4" w:space="0" w:color="auto"/>
            </w:tcBorders>
            <w:shd w:val="clear" w:color="auto" w:fill="auto"/>
            <w:noWrap/>
            <w:vAlign w:val="bottom"/>
            <w:hideMark/>
          </w:tcPr>
          <w:p w14:paraId="7875AD1C"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33.8116</w:t>
            </w:r>
          </w:p>
        </w:tc>
        <w:tc>
          <w:tcPr>
            <w:tcW w:w="840" w:type="dxa"/>
            <w:tcBorders>
              <w:top w:val="nil"/>
              <w:left w:val="nil"/>
              <w:bottom w:val="single" w:sz="4" w:space="0" w:color="auto"/>
              <w:right w:val="single" w:sz="4" w:space="0" w:color="auto"/>
            </w:tcBorders>
            <w:shd w:val="clear" w:color="auto" w:fill="auto"/>
            <w:noWrap/>
            <w:vAlign w:val="bottom"/>
            <w:hideMark/>
          </w:tcPr>
          <w:p w14:paraId="557F1171"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38.1383</w:t>
            </w:r>
          </w:p>
        </w:tc>
        <w:tc>
          <w:tcPr>
            <w:tcW w:w="809" w:type="dxa"/>
            <w:tcBorders>
              <w:top w:val="nil"/>
              <w:left w:val="nil"/>
              <w:bottom w:val="single" w:sz="4" w:space="0" w:color="auto"/>
              <w:right w:val="single" w:sz="4" w:space="0" w:color="auto"/>
            </w:tcBorders>
            <w:shd w:val="clear" w:color="auto" w:fill="auto"/>
            <w:noWrap/>
            <w:vAlign w:val="bottom"/>
            <w:hideMark/>
          </w:tcPr>
          <w:p w14:paraId="06CD0913"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30.5129</w:t>
            </w:r>
          </w:p>
        </w:tc>
        <w:tc>
          <w:tcPr>
            <w:tcW w:w="809" w:type="dxa"/>
            <w:tcBorders>
              <w:top w:val="nil"/>
              <w:left w:val="nil"/>
              <w:bottom w:val="single" w:sz="4" w:space="0" w:color="auto"/>
              <w:right w:val="single" w:sz="4" w:space="0" w:color="auto"/>
            </w:tcBorders>
            <w:shd w:val="clear" w:color="auto" w:fill="auto"/>
            <w:noWrap/>
            <w:vAlign w:val="bottom"/>
            <w:hideMark/>
          </w:tcPr>
          <w:p w14:paraId="02E1DC66"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34.6275</w:t>
            </w:r>
          </w:p>
        </w:tc>
        <w:tc>
          <w:tcPr>
            <w:tcW w:w="820" w:type="dxa"/>
            <w:tcBorders>
              <w:top w:val="nil"/>
              <w:left w:val="nil"/>
              <w:bottom w:val="single" w:sz="4" w:space="0" w:color="auto"/>
              <w:right w:val="single" w:sz="4" w:space="0" w:color="auto"/>
            </w:tcBorders>
            <w:shd w:val="clear" w:color="auto" w:fill="auto"/>
            <w:noWrap/>
            <w:vAlign w:val="bottom"/>
            <w:hideMark/>
          </w:tcPr>
          <w:p w14:paraId="2DD0D4E7"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35.5586</w:t>
            </w:r>
          </w:p>
        </w:tc>
      </w:tr>
      <w:tr w:rsidR="00C411E4" w:rsidRPr="009F3AE2" w14:paraId="132AB731" w14:textId="77777777" w:rsidTr="00B5611C">
        <w:trPr>
          <w:trHeight w:val="300"/>
          <w:jc w:val="center"/>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53EF3F4E"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5</w:t>
            </w:r>
          </w:p>
        </w:tc>
        <w:tc>
          <w:tcPr>
            <w:tcW w:w="809" w:type="dxa"/>
            <w:tcBorders>
              <w:top w:val="nil"/>
              <w:left w:val="nil"/>
              <w:bottom w:val="single" w:sz="4" w:space="0" w:color="auto"/>
              <w:right w:val="single" w:sz="4" w:space="0" w:color="auto"/>
            </w:tcBorders>
            <w:shd w:val="clear" w:color="auto" w:fill="auto"/>
            <w:noWrap/>
            <w:vAlign w:val="bottom"/>
            <w:hideMark/>
          </w:tcPr>
          <w:p w14:paraId="1C5C696E"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34.1624</w:t>
            </w:r>
          </w:p>
        </w:tc>
        <w:tc>
          <w:tcPr>
            <w:tcW w:w="820" w:type="dxa"/>
            <w:tcBorders>
              <w:top w:val="nil"/>
              <w:left w:val="nil"/>
              <w:bottom w:val="single" w:sz="4" w:space="0" w:color="auto"/>
              <w:right w:val="single" w:sz="4" w:space="0" w:color="auto"/>
            </w:tcBorders>
            <w:shd w:val="clear" w:color="auto" w:fill="auto"/>
            <w:noWrap/>
            <w:vAlign w:val="bottom"/>
            <w:hideMark/>
          </w:tcPr>
          <w:p w14:paraId="20456F7D"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33.6677</w:t>
            </w:r>
          </w:p>
        </w:tc>
        <w:tc>
          <w:tcPr>
            <w:tcW w:w="809" w:type="dxa"/>
            <w:tcBorders>
              <w:top w:val="nil"/>
              <w:left w:val="nil"/>
              <w:bottom w:val="single" w:sz="4" w:space="0" w:color="auto"/>
              <w:right w:val="single" w:sz="4" w:space="0" w:color="auto"/>
            </w:tcBorders>
            <w:shd w:val="clear" w:color="auto" w:fill="auto"/>
            <w:noWrap/>
            <w:vAlign w:val="bottom"/>
            <w:hideMark/>
          </w:tcPr>
          <w:p w14:paraId="22D2CFAD"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36.5198</w:t>
            </w:r>
          </w:p>
        </w:tc>
        <w:tc>
          <w:tcPr>
            <w:tcW w:w="809" w:type="dxa"/>
            <w:tcBorders>
              <w:top w:val="nil"/>
              <w:left w:val="nil"/>
              <w:bottom w:val="single" w:sz="4" w:space="0" w:color="auto"/>
              <w:right w:val="single" w:sz="4" w:space="0" w:color="auto"/>
            </w:tcBorders>
            <w:shd w:val="clear" w:color="auto" w:fill="auto"/>
            <w:noWrap/>
            <w:vAlign w:val="bottom"/>
            <w:hideMark/>
          </w:tcPr>
          <w:p w14:paraId="0C75DB58"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37.1225</w:t>
            </w:r>
          </w:p>
        </w:tc>
        <w:tc>
          <w:tcPr>
            <w:tcW w:w="809" w:type="dxa"/>
            <w:tcBorders>
              <w:top w:val="nil"/>
              <w:left w:val="nil"/>
              <w:bottom w:val="single" w:sz="4" w:space="0" w:color="auto"/>
              <w:right w:val="single" w:sz="4" w:space="0" w:color="auto"/>
            </w:tcBorders>
            <w:shd w:val="clear" w:color="auto" w:fill="auto"/>
            <w:noWrap/>
            <w:vAlign w:val="bottom"/>
            <w:hideMark/>
          </w:tcPr>
          <w:p w14:paraId="206C7AFD"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35.3362</w:t>
            </w:r>
          </w:p>
        </w:tc>
        <w:tc>
          <w:tcPr>
            <w:tcW w:w="820" w:type="dxa"/>
            <w:tcBorders>
              <w:top w:val="nil"/>
              <w:left w:val="nil"/>
              <w:bottom w:val="single" w:sz="4" w:space="0" w:color="auto"/>
              <w:right w:val="single" w:sz="4" w:space="0" w:color="auto"/>
            </w:tcBorders>
            <w:shd w:val="clear" w:color="auto" w:fill="auto"/>
            <w:noWrap/>
            <w:vAlign w:val="bottom"/>
            <w:hideMark/>
          </w:tcPr>
          <w:p w14:paraId="7CB70257"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33.6478</w:t>
            </w:r>
          </w:p>
        </w:tc>
        <w:tc>
          <w:tcPr>
            <w:tcW w:w="840" w:type="dxa"/>
            <w:tcBorders>
              <w:top w:val="nil"/>
              <w:left w:val="nil"/>
              <w:bottom w:val="single" w:sz="4" w:space="0" w:color="auto"/>
              <w:right w:val="single" w:sz="4" w:space="0" w:color="auto"/>
            </w:tcBorders>
            <w:shd w:val="clear" w:color="auto" w:fill="auto"/>
            <w:noWrap/>
            <w:vAlign w:val="bottom"/>
            <w:hideMark/>
          </w:tcPr>
          <w:p w14:paraId="13E1B9EC"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39.5835</w:t>
            </w:r>
          </w:p>
        </w:tc>
        <w:tc>
          <w:tcPr>
            <w:tcW w:w="809" w:type="dxa"/>
            <w:tcBorders>
              <w:top w:val="nil"/>
              <w:left w:val="nil"/>
              <w:bottom w:val="single" w:sz="4" w:space="0" w:color="auto"/>
              <w:right w:val="single" w:sz="4" w:space="0" w:color="auto"/>
            </w:tcBorders>
            <w:shd w:val="clear" w:color="auto" w:fill="auto"/>
            <w:noWrap/>
            <w:vAlign w:val="bottom"/>
            <w:hideMark/>
          </w:tcPr>
          <w:p w14:paraId="55A63F04"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32.6566</w:t>
            </w:r>
          </w:p>
        </w:tc>
        <w:tc>
          <w:tcPr>
            <w:tcW w:w="809" w:type="dxa"/>
            <w:tcBorders>
              <w:top w:val="nil"/>
              <w:left w:val="nil"/>
              <w:bottom w:val="single" w:sz="4" w:space="0" w:color="auto"/>
              <w:right w:val="single" w:sz="4" w:space="0" w:color="auto"/>
            </w:tcBorders>
            <w:shd w:val="clear" w:color="auto" w:fill="auto"/>
            <w:noWrap/>
            <w:vAlign w:val="bottom"/>
            <w:hideMark/>
          </w:tcPr>
          <w:p w14:paraId="65CC63B4"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32.8457</w:t>
            </w:r>
          </w:p>
        </w:tc>
        <w:tc>
          <w:tcPr>
            <w:tcW w:w="820" w:type="dxa"/>
            <w:tcBorders>
              <w:top w:val="nil"/>
              <w:left w:val="nil"/>
              <w:bottom w:val="single" w:sz="4" w:space="0" w:color="auto"/>
              <w:right w:val="single" w:sz="4" w:space="0" w:color="auto"/>
            </w:tcBorders>
            <w:shd w:val="clear" w:color="auto" w:fill="auto"/>
            <w:noWrap/>
            <w:vAlign w:val="bottom"/>
            <w:hideMark/>
          </w:tcPr>
          <w:p w14:paraId="6D19D5C4"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33.1363</w:t>
            </w:r>
          </w:p>
        </w:tc>
      </w:tr>
      <w:tr w:rsidR="00C411E4" w:rsidRPr="009F3AE2" w14:paraId="4E823443" w14:textId="77777777" w:rsidTr="00B5611C">
        <w:trPr>
          <w:trHeight w:val="300"/>
          <w:jc w:val="center"/>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68C2975C"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6</w:t>
            </w:r>
          </w:p>
        </w:tc>
        <w:tc>
          <w:tcPr>
            <w:tcW w:w="809" w:type="dxa"/>
            <w:tcBorders>
              <w:top w:val="nil"/>
              <w:left w:val="nil"/>
              <w:bottom w:val="single" w:sz="4" w:space="0" w:color="auto"/>
              <w:right w:val="single" w:sz="4" w:space="0" w:color="auto"/>
            </w:tcBorders>
            <w:shd w:val="clear" w:color="auto" w:fill="auto"/>
            <w:noWrap/>
            <w:vAlign w:val="bottom"/>
            <w:hideMark/>
          </w:tcPr>
          <w:p w14:paraId="0C3585FB"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32.4155</w:t>
            </w:r>
          </w:p>
        </w:tc>
        <w:tc>
          <w:tcPr>
            <w:tcW w:w="820" w:type="dxa"/>
            <w:tcBorders>
              <w:top w:val="nil"/>
              <w:left w:val="nil"/>
              <w:bottom w:val="single" w:sz="4" w:space="0" w:color="auto"/>
              <w:right w:val="single" w:sz="4" w:space="0" w:color="auto"/>
            </w:tcBorders>
            <w:shd w:val="clear" w:color="auto" w:fill="auto"/>
            <w:noWrap/>
            <w:vAlign w:val="bottom"/>
            <w:hideMark/>
          </w:tcPr>
          <w:p w14:paraId="7C61B4B0"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36.6058</w:t>
            </w:r>
          </w:p>
        </w:tc>
        <w:tc>
          <w:tcPr>
            <w:tcW w:w="809" w:type="dxa"/>
            <w:tcBorders>
              <w:top w:val="nil"/>
              <w:left w:val="nil"/>
              <w:bottom w:val="single" w:sz="4" w:space="0" w:color="auto"/>
              <w:right w:val="single" w:sz="4" w:space="0" w:color="auto"/>
            </w:tcBorders>
            <w:shd w:val="clear" w:color="auto" w:fill="auto"/>
            <w:noWrap/>
            <w:vAlign w:val="bottom"/>
            <w:hideMark/>
          </w:tcPr>
          <w:p w14:paraId="4B5DC138"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38.7388</w:t>
            </w:r>
          </w:p>
        </w:tc>
        <w:tc>
          <w:tcPr>
            <w:tcW w:w="809" w:type="dxa"/>
            <w:tcBorders>
              <w:top w:val="nil"/>
              <w:left w:val="nil"/>
              <w:bottom w:val="single" w:sz="4" w:space="0" w:color="auto"/>
              <w:right w:val="single" w:sz="4" w:space="0" w:color="auto"/>
            </w:tcBorders>
            <w:shd w:val="clear" w:color="auto" w:fill="auto"/>
            <w:noWrap/>
            <w:vAlign w:val="bottom"/>
            <w:hideMark/>
          </w:tcPr>
          <w:p w14:paraId="66CA4FCB"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35.9978</w:t>
            </w:r>
          </w:p>
        </w:tc>
        <w:tc>
          <w:tcPr>
            <w:tcW w:w="809" w:type="dxa"/>
            <w:tcBorders>
              <w:top w:val="nil"/>
              <w:left w:val="nil"/>
              <w:bottom w:val="single" w:sz="4" w:space="0" w:color="auto"/>
              <w:right w:val="single" w:sz="4" w:space="0" w:color="auto"/>
            </w:tcBorders>
            <w:shd w:val="clear" w:color="auto" w:fill="auto"/>
            <w:noWrap/>
            <w:vAlign w:val="bottom"/>
            <w:hideMark/>
          </w:tcPr>
          <w:p w14:paraId="7A63FF66"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35.5122</w:t>
            </w:r>
          </w:p>
        </w:tc>
        <w:tc>
          <w:tcPr>
            <w:tcW w:w="820" w:type="dxa"/>
            <w:tcBorders>
              <w:top w:val="nil"/>
              <w:left w:val="nil"/>
              <w:bottom w:val="single" w:sz="4" w:space="0" w:color="auto"/>
              <w:right w:val="single" w:sz="4" w:space="0" w:color="auto"/>
            </w:tcBorders>
            <w:shd w:val="clear" w:color="auto" w:fill="auto"/>
            <w:noWrap/>
            <w:vAlign w:val="bottom"/>
            <w:hideMark/>
          </w:tcPr>
          <w:p w14:paraId="6949F865"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33.1925</w:t>
            </w:r>
          </w:p>
        </w:tc>
        <w:tc>
          <w:tcPr>
            <w:tcW w:w="840" w:type="dxa"/>
            <w:tcBorders>
              <w:top w:val="nil"/>
              <w:left w:val="nil"/>
              <w:bottom w:val="single" w:sz="4" w:space="0" w:color="auto"/>
              <w:right w:val="single" w:sz="4" w:space="0" w:color="auto"/>
            </w:tcBorders>
            <w:shd w:val="clear" w:color="auto" w:fill="auto"/>
            <w:noWrap/>
            <w:vAlign w:val="bottom"/>
            <w:hideMark/>
          </w:tcPr>
          <w:p w14:paraId="55CB1CC6"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32.2262</w:t>
            </w:r>
          </w:p>
        </w:tc>
        <w:tc>
          <w:tcPr>
            <w:tcW w:w="809" w:type="dxa"/>
            <w:tcBorders>
              <w:top w:val="nil"/>
              <w:left w:val="nil"/>
              <w:bottom w:val="single" w:sz="4" w:space="0" w:color="auto"/>
              <w:right w:val="single" w:sz="4" w:space="0" w:color="auto"/>
            </w:tcBorders>
            <w:shd w:val="clear" w:color="auto" w:fill="auto"/>
            <w:noWrap/>
            <w:vAlign w:val="bottom"/>
            <w:hideMark/>
          </w:tcPr>
          <w:p w14:paraId="6C1BA8DA"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38.0534</w:t>
            </w:r>
          </w:p>
        </w:tc>
        <w:tc>
          <w:tcPr>
            <w:tcW w:w="809" w:type="dxa"/>
            <w:tcBorders>
              <w:top w:val="nil"/>
              <w:left w:val="nil"/>
              <w:bottom w:val="single" w:sz="4" w:space="0" w:color="auto"/>
              <w:right w:val="single" w:sz="4" w:space="0" w:color="auto"/>
            </w:tcBorders>
            <w:shd w:val="clear" w:color="auto" w:fill="auto"/>
            <w:noWrap/>
            <w:vAlign w:val="bottom"/>
            <w:hideMark/>
          </w:tcPr>
          <w:p w14:paraId="7C2993A0"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38.3688</w:t>
            </w:r>
          </w:p>
        </w:tc>
        <w:tc>
          <w:tcPr>
            <w:tcW w:w="820" w:type="dxa"/>
            <w:tcBorders>
              <w:top w:val="nil"/>
              <w:left w:val="nil"/>
              <w:bottom w:val="single" w:sz="4" w:space="0" w:color="auto"/>
              <w:right w:val="single" w:sz="4" w:space="0" w:color="auto"/>
            </w:tcBorders>
            <w:shd w:val="clear" w:color="auto" w:fill="auto"/>
            <w:noWrap/>
            <w:vAlign w:val="bottom"/>
            <w:hideMark/>
          </w:tcPr>
          <w:p w14:paraId="621158A2"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34.3484</w:t>
            </w:r>
          </w:p>
        </w:tc>
      </w:tr>
      <w:tr w:rsidR="00C411E4" w:rsidRPr="009F3AE2" w14:paraId="069A57C1" w14:textId="77777777" w:rsidTr="00B5611C">
        <w:trPr>
          <w:trHeight w:val="300"/>
          <w:jc w:val="center"/>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741BE061"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7</w:t>
            </w:r>
          </w:p>
        </w:tc>
        <w:tc>
          <w:tcPr>
            <w:tcW w:w="809" w:type="dxa"/>
            <w:tcBorders>
              <w:top w:val="nil"/>
              <w:left w:val="nil"/>
              <w:bottom w:val="single" w:sz="4" w:space="0" w:color="auto"/>
              <w:right w:val="single" w:sz="4" w:space="0" w:color="auto"/>
            </w:tcBorders>
            <w:shd w:val="clear" w:color="auto" w:fill="auto"/>
            <w:noWrap/>
            <w:vAlign w:val="bottom"/>
            <w:hideMark/>
          </w:tcPr>
          <w:p w14:paraId="6C7BD49C"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32.9217</w:t>
            </w:r>
          </w:p>
        </w:tc>
        <w:tc>
          <w:tcPr>
            <w:tcW w:w="820" w:type="dxa"/>
            <w:tcBorders>
              <w:top w:val="nil"/>
              <w:left w:val="nil"/>
              <w:bottom w:val="single" w:sz="4" w:space="0" w:color="auto"/>
              <w:right w:val="single" w:sz="4" w:space="0" w:color="auto"/>
            </w:tcBorders>
            <w:shd w:val="clear" w:color="auto" w:fill="auto"/>
            <w:noWrap/>
            <w:vAlign w:val="bottom"/>
            <w:hideMark/>
          </w:tcPr>
          <w:p w14:paraId="659849C0"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35.0007</w:t>
            </w:r>
          </w:p>
        </w:tc>
        <w:tc>
          <w:tcPr>
            <w:tcW w:w="809" w:type="dxa"/>
            <w:tcBorders>
              <w:top w:val="nil"/>
              <w:left w:val="nil"/>
              <w:bottom w:val="single" w:sz="4" w:space="0" w:color="auto"/>
              <w:right w:val="single" w:sz="4" w:space="0" w:color="auto"/>
            </w:tcBorders>
            <w:shd w:val="clear" w:color="auto" w:fill="auto"/>
            <w:noWrap/>
            <w:vAlign w:val="bottom"/>
            <w:hideMark/>
          </w:tcPr>
          <w:p w14:paraId="1E5225F1"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38.6311</w:t>
            </w:r>
          </w:p>
        </w:tc>
        <w:tc>
          <w:tcPr>
            <w:tcW w:w="809" w:type="dxa"/>
            <w:tcBorders>
              <w:top w:val="nil"/>
              <w:left w:val="nil"/>
              <w:bottom w:val="single" w:sz="4" w:space="0" w:color="auto"/>
              <w:right w:val="single" w:sz="4" w:space="0" w:color="auto"/>
            </w:tcBorders>
            <w:shd w:val="clear" w:color="auto" w:fill="auto"/>
            <w:noWrap/>
            <w:vAlign w:val="bottom"/>
            <w:hideMark/>
          </w:tcPr>
          <w:p w14:paraId="50864433"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38.7342</w:t>
            </w:r>
          </w:p>
        </w:tc>
        <w:tc>
          <w:tcPr>
            <w:tcW w:w="809" w:type="dxa"/>
            <w:tcBorders>
              <w:top w:val="nil"/>
              <w:left w:val="nil"/>
              <w:bottom w:val="single" w:sz="4" w:space="0" w:color="auto"/>
              <w:right w:val="single" w:sz="4" w:space="0" w:color="auto"/>
            </w:tcBorders>
            <w:shd w:val="clear" w:color="auto" w:fill="auto"/>
            <w:noWrap/>
            <w:vAlign w:val="bottom"/>
            <w:hideMark/>
          </w:tcPr>
          <w:p w14:paraId="49F33477"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37.3219</w:t>
            </w:r>
          </w:p>
        </w:tc>
        <w:tc>
          <w:tcPr>
            <w:tcW w:w="820" w:type="dxa"/>
            <w:tcBorders>
              <w:top w:val="nil"/>
              <w:left w:val="nil"/>
              <w:bottom w:val="single" w:sz="4" w:space="0" w:color="auto"/>
              <w:right w:val="single" w:sz="4" w:space="0" w:color="auto"/>
            </w:tcBorders>
            <w:shd w:val="clear" w:color="auto" w:fill="auto"/>
            <w:noWrap/>
            <w:vAlign w:val="bottom"/>
            <w:hideMark/>
          </w:tcPr>
          <w:p w14:paraId="12308E34"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39.6811</w:t>
            </w:r>
          </w:p>
        </w:tc>
        <w:tc>
          <w:tcPr>
            <w:tcW w:w="840" w:type="dxa"/>
            <w:tcBorders>
              <w:top w:val="nil"/>
              <w:left w:val="nil"/>
              <w:bottom w:val="single" w:sz="4" w:space="0" w:color="auto"/>
              <w:right w:val="single" w:sz="4" w:space="0" w:color="auto"/>
            </w:tcBorders>
            <w:shd w:val="clear" w:color="auto" w:fill="auto"/>
            <w:noWrap/>
            <w:vAlign w:val="bottom"/>
            <w:hideMark/>
          </w:tcPr>
          <w:p w14:paraId="6BCC139D"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39.5449</w:t>
            </w:r>
          </w:p>
        </w:tc>
        <w:tc>
          <w:tcPr>
            <w:tcW w:w="809" w:type="dxa"/>
            <w:tcBorders>
              <w:top w:val="nil"/>
              <w:left w:val="nil"/>
              <w:bottom w:val="single" w:sz="4" w:space="0" w:color="auto"/>
              <w:right w:val="single" w:sz="4" w:space="0" w:color="auto"/>
            </w:tcBorders>
            <w:shd w:val="clear" w:color="auto" w:fill="auto"/>
            <w:noWrap/>
            <w:vAlign w:val="bottom"/>
            <w:hideMark/>
          </w:tcPr>
          <w:p w14:paraId="0F196D1E"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32.9016</w:t>
            </w:r>
          </w:p>
        </w:tc>
        <w:tc>
          <w:tcPr>
            <w:tcW w:w="809" w:type="dxa"/>
            <w:tcBorders>
              <w:top w:val="nil"/>
              <w:left w:val="nil"/>
              <w:bottom w:val="single" w:sz="4" w:space="0" w:color="auto"/>
              <w:right w:val="single" w:sz="4" w:space="0" w:color="auto"/>
            </w:tcBorders>
            <w:shd w:val="clear" w:color="auto" w:fill="auto"/>
            <w:noWrap/>
            <w:vAlign w:val="bottom"/>
            <w:hideMark/>
          </w:tcPr>
          <w:p w14:paraId="5D7BCDC5"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37.1863</w:t>
            </w:r>
          </w:p>
        </w:tc>
        <w:tc>
          <w:tcPr>
            <w:tcW w:w="820" w:type="dxa"/>
            <w:tcBorders>
              <w:top w:val="nil"/>
              <w:left w:val="nil"/>
              <w:bottom w:val="single" w:sz="4" w:space="0" w:color="auto"/>
              <w:right w:val="single" w:sz="4" w:space="0" w:color="auto"/>
            </w:tcBorders>
            <w:shd w:val="clear" w:color="auto" w:fill="auto"/>
            <w:noWrap/>
            <w:vAlign w:val="bottom"/>
            <w:hideMark/>
          </w:tcPr>
          <w:p w14:paraId="7191EF68"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35.8464</w:t>
            </w:r>
          </w:p>
        </w:tc>
      </w:tr>
      <w:tr w:rsidR="00C411E4" w:rsidRPr="009F3AE2" w14:paraId="591C886F" w14:textId="77777777" w:rsidTr="00B5611C">
        <w:trPr>
          <w:trHeight w:val="300"/>
          <w:jc w:val="center"/>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6A253B09"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8</w:t>
            </w:r>
          </w:p>
        </w:tc>
        <w:tc>
          <w:tcPr>
            <w:tcW w:w="809" w:type="dxa"/>
            <w:tcBorders>
              <w:top w:val="nil"/>
              <w:left w:val="nil"/>
              <w:bottom w:val="single" w:sz="4" w:space="0" w:color="auto"/>
              <w:right w:val="single" w:sz="4" w:space="0" w:color="auto"/>
            </w:tcBorders>
            <w:shd w:val="clear" w:color="auto" w:fill="auto"/>
            <w:noWrap/>
            <w:vAlign w:val="bottom"/>
            <w:hideMark/>
          </w:tcPr>
          <w:p w14:paraId="3156C3C1"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38.1256</w:t>
            </w:r>
          </w:p>
        </w:tc>
        <w:tc>
          <w:tcPr>
            <w:tcW w:w="820" w:type="dxa"/>
            <w:tcBorders>
              <w:top w:val="nil"/>
              <w:left w:val="nil"/>
              <w:bottom w:val="single" w:sz="4" w:space="0" w:color="auto"/>
              <w:right w:val="single" w:sz="4" w:space="0" w:color="auto"/>
            </w:tcBorders>
            <w:shd w:val="clear" w:color="auto" w:fill="auto"/>
            <w:noWrap/>
            <w:vAlign w:val="bottom"/>
            <w:hideMark/>
          </w:tcPr>
          <w:p w14:paraId="68A083C6"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37.2233</w:t>
            </w:r>
          </w:p>
        </w:tc>
        <w:tc>
          <w:tcPr>
            <w:tcW w:w="809" w:type="dxa"/>
            <w:tcBorders>
              <w:top w:val="nil"/>
              <w:left w:val="nil"/>
              <w:bottom w:val="single" w:sz="4" w:space="0" w:color="auto"/>
              <w:right w:val="single" w:sz="4" w:space="0" w:color="auto"/>
            </w:tcBorders>
            <w:shd w:val="clear" w:color="auto" w:fill="auto"/>
            <w:noWrap/>
            <w:vAlign w:val="bottom"/>
            <w:hideMark/>
          </w:tcPr>
          <w:p w14:paraId="70EC39C3"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35.0519</w:t>
            </w:r>
          </w:p>
        </w:tc>
        <w:tc>
          <w:tcPr>
            <w:tcW w:w="809" w:type="dxa"/>
            <w:tcBorders>
              <w:top w:val="nil"/>
              <w:left w:val="nil"/>
              <w:bottom w:val="single" w:sz="4" w:space="0" w:color="auto"/>
              <w:right w:val="single" w:sz="4" w:space="0" w:color="auto"/>
            </w:tcBorders>
            <w:shd w:val="clear" w:color="auto" w:fill="auto"/>
            <w:noWrap/>
            <w:vAlign w:val="bottom"/>
            <w:hideMark/>
          </w:tcPr>
          <w:p w14:paraId="3170F131"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34.4001</w:t>
            </w:r>
          </w:p>
        </w:tc>
        <w:tc>
          <w:tcPr>
            <w:tcW w:w="809" w:type="dxa"/>
            <w:tcBorders>
              <w:top w:val="nil"/>
              <w:left w:val="nil"/>
              <w:bottom w:val="single" w:sz="4" w:space="0" w:color="auto"/>
              <w:right w:val="single" w:sz="4" w:space="0" w:color="auto"/>
            </w:tcBorders>
            <w:shd w:val="clear" w:color="auto" w:fill="auto"/>
            <w:noWrap/>
            <w:vAlign w:val="bottom"/>
            <w:hideMark/>
          </w:tcPr>
          <w:p w14:paraId="54E1A84F"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34.7211</w:t>
            </w:r>
          </w:p>
        </w:tc>
        <w:tc>
          <w:tcPr>
            <w:tcW w:w="820" w:type="dxa"/>
            <w:tcBorders>
              <w:top w:val="nil"/>
              <w:left w:val="nil"/>
              <w:bottom w:val="single" w:sz="4" w:space="0" w:color="auto"/>
              <w:right w:val="single" w:sz="4" w:space="0" w:color="auto"/>
            </w:tcBorders>
            <w:shd w:val="clear" w:color="auto" w:fill="auto"/>
            <w:noWrap/>
            <w:vAlign w:val="bottom"/>
            <w:hideMark/>
          </w:tcPr>
          <w:p w14:paraId="7002D1C9"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39.3514</w:t>
            </w:r>
          </w:p>
        </w:tc>
        <w:tc>
          <w:tcPr>
            <w:tcW w:w="840" w:type="dxa"/>
            <w:tcBorders>
              <w:top w:val="nil"/>
              <w:left w:val="nil"/>
              <w:bottom w:val="single" w:sz="4" w:space="0" w:color="auto"/>
              <w:right w:val="single" w:sz="4" w:space="0" w:color="auto"/>
            </w:tcBorders>
            <w:shd w:val="clear" w:color="auto" w:fill="auto"/>
            <w:noWrap/>
            <w:vAlign w:val="bottom"/>
            <w:hideMark/>
          </w:tcPr>
          <w:p w14:paraId="37370C39"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35.6501</w:t>
            </w:r>
          </w:p>
        </w:tc>
        <w:tc>
          <w:tcPr>
            <w:tcW w:w="809" w:type="dxa"/>
            <w:tcBorders>
              <w:top w:val="nil"/>
              <w:left w:val="nil"/>
              <w:bottom w:val="single" w:sz="4" w:space="0" w:color="auto"/>
              <w:right w:val="single" w:sz="4" w:space="0" w:color="auto"/>
            </w:tcBorders>
            <w:shd w:val="clear" w:color="auto" w:fill="auto"/>
            <w:noWrap/>
            <w:vAlign w:val="bottom"/>
            <w:hideMark/>
          </w:tcPr>
          <w:p w14:paraId="55DCB874"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35.5400</w:t>
            </w:r>
          </w:p>
        </w:tc>
        <w:tc>
          <w:tcPr>
            <w:tcW w:w="809" w:type="dxa"/>
            <w:tcBorders>
              <w:top w:val="nil"/>
              <w:left w:val="nil"/>
              <w:bottom w:val="single" w:sz="4" w:space="0" w:color="auto"/>
              <w:right w:val="single" w:sz="4" w:space="0" w:color="auto"/>
            </w:tcBorders>
            <w:shd w:val="clear" w:color="auto" w:fill="auto"/>
            <w:noWrap/>
            <w:vAlign w:val="bottom"/>
            <w:hideMark/>
          </w:tcPr>
          <w:p w14:paraId="0F9D1A80"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35.6335</w:t>
            </w:r>
          </w:p>
        </w:tc>
        <w:tc>
          <w:tcPr>
            <w:tcW w:w="820" w:type="dxa"/>
            <w:tcBorders>
              <w:top w:val="nil"/>
              <w:left w:val="nil"/>
              <w:bottom w:val="single" w:sz="4" w:space="0" w:color="auto"/>
              <w:right w:val="single" w:sz="4" w:space="0" w:color="auto"/>
            </w:tcBorders>
            <w:shd w:val="clear" w:color="auto" w:fill="auto"/>
            <w:noWrap/>
            <w:vAlign w:val="bottom"/>
            <w:hideMark/>
          </w:tcPr>
          <w:p w14:paraId="190E6A9B"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39.5623</w:t>
            </w:r>
          </w:p>
        </w:tc>
      </w:tr>
      <w:tr w:rsidR="00C411E4" w:rsidRPr="009F3AE2" w14:paraId="48ABA626" w14:textId="77777777" w:rsidTr="00B5611C">
        <w:trPr>
          <w:trHeight w:val="300"/>
          <w:jc w:val="center"/>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36AAF925"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9</w:t>
            </w:r>
          </w:p>
        </w:tc>
        <w:tc>
          <w:tcPr>
            <w:tcW w:w="809" w:type="dxa"/>
            <w:tcBorders>
              <w:top w:val="nil"/>
              <w:left w:val="nil"/>
              <w:bottom w:val="single" w:sz="4" w:space="0" w:color="auto"/>
              <w:right w:val="single" w:sz="4" w:space="0" w:color="auto"/>
            </w:tcBorders>
            <w:shd w:val="clear" w:color="auto" w:fill="auto"/>
            <w:noWrap/>
            <w:vAlign w:val="bottom"/>
            <w:hideMark/>
          </w:tcPr>
          <w:p w14:paraId="5824CCB8"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33.7530</w:t>
            </w:r>
          </w:p>
        </w:tc>
        <w:tc>
          <w:tcPr>
            <w:tcW w:w="820" w:type="dxa"/>
            <w:tcBorders>
              <w:top w:val="nil"/>
              <w:left w:val="nil"/>
              <w:bottom w:val="single" w:sz="4" w:space="0" w:color="auto"/>
              <w:right w:val="single" w:sz="4" w:space="0" w:color="auto"/>
            </w:tcBorders>
            <w:shd w:val="clear" w:color="auto" w:fill="auto"/>
            <w:noWrap/>
            <w:vAlign w:val="bottom"/>
            <w:hideMark/>
          </w:tcPr>
          <w:p w14:paraId="16CE853D"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39.0592</w:t>
            </w:r>
          </w:p>
        </w:tc>
        <w:tc>
          <w:tcPr>
            <w:tcW w:w="809" w:type="dxa"/>
            <w:tcBorders>
              <w:top w:val="nil"/>
              <w:left w:val="nil"/>
              <w:bottom w:val="single" w:sz="4" w:space="0" w:color="auto"/>
              <w:right w:val="single" w:sz="4" w:space="0" w:color="auto"/>
            </w:tcBorders>
            <w:shd w:val="clear" w:color="auto" w:fill="auto"/>
            <w:noWrap/>
            <w:vAlign w:val="bottom"/>
            <w:hideMark/>
          </w:tcPr>
          <w:p w14:paraId="0BDA3933"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32.1590</w:t>
            </w:r>
          </w:p>
        </w:tc>
        <w:tc>
          <w:tcPr>
            <w:tcW w:w="809" w:type="dxa"/>
            <w:tcBorders>
              <w:top w:val="nil"/>
              <w:left w:val="nil"/>
              <w:bottom w:val="single" w:sz="4" w:space="0" w:color="auto"/>
              <w:right w:val="single" w:sz="4" w:space="0" w:color="auto"/>
            </w:tcBorders>
            <w:shd w:val="clear" w:color="auto" w:fill="auto"/>
            <w:noWrap/>
            <w:vAlign w:val="bottom"/>
            <w:hideMark/>
          </w:tcPr>
          <w:p w14:paraId="4DD10A4E"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34.7341</w:t>
            </w:r>
          </w:p>
        </w:tc>
        <w:tc>
          <w:tcPr>
            <w:tcW w:w="809" w:type="dxa"/>
            <w:tcBorders>
              <w:top w:val="nil"/>
              <w:left w:val="nil"/>
              <w:bottom w:val="single" w:sz="4" w:space="0" w:color="auto"/>
              <w:right w:val="single" w:sz="4" w:space="0" w:color="auto"/>
            </w:tcBorders>
            <w:shd w:val="clear" w:color="auto" w:fill="auto"/>
            <w:noWrap/>
            <w:vAlign w:val="bottom"/>
            <w:hideMark/>
          </w:tcPr>
          <w:p w14:paraId="678535B0"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38.1282</w:t>
            </w:r>
          </w:p>
        </w:tc>
        <w:tc>
          <w:tcPr>
            <w:tcW w:w="820" w:type="dxa"/>
            <w:tcBorders>
              <w:top w:val="nil"/>
              <w:left w:val="nil"/>
              <w:bottom w:val="single" w:sz="4" w:space="0" w:color="auto"/>
              <w:right w:val="single" w:sz="4" w:space="0" w:color="auto"/>
            </w:tcBorders>
            <w:shd w:val="clear" w:color="auto" w:fill="auto"/>
            <w:noWrap/>
            <w:vAlign w:val="bottom"/>
            <w:hideMark/>
          </w:tcPr>
          <w:p w14:paraId="7C699B97"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34.7424</w:t>
            </w:r>
          </w:p>
        </w:tc>
        <w:tc>
          <w:tcPr>
            <w:tcW w:w="840" w:type="dxa"/>
            <w:tcBorders>
              <w:top w:val="nil"/>
              <w:left w:val="nil"/>
              <w:bottom w:val="single" w:sz="4" w:space="0" w:color="auto"/>
              <w:right w:val="single" w:sz="4" w:space="0" w:color="auto"/>
            </w:tcBorders>
            <w:shd w:val="clear" w:color="auto" w:fill="auto"/>
            <w:noWrap/>
            <w:vAlign w:val="bottom"/>
            <w:hideMark/>
          </w:tcPr>
          <w:p w14:paraId="7A82FD51"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36.9505</w:t>
            </w:r>
          </w:p>
        </w:tc>
        <w:tc>
          <w:tcPr>
            <w:tcW w:w="809" w:type="dxa"/>
            <w:tcBorders>
              <w:top w:val="nil"/>
              <w:left w:val="nil"/>
              <w:bottom w:val="single" w:sz="4" w:space="0" w:color="auto"/>
              <w:right w:val="single" w:sz="4" w:space="0" w:color="auto"/>
            </w:tcBorders>
            <w:shd w:val="clear" w:color="auto" w:fill="auto"/>
            <w:noWrap/>
            <w:vAlign w:val="bottom"/>
            <w:hideMark/>
          </w:tcPr>
          <w:p w14:paraId="0E3D0A3C"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35.6242</w:t>
            </w:r>
          </w:p>
        </w:tc>
        <w:tc>
          <w:tcPr>
            <w:tcW w:w="809" w:type="dxa"/>
            <w:tcBorders>
              <w:top w:val="nil"/>
              <w:left w:val="nil"/>
              <w:bottom w:val="single" w:sz="4" w:space="0" w:color="auto"/>
              <w:right w:val="single" w:sz="4" w:space="0" w:color="auto"/>
            </w:tcBorders>
            <w:shd w:val="clear" w:color="auto" w:fill="auto"/>
            <w:noWrap/>
            <w:vAlign w:val="bottom"/>
            <w:hideMark/>
          </w:tcPr>
          <w:p w14:paraId="56BE525F"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32.0813</w:t>
            </w:r>
          </w:p>
        </w:tc>
        <w:tc>
          <w:tcPr>
            <w:tcW w:w="820" w:type="dxa"/>
            <w:tcBorders>
              <w:top w:val="nil"/>
              <w:left w:val="nil"/>
              <w:bottom w:val="single" w:sz="4" w:space="0" w:color="auto"/>
              <w:right w:val="single" w:sz="4" w:space="0" w:color="auto"/>
            </w:tcBorders>
            <w:shd w:val="clear" w:color="auto" w:fill="auto"/>
            <w:noWrap/>
            <w:vAlign w:val="bottom"/>
            <w:hideMark/>
          </w:tcPr>
          <w:p w14:paraId="5E6AF7A7"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36.7926</w:t>
            </w:r>
          </w:p>
        </w:tc>
      </w:tr>
      <w:tr w:rsidR="00C411E4" w:rsidRPr="009F3AE2" w14:paraId="0308D833" w14:textId="77777777" w:rsidTr="00B5611C">
        <w:trPr>
          <w:trHeight w:val="300"/>
          <w:jc w:val="center"/>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7C11C988"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10</w:t>
            </w:r>
          </w:p>
        </w:tc>
        <w:tc>
          <w:tcPr>
            <w:tcW w:w="809" w:type="dxa"/>
            <w:tcBorders>
              <w:top w:val="nil"/>
              <w:left w:val="nil"/>
              <w:bottom w:val="single" w:sz="4" w:space="0" w:color="auto"/>
              <w:right w:val="single" w:sz="4" w:space="0" w:color="auto"/>
            </w:tcBorders>
            <w:shd w:val="clear" w:color="auto" w:fill="auto"/>
            <w:noWrap/>
            <w:vAlign w:val="bottom"/>
            <w:hideMark/>
          </w:tcPr>
          <w:p w14:paraId="516D5C6B"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36.8125</w:t>
            </w:r>
          </w:p>
        </w:tc>
        <w:tc>
          <w:tcPr>
            <w:tcW w:w="820" w:type="dxa"/>
            <w:tcBorders>
              <w:top w:val="nil"/>
              <w:left w:val="nil"/>
              <w:bottom w:val="single" w:sz="4" w:space="0" w:color="auto"/>
              <w:right w:val="single" w:sz="4" w:space="0" w:color="auto"/>
            </w:tcBorders>
            <w:shd w:val="clear" w:color="auto" w:fill="auto"/>
            <w:noWrap/>
            <w:vAlign w:val="bottom"/>
            <w:hideMark/>
          </w:tcPr>
          <w:p w14:paraId="6B7F5201"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37.1953</w:t>
            </w:r>
          </w:p>
        </w:tc>
        <w:tc>
          <w:tcPr>
            <w:tcW w:w="809" w:type="dxa"/>
            <w:tcBorders>
              <w:top w:val="nil"/>
              <w:left w:val="nil"/>
              <w:bottom w:val="single" w:sz="4" w:space="0" w:color="auto"/>
              <w:right w:val="single" w:sz="4" w:space="0" w:color="auto"/>
            </w:tcBorders>
            <w:shd w:val="clear" w:color="auto" w:fill="auto"/>
            <w:noWrap/>
            <w:vAlign w:val="bottom"/>
            <w:hideMark/>
          </w:tcPr>
          <w:p w14:paraId="0E79E81A"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34.7418</w:t>
            </w:r>
          </w:p>
        </w:tc>
        <w:tc>
          <w:tcPr>
            <w:tcW w:w="809" w:type="dxa"/>
            <w:tcBorders>
              <w:top w:val="nil"/>
              <w:left w:val="nil"/>
              <w:bottom w:val="single" w:sz="4" w:space="0" w:color="auto"/>
              <w:right w:val="single" w:sz="4" w:space="0" w:color="auto"/>
            </w:tcBorders>
            <w:shd w:val="clear" w:color="auto" w:fill="auto"/>
            <w:noWrap/>
            <w:vAlign w:val="bottom"/>
            <w:hideMark/>
          </w:tcPr>
          <w:p w14:paraId="75C9EB1C"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35.9464</w:t>
            </w:r>
          </w:p>
        </w:tc>
        <w:tc>
          <w:tcPr>
            <w:tcW w:w="809" w:type="dxa"/>
            <w:tcBorders>
              <w:top w:val="nil"/>
              <w:left w:val="nil"/>
              <w:bottom w:val="single" w:sz="4" w:space="0" w:color="auto"/>
              <w:right w:val="single" w:sz="4" w:space="0" w:color="auto"/>
            </w:tcBorders>
            <w:shd w:val="clear" w:color="auto" w:fill="auto"/>
            <w:noWrap/>
            <w:vAlign w:val="bottom"/>
            <w:hideMark/>
          </w:tcPr>
          <w:p w14:paraId="5E4D7DD1"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37.6142</w:t>
            </w:r>
          </w:p>
        </w:tc>
        <w:tc>
          <w:tcPr>
            <w:tcW w:w="820" w:type="dxa"/>
            <w:tcBorders>
              <w:top w:val="nil"/>
              <w:left w:val="nil"/>
              <w:bottom w:val="single" w:sz="4" w:space="0" w:color="auto"/>
              <w:right w:val="single" w:sz="4" w:space="0" w:color="auto"/>
            </w:tcBorders>
            <w:shd w:val="clear" w:color="auto" w:fill="auto"/>
            <w:noWrap/>
            <w:vAlign w:val="bottom"/>
            <w:hideMark/>
          </w:tcPr>
          <w:p w14:paraId="5DE0A373"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39.1024</w:t>
            </w:r>
          </w:p>
        </w:tc>
        <w:tc>
          <w:tcPr>
            <w:tcW w:w="840" w:type="dxa"/>
            <w:tcBorders>
              <w:top w:val="nil"/>
              <w:left w:val="nil"/>
              <w:bottom w:val="single" w:sz="4" w:space="0" w:color="auto"/>
              <w:right w:val="single" w:sz="4" w:space="0" w:color="auto"/>
            </w:tcBorders>
            <w:shd w:val="clear" w:color="auto" w:fill="auto"/>
            <w:noWrap/>
            <w:vAlign w:val="bottom"/>
            <w:hideMark/>
          </w:tcPr>
          <w:p w14:paraId="0DEB5B88"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32.4405</w:t>
            </w:r>
          </w:p>
        </w:tc>
        <w:tc>
          <w:tcPr>
            <w:tcW w:w="809" w:type="dxa"/>
            <w:tcBorders>
              <w:top w:val="nil"/>
              <w:left w:val="nil"/>
              <w:bottom w:val="single" w:sz="4" w:space="0" w:color="auto"/>
              <w:right w:val="single" w:sz="4" w:space="0" w:color="auto"/>
            </w:tcBorders>
            <w:shd w:val="clear" w:color="auto" w:fill="auto"/>
            <w:noWrap/>
            <w:vAlign w:val="bottom"/>
            <w:hideMark/>
          </w:tcPr>
          <w:p w14:paraId="19232156"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32.7869</w:t>
            </w:r>
          </w:p>
        </w:tc>
        <w:tc>
          <w:tcPr>
            <w:tcW w:w="809" w:type="dxa"/>
            <w:tcBorders>
              <w:top w:val="nil"/>
              <w:left w:val="nil"/>
              <w:bottom w:val="single" w:sz="4" w:space="0" w:color="auto"/>
              <w:right w:val="single" w:sz="4" w:space="0" w:color="auto"/>
            </w:tcBorders>
            <w:shd w:val="clear" w:color="auto" w:fill="auto"/>
            <w:noWrap/>
            <w:vAlign w:val="bottom"/>
            <w:hideMark/>
          </w:tcPr>
          <w:p w14:paraId="73C2AB2B"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37.1983</w:t>
            </w:r>
          </w:p>
        </w:tc>
        <w:tc>
          <w:tcPr>
            <w:tcW w:w="820" w:type="dxa"/>
            <w:tcBorders>
              <w:top w:val="nil"/>
              <w:left w:val="nil"/>
              <w:bottom w:val="single" w:sz="4" w:space="0" w:color="auto"/>
              <w:right w:val="single" w:sz="4" w:space="0" w:color="auto"/>
            </w:tcBorders>
            <w:shd w:val="clear" w:color="auto" w:fill="auto"/>
            <w:noWrap/>
            <w:vAlign w:val="bottom"/>
            <w:hideMark/>
          </w:tcPr>
          <w:p w14:paraId="0E2D830A"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38.1126</w:t>
            </w:r>
          </w:p>
        </w:tc>
      </w:tr>
      <w:tr w:rsidR="00C411E4" w:rsidRPr="009F3AE2" w14:paraId="38B0F74F" w14:textId="77777777" w:rsidTr="00B5611C">
        <w:trPr>
          <w:trHeight w:val="300"/>
          <w:jc w:val="center"/>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055ACD89"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11</w:t>
            </w:r>
          </w:p>
        </w:tc>
        <w:tc>
          <w:tcPr>
            <w:tcW w:w="809" w:type="dxa"/>
            <w:tcBorders>
              <w:top w:val="nil"/>
              <w:left w:val="nil"/>
              <w:bottom w:val="single" w:sz="4" w:space="0" w:color="auto"/>
              <w:right w:val="single" w:sz="4" w:space="0" w:color="auto"/>
            </w:tcBorders>
            <w:shd w:val="clear" w:color="auto" w:fill="auto"/>
            <w:noWrap/>
            <w:vAlign w:val="bottom"/>
            <w:hideMark/>
          </w:tcPr>
          <w:p w14:paraId="078BAC4F"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Pr>
                <w:rFonts w:ascii="Calibri" w:eastAsia="Times New Roman" w:hAnsi="Calibri" w:cs="Calibri"/>
                <w:color w:val="000000"/>
                <w:sz w:val="18"/>
                <w:szCs w:val="18"/>
              </w:rPr>
              <w:t>36.9673</w:t>
            </w:r>
          </w:p>
        </w:tc>
        <w:tc>
          <w:tcPr>
            <w:tcW w:w="820" w:type="dxa"/>
            <w:tcBorders>
              <w:top w:val="nil"/>
              <w:left w:val="nil"/>
              <w:bottom w:val="single" w:sz="4" w:space="0" w:color="auto"/>
              <w:right w:val="single" w:sz="4" w:space="0" w:color="auto"/>
            </w:tcBorders>
            <w:shd w:val="clear" w:color="auto" w:fill="auto"/>
            <w:noWrap/>
            <w:vAlign w:val="bottom"/>
            <w:hideMark/>
          </w:tcPr>
          <w:p w14:paraId="145E0B44"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Pr>
                <w:rFonts w:ascii="Calibri" w:eastAsia="Times New Roman" w:hAnsi="Calibri" w:cs="Calibri"/>
                <w:color w:val="000000"/>
                <w:sz w:val="18"/>
                <w:szCs w:val="18"/>
              </w:rPr>
              <w:t>38.3572</w:t>
            </w:r>
          </w:p>
        </w:tc>
        <w:tc>
          <w:tcPr>
            <w:tcW w:w="809" w:type="dxa"/>
            <w:tcBorders>
              <w:top w:val="nil"/>
              <w:left w:val="nil"/>
              <w:bottom w:val="single" w:sz="4" w:space="0" w:color="auto"/>
              <w:right w:val="single" w:sz="4" w:space="0" w:color="auto"/>
            </w:tcBorders>
            <w:shd w:val="clear" w:color="auto" w:fill="auto"/>
            <w:noWrap/>
            <w:vAlign w:val="bottom"/>
            <w:hideMark/>
          </w:tcPr>
          <w:p w14:paraId="76E2D93D"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Pr>
                <w:rFonts w:ascii="Calibri" w:eastAsia="Times New Roman" w:hAnsi="Calibri" w:cs="Calibri"/>
                <w:color w:val="000000"/>
                <w:sz w:val="18"/>
                <w:szCs w:val="18"/>
              </w:rPr>
              <w:t>38.7063</w:t>
            </w:r>
          </w:p>
        </w:tc>
        <w:tc>
          <w:tcPr>
            <w:tcW w:w="809" w:type="dxa"/>
            <w:tcBorders>
              <w:top w:val="nil"/>
              <w:left w:val="nil"/>
              <w:bottom w:val="single" w:sz="4" w:space="0" w:color="auto"/>
              <w:right w:val="single" w:sz="4" w:space="0" w:color="auto"/>
            </w:tcBorders>
            <w:shd w:val="clear" w:color="auto" w:fill="auto"/>
            <w:noWrap/>
            <w:vAlign w:val="bottom"/>
            <w:hideMark/>
          </w:tcPr>
          <w:p w14:paraId="77B4F28A"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Pr>
                <w:rFonts w:ascii="Calibri" w:eastAsia="Times New Roman" w:hAnsi="Calibri" w:cs="Calibri"/>
                <w:color w:val="000000"/>
                <w:sz w:val="18"/>
                <w:szCs w:val="18"/>
              </w:rPr>
              <w:t>37.6003</w:t>
            </w:r>
          </w:p>
        </w:tc>
        <w:tc>
          <w:tcPr>
            <w:tcW w:w="809" w:type="dxa"/>
            <w:tcBorders>
              <w:top w:val="nil"/>
              <w:left w:val="nil"/>
              <w:bottom w:val="single" w:sz="4" w:space="0" w:color="auto"/>
              <w:right w:val="single" w:sz="4" w:space="0" w:color="auto"/>
            </w:tcBorders>
            <w:shd w:val="clear" w:color="auto" w:fill="auto"/>
            <w:noWrap/>
            <w:vAlign w:val="bottom"/>
            <w:hideMark/>
          </w:tcPr>
          <w:p w14:paraId="73C9A239"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Pr>
                <w:rFonts w:ascii="Calibri" w:eastAsia="Times New Roman" w:hAnsi="Calibri" w:cs="Calibri"/>
                <w:color w:val="000000"/>
                <w:sz w:val="18"/>
                <w:szCs w:val="18"/>
              </w:rPr>
              <w:t>36.7386</w:t>
            </w:r>
          </w:p>
        </w:tc>
        <w:tc>
          <w:tcPr>
            <w:tcW w:w="820" w:type="dxa"/>
            <w:tcBorders>
              <w:top w:val="nil"/>
              <w:left w:val="nil"/>
              <w:bottom w:val="single" w:sz="4" w:space="0" w:color="auto"/>
              <w:right w:val="single" w:sz="4" w:space="0" w:color="auto"/>
            </w:tcBorders>
            <w:shd w:val="clear" w:color="auto" w:fill="auto"/>
            <w:noWrap/>
            <w:vAlign w:val="bottom"/>
            <w:hideMark/>
          </w:tcPr>
          <w:p w14:paraId="19615BEC"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Pr>
                <w:rFonts w:ascii="Calibri" w:eastAsia="Times New Roman" w:hAnsi="Calibri" w:cs="Calibri"/>
                <w:color w:val="000000"/>
                <w:sz w:val="18"/>
                <w:szCs w:val="18"/>
              </w:rPr>
              <w:t>35.7500</w:t>
            </w:r>
          </w:p>
        </w:tc>
        <w:tc>
          <w:tcPr>
            <w:tcW w:w="840" w:type="dxa"/>
            <w:tcBorders>
              <w:top w:val="nil"/>
              <w:left w:val="nil"/>
              <w:bottom w:val="single" w:sz="4" w:space="0" w:color="auto"/>
              <w:right w:val="single" w:sz="4" w:space="0" w:color="auto"/>
            </w:tcBorders>
            <w:shd w:val="clear" w:color="auto" w:fill="auto"/>
            <w:noWrap/>
            <w:vAlign w:val="bottom"/>
            <w:hideMark/>
          </w:tcPr>
          <w:p w14:paraId="47101FE9"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Pr>
                <w:rFonts w:ascii="Calibri" w:eastAsia="Times New Roman" w:hAnsi="Calibri" w:cs="Calibri"/>
                <w:color w:val="000000"/>
                <w:sz w:val="18"/>
                <w:szCs w:val="18"/>
              </w:rPr>
              <w:t>38.9305</w:t>
            </w:r>
          </w:p>
        </w:tc>
        <w:tc>
          <w:tcPr>
            <w:tcW w:w="809" w:type="dxa"/>
            <w:tcBorders>
              <w:top w:val="nil"/>
              <w:left w:val="nil"/>
              <w:bottom w:val="single" w:sz="4" w:space="0" w:color="auto"/>
              <w:right w:val="single" w:sz="4" w:space="0" w:color="auto"/>
            </w:tcBorders>
            <w:shd w:val="clear" w:color="auto" w:fill="auto"/>
            <w:noWrap/>
            <w:vAlign w:val="bottom"/>
            <w:hideMark/>
          </w:tcPr>
          <w:p w14:paraId="50A509CE"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Pr>
                <w:rFonts w:ascii="Calibri" w:eastAsia="Times New Roman" w:hAnsi="Calibri" w:cs="Calibri"/>
                <w:color w:val="000000"/>
                <w:sz w:val="18"/>
                <w:szCs w:val="18"/>
              </w:rPr>
              <w:t>36.3107</w:t>
            </w:r>
          </w:p>
        </w:tc>
        <w:tc>
          <w:tcPr>
            <w:tcW w:w="809" w:type="dxa"/>
            <w:tcBorders>
              <w:top w:val="nil"/>
              <w:left w:val="nil"/>
              <w:bottom w:val="single" w:sz="4" w:space="0" w:color="auto"/>
              <w:right w:val="single" w:sz="4" w:space="0" w:color="auto"/>
            </w:tcBorders>
            <w:shd w:val="clear" w:color="auto" w:fill="auto"/>
            <w:noWrap/>
            <w:vAlign w:val="bottom"/>
            <w:hideMark/>
          </w:tcPr>
          <w:p w14:paraId="66760DB5"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Pr>
                <w:rFonts w:ascii="Calibri" w:eastAsia="Times New Roman" w:hAnsi="Calibri" w:cs="Calibri"/>
                <w:color w:val="000000"/>
                <w:sz w:val="18"/>
                <w:szCs w:val="18"/>
              </w:rPr>
              <w:t>37.2223</w:t>
            </w:r>
          </w:p>
        </w:tc>
        <w:tc>
          <w:tcPr>
            <w:tcW w:w="820" w:type="dxa"/>
            <w:tcBorders>
              <w:top w:val="nil"/>
              <w:left w:val="nil"/>
              <w:bottom w:val="single" w:sz="4" w:space="0" w:color="auto"/>
              <w:right w:val="single" w:sz="4" w:space="0" w:color="auto"/>
            </w:tcBorders>
            <w:shd w:val="clear" w:color="auto" w:fill="auto"/>
            <w:noWrap/>
            <w:vAlign w:val="bottom"/>
            <w:hideMark/>
          </w:tcPr>
          <w:p w14:paraId="59F8CBD8"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Pr>
                <w:rFonts w:ascii="Calibri" w:eastAsia="Times New Roman" w:hAnsi="Calibri" w:cs="Calibri"/>
                <w:color w:val="000000"/>
                <w:sz w:val="18"/>
                <w:szCs w:val="18"/>
              </w:rPr>
              <w:t>38.7747</w:t>
            </w:r>
          </w:p>
        </w:tc>
      </w:tr>
      <w:tr w:rsidR="00C411E4" w:rsidRPr="009F3AE2" w14:paraId="63EF10C2" w14:textId="77777777" w:rsidTr="00B5611C">
        <w:trPr>
          <w:trHeight w:val="300"/>
          <w:jc w:val="center"/>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780C635E"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12</w:t>
            </w:r>
          </w:p>
        </w:tc>
        <w:tc>
          <w:tcPr>
            <w:tcW w:w="809" w:type="dxa"/>
            <w:tcBorders>
              <w:top w:val="nil"/>
              <w:left w:val="nil"/>
              <w:bottom w:val="single" w:sz="4" w:space="0" w:color="auto"/>
              <w:right w:val="single" w:sz="4" w:space="0" w:color="auto"/>
            </w:tcBorders>
            <w:shd w:val="clear" w:color="auto" w:fill="auto"/>
            <w:noWrap/>
            <w:vAlign w:val="bottom"/>
            <w:hideMark/>
          </w:tcPr>
          <w:p w14:paraId="0E4D0CE8"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38.9481</w:t>
            </w:r>
          </w:p>
        </w:tc>
        <w:tc>
          <w:tcPr>
            <w:tcW w:w="820" w:type="dxa"/>
            <w:tcBorders>
              <w:top w:val="nil"/>
              <w:left w:val="nil"/>
              <w:bottom w:val="single" w:sz="4" w:space="0" w:color="auto"/>
              <w:right w:val="single" w:sz="4" w:space="0" w:color="auto"/>
            </w:tcBorders>
            <w:shd w:val="clear" w:color="auto" w:fill="auto"/>
            <w:noWrap/>
            <w:vAlign w:val="bottom"/>
            <w:hideMark/>
          </w:tcPr>
          <w:p w14:paraId="3CF4C838"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38.0093</w:t>
            </w:r>
          </w:p>
        </w:tc>
        <w:tc>
          <w:tcPr>
            <w:tcW w:w="809" w:type="dxa"/>
            <w:tcBorders>
              <w:top w:val="nil"/>
              <w:left w:val="nil"/>
              <w:bottom w:val="single" w:sz="4" w:space="0" w:color="auto"/>
              <w:right w:val="single" w:sz="4" w:space="0" w:color="auto"/>
            </w:tcBorders>
            <w:shd w:val="clear" w:color="auto" w:fill="auto"/>
            <w:noWrap/>
            <w:vAlign w:val="bottom"/>
            <w:hideMark/>
          </w:tcPr>
          <w:p w14:paraId="15B1DF11"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35.3550</w:t>
            </w:r>
          </w:p>
        </w:tc>
        <w:tc>
          <w:tcPr>
            <w:tcW w:w="809" w:type="dxa"/>
            <w:tcBorders>
              <w:top w:val="nil"/>
              <w:left w:val="nil"/>
              <w:bottom w:val="single" w:sz="4" w:space="0" w:color="auto"/>
              <w:right w:val="single" w:sz="4" w:space="0" w:color="auto"/>
            </w:tcBorders>
            <w:shd w:val="clear" w:color="auto" w:fill="auto"/>
            <w:noWrap/>
            <w:vAlign w:val="bottom"/>
            <w:hideMark/>
          </w:tcPr>
          <w:p w14:paraId="63C75708"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32.0018</w:t>
            </w:r>
          </w:p>
        </w:tc>
        <w:tc>
          <w:tcPr>
            <w:tcW w:w="809" w:type="dxa"/>
            <w:tcBorders>
              <w:top w:val="nil"/>
              <w:left w:val="nil"/>
              <w:bottom w:val="single" w:sz="4" w:space="0" w:color="auto"/>
              <w:right w:val="single" w:sz="4" w:space="0" w:color="auto"/>
            </w:tcBorders>
            <w:shd w:val="clear" w:color="auto" w:fill="auto"/>
            <w:noWrap/>
            <w:vAlign w:val="bottom"/>
            <w:hideMark/>
          </w:tcPr>
          <w:p w14:paraId="7162AF29"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33.1957</w:t>
            </w:r>
          </w:p>
        </w:tc>
        <w:tc>
          <w:tcPr>
            <w:tcW w:w="820" w:type="dxa"/>
            <w:tcBorders>
              <w:top w:val="nil"/>
              <w:left w:val="nil"/>
              <w:bottom w:val="single" w:sz="4" w:space="0" w:color="auto"/>
              <w:right w:val="single" w:sz="4" w:space="0" w:color="auto"/>
            </w:tcBorders>
            <w:shd w:val="clear" w:color="auto" w:fill="auto"/>
            <w:noWrap/>
            <w:vAlign w:val="bottom"/>
            <w:hideMark/>
          </w:tcPr>
          <w:p w14:paraId="71E6AF41"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34.1907</w:t>
            </w:r>
          </w:p>
        </w:tc>
        <w:tc>
          <w:tcPr>
            <w:tcW w:w="840" w:type="dxa"/>
            <w:tcBorders>
              <w:top w:val="nil"/>
              <w:left w:val="nil"/>
              <w:bottom w:val="single" w:sz="4" w:space="0" w:color="auto"/>
              <w:right w:val="single" w:sz="4" w:space="0" w:color="auto"/>
            </w:tcBorders>
            <w:shd w:val="clear" w:color="auto" w:fill="auto"/>
            <w:noWrap/>
            <w:vAlign w:val="bottom"/>
            <w:hideMark/>
          </w:tcPr>
          <w:p w14:paraId="39DE3817"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38.9794</w:t>
            </w:r>
          </w:p>
        </w:tc>
        <w:tc>
          <w:tcPr>
            <w:tcW w:w="809" w:type="dxa"/>
            <w:tcBorders>
              <w:top w:val="nil"/>
              <w:left w:val="nil"/>
              <w:bottom w:val="single" w:sz="4" w:space="0" w:color="auto"/>
              <w:right w:val="single" w:sz="4" w:space="0" w:color="auto"/>
            </w:tcBorders>
            <w:shd w:val="clear" w:color="auto" w:fill="auto"/>
            <w:noWrap/>
            <w:vAlign w:val="bottom"/>
            <w:hideMark/>
          </w:tcPr>
          <w:p w14:paraId="1D1A9E5A"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36.8100</w:t>
            </w:r>
          </w:p>
        </w:tc>
        <w:tc>
          <w:tcPr>
            <w:tcW w:w="809" w:type="dxa"/>
            <w:tcBorders>
              <w:top w:val="nil"/>
              <w:left w:val="nil"/>
              <w:bottom w:val="single" w:sz="4" w:space="0" w:color="auto"/>
              <w:right w:val="single" w:sz="4" w:space="0" w:color="auto"/>
            </w:tcBorders>
            <w:shd w:val="clear" w:color="auto" w:fill="auto"/>
            <w:noWrap/>
            <w:vAlign w:val="bottom"/>
            <w:hideMark/>
          </w:tcPr>
          <w:p w14:paraId="2139ADED"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34.5695</w:t>
            </w:r>
          </w:p>
        </w:tc>
        <w:tc>
          <w:tcPr>
            <w:tcW w:w="820" w:type="dxa"/>
            <w:tcBorders>
              <w:top w:val="nil"/>
              <w:left w:val="nil"/>
              <w:bottom w:val="single" w:sz="4" w:space="0" w:color="auto"/>
              <w:right w:val="single" w:sz="4" w:space="0" w:color="auto"/>
            </w:tcBorders>
            <w:shd w:val="clear" w:color="auto" w:fill="auto"/>
            <w:noWrap/>
            <w:vAlign w:val="bottom"/>
            <w:hideMark/>
          </w:tcPr>
          <w:p w14:paraId="3CD21EA9"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34.2743</w:t>
            </w:r>
          </w:p>
        </w:tc>
      </w:tr>
      <w:tr w:rsidR="00C411E4" w:rsidRPr="009F3AE2" w14:paraId="4CAB74DE" w14:textId="77777777" w:rsidTr="00B5611C">
        <w:trPr>
          <w:trHeight w:val="300"/>
          <w:jc w:val="center"/>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6562DABC"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13</w:t>
            </w:r>
          </w:p>
        </w:tc>
        <w:tc>
          <w:tcPr>
            <w:tcW w:w="809" w:type="dxa"/>
            <w:tcBorders>
              <w:top w:val="nil"/>
              <w:left w:val="nil"/>
              <w:bottom w:val="single" w:sz="4" w:space="0" w:color="auto"/>
              <w:right w:val="single" w:sz="4" w:space="0" w:color="auto"/>
            </w:tcBorders>
            <w:shd w:val="clear" w:color="auto" w:fill="auto"/>
            <w:noWrap/>
            <w:vAlign w:val="bottom"/>
            <w:hideMark/>
          </w:tcPr>
          <w:p w14:paraId="1C6E4C98"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35.4825</w:t>
            </w:r>
          </w:p>
        </w:tc>
        <w:tc>
          <w:tcPr>
            <w:tcW w:w="820" w:type="dxa"/>
            <w:tcBorders>
              <w:top w:val="nil"/>
              <w:left w:val="nil"/>
              <w:bottom w:val="single" w:sz="4" w:space="0" w:color="auto"/>
              <w:right w:val="single" w:sz="4" w:space="0" w:color="auto"/>
            </w:tcBorders>
            <w:shd w:val="clear" w:color="auto" w:fill="auto"/>
            <w:noWrap/>
            <w:vAlign w:val="bottom"/>
            <w:hideMark/>
          </w:tcPr>
          <w:p w14:paraId="4E7D2515"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39.2301</w:t>
            </w:r>
          </w:p>
        </w:tc>
        <w:tc>
          <w:tcPr>
            <w:tcW w:w="809" w:type="dxa"/>
            <w:tcBorders>
              <w:top w:val="nil"/>
              <w:left w:val="nil"/>
              <w:bottom w:val="single" w:sz="4" w:space="0" w:color="auto"/>
              <w:right w:val="single" w:sz="4" w:space="0" w:color="auto"/>
            </w:tcBorders>
            <w:shd w:val="clear" w:color="auto" w:fill="auto"/>
            <w:noWrap/>
            <w:vAlign w:val="bottom"/>
            <w:hideMark/>
          </w:tcPr>
          <w:p w14:paraId="32046382"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39.4008</w:t>
            </w:r>
          </w:p>
        </w:tc>
        <w:tc>
          <w:tcPr>
            <w:tcW w:w="809" w:type="dxa"/>
            <w:tcBorders>
              <w:top w:val="nil"/>
              <w:left w:val="nil"/>
              <w:bottom w:val="single" w:sz="4" w:space="0" w:color="auto"/>
              <w:right w:val="single" w:sz="4" w:space="0" w:color="auto"/>
            </w:tcBorders>
            <w:shd w:val="clear" w:color="auto" w:fill="auto"/>
            <w:noWrap/>
            <w:vAlign w:val="bottom"/>
            <w:hideMark/>
          </w:tcPr>
          <w:p w14:paraId="6D6A33A3"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36.0423</w:t>
            </w:r>
          </w:p>
        </w:tc>
        <w:tc>
          <w:tcPr>
            <w:tcW w:w="809" w:type="dxa"/>
            <w:tcBorders>
              <w:top w:val="nil"/>
              <w:left w:val="nil"/>
              <w:bottom w:val="single" w:sz="4" w:space="0" w:color="auto"/>
              <w:right w:val="single" w:sz="4" w:space="0" w:color="auto"/>
            </w:tcBorders>
            <w:shd w:val="clear" w:color="auto" w:fill="auto"/>
            <w:noWrap/>
            <w:vAlign w:val="bottom"/>
            <w:hideMark/>
          </w:tcPr>
          <w:p w14:paraId="1E4BE403"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37.0207</w:t>
            </w:r>
          </w:p>
        </w:tc>
        <w:tc>
          <w:tcPr>
            <w:tcW w:w="820" w:type="dxa"/>
            <w:tcBorders>
              <w:top w:val="nil"/>
              <w:left w:val="nil"/>
              <w:bottom w:val="single" w:sz="4" w:space="0" w:color="auto"/>
              <w:right w:val="single" w:sz="4" w:space="0" w:color="auto"/>
            </w:tcBorders>
            <w:shd w:val="clear" w:color="auto" w:fill="auto"/>
            <w:noWrap/>
            <w:vAlign w:val="bottom"/>
            <w:hideMark/>
          </w:tcPr>
          <w:p w14:paraId="6076FADD"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37.7541</w:t>
            </w:r>
          </w:p>
        </w:tc>
        <w:tc>
          <w:tcPr>
            <w:tcW w:w="840" w:type="dxa"/>
            <w:tcBorders>
              <w:top w:val="nil"/>
              <w:left w:val="nil"/>
              <w:bottom w:val="single" w:sz="4" w:space="0" w:color="auto"/>
              <w:right w:val="single" w:sz="4" w:space="0" w:color="auto"/>
            </w:tcBorders>
            <w:shd w:val="clear" w:color="auto" w:fill="auto"/>
            <w:noWrap/>
            <w:vAlign w:val="bottom"/>
            <w:hideMark/>
          </w:tcPr>
          <w:p w14:paraId="4F82DDD4"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32.1913</w:t>
            </w:r>
          </w:p>
        </w:tc>
        <w:tc>
          <w:tcPr>
            <w:tcW w:w="809" w:type="dxa"/>
            <w:tcBorders>
              <w:top w:val="nil"/>
              <w:left w:val="nil"/>
              <w:bottom w:val="single" w:sz="4" w:space="0" w:color="auto"/>
              <w:right w:val="single" w:sz="4" w:space="0" w:color="auto"/>
            </w:tcBorders>
            <w:shd w:val="clear" w:color="auto" w:fill="auto"/>
            <w:noWrap/>
            <w:vAlign w:val="bottom"/>
            <w:hideMark/>
          </w:tcPr>
          <w:p w14:paraId="6A84FD48"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36.5995</w:t>
            </w:r>
          </w:p>
        </w:tc>
        <w:tc>
          <w:tcPr>
            <w:tcW w:w="809" w:type="dxa"/>
            <w:tcBorders>
              <w:top w:val="nil"/>
              <w:left w:val="nil"/>
              <w:bottom w:val="single" w:sz="4" w:space="0" w:color="auto"/>
              <w:right w:val="single" w:sz="4" w:space="0" w:color="auto"/>
            </w:tcBorders>
            <w:shd w:val="clear" w:color="auto" w:fill="auto"/>
            <w:noWrap/>
            <w:vAlign w:val="bottom"/>
            <w:hideMark/>
          </w:tcPr>
          <w:p w14:paraId="0AF5A93F"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32.3723</w:t>
            </w:r>
          </w:p>
        </w:tc>
        <w:tc>
          <w:tcPr>
            <w:tcW w:w="820" w:type="dxa"/>
            <w:tcBorders>
              <w:top w:val="nil"/>
              <w:left w:val="nil"/>
              <w:bottom w:val="single" w:sz="4" w:space="0" w:color="auto"/>
              <w:right w:val="single" w:sz="4" w:space="0" w:color="auto"/>
            </w:tcBorders>
            <w:shd w:val="clear" w:color="auto" w:fill="auto"/>
            <w:noWrap/>
            <w:vAlign w:val="bottom"/>
            <w:hideMark/>
          </w:tcPr>
          <w:p w14:paraId="0D6A938E"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35.3803</w:t>
            </w:r>
          </w:p>
        </w:tc>
      </w:tr>
      <w:tr w:rsidR="00C411E4" w:rsidRPr="009F3AE2" w14:paraId="127DC620" w14:textId="77777777" w:rsidTr="00B5611C">
        <w:trPr>
          <w:trHeight w:val="300"/>
          <w:jc w:val="center"/>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68AF5105"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14</w:t>
            </w:r>
          </w:p>
        </w:tc>
        <w:tc>
          <w:tcPr>
            <w:tcW w:w="809" w:type="dxa"/>
            <w:tcBorders>
              <w:top w:val="nil"/>
              <w:left w:val="nil"/>
              <w:bottom w:val="single" w:sz="4" w:space="0" w:color="auto"/>
              <w:right w:val="single" w:sz="4" w:space="0" w:color="auto"/>
            </w:tcBorders>
            <w:shd w:val="clear" w:color="auto" w:fill="auto"/>
            <w:noWrap/>
            <w:vAlign w:val="bottom"/>
            <w:hideMark/>
          </w:tcPr>
          <w:p w14:paraId="28C42DFF"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35.7419</w:t>
            </w:r>
          </w:p>
        </w:tc>
        <w:tc>
          <w:tcPr>
            <w:tcW w:w="820" w:type="dxa"/>
            <w:tcBorders>
              <w:top w:val="nil"/>
              <w:left w:val="nil"/>
              <w:bottom w:val="single" w:sz="4" w:space="0" w:color="auto"/>
              <w:right w:val="single" w:sz="4" w:space="0" w:color="auto"/>
            </w:tcBorders>
            <w:shd w:val="clear" w:color="auto" w:fill="auto"/>
            <w:noWrap/>
            <w:vAlign w:val="bottom"/>
            <w:hideMark/>
          </w:tcPr>
          <w:p w14:paraId="092548D0"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32.1810</w:t>
            </w:r>
          </w:p>
        </w:tc>
        <w:tc>
          <w:tcPr>
            <w:tcW w:w="809" w:type="dxa"/>
            <w:tcBorders>
              <w:top w:val="nil"/>
              <w:left w:val="nil"/>
              <w:bottom w:val="single" w:sz="4" w:space="0" w:color="auto"/>
              <w:right w:val="single" w:sz="4" w:space="0" w:color="auto"/>
            </w:tcBorders>
            <w:shd w:val="clear" w:color="auto" w:fill="auto"/>
            <w:noWrap/>
            <w:vAlign w:val="bottom"/>
            <w:hideMark/>
          </w:tcPr>
          <w:p w14:paraId="7666F760"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32.5206</w:t>
            </w:r>
          </w:p>
        </w:tc>
        <w:tc>
          <w:tcPr>
            <w:tcW w:w="809" w:type="dxa"/>
            <w:tcBorders>
              <w:top w:val="nil"/>
              <w:left w:val="nil"/>
              <w:bottom w:val="single" w:sz="4" w:space="0" w:color="auto"/>
              <w:right w:val="single" w:sz="4" w:space="0" w:color="auto"/>
            </w:tcBorders>
            <w:shd w:val="clear" w:color="auto" w:fill="auto"/>
            <w:noWrap/>
            <w:vAlign w:val="bottom"/>
            <w:hideMark/>
          </w:tcPr>
          <w:p w14:paraId="672D1755"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39.3917</w:t>
            </w:r>
          </w:p>
        </w:tc>
        <w:tc>
          <w:tcPr>
            <w:tcW w:w="809" w:type="dxa"/>
            <w:tcBorders>
              <w:top w:val="nil"/>
              <w:left w:val="nil"/>
              <w:bottom w:val="single" w:sz="4" w:space="0" w:color="auto"/>
              <w:right w:val="single" w:sz="4" w:space="0" w:color="auto"/>
            </w:tcBorders>
            <w:shd w:val="clear" w:color="auto" w:fill="auto"/>
            <w:noWrap/>
            <w:vAlign w:val="bottom"/>
            <w:hideMark/>
          </w:tcPr>
          <w:p w14:paraId="47E502A7"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36.2731</w:t>
            </w:r>
          </w:p>
        </w:tc>
        <w:tc>
          <w:tcPr>
            <w:tcW w:w="820" w:type="dxa"/>
            <w:tcBorders>
              <w:top w:val="nil"/>
              <w:left w:val="nil"/>
              <w:bottom w:val="single" w:sz="4" w:space="0" w:color="auto"/>
              <w:right w:val="single" w:sz="4" w:space="0" w:color="auto"/>
            </w:tcBorders>
            <w:shd w:val="clear" w:color="auto" w:fill="auto"/>
            <w:noWrap/>
            <w:vAlign w:val="bottom"/>
            <w:hideMark/>
          </w:tcPr>
          <w:p w14:paraId="37A3944A"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34.9344</w:t>
            </w:r>
          </w:p>
        </w:tc>
        <w:tc>
          <w:tcPr>
            <w:tcW w:w="840" w:type="dxa"/>
            <w:tcBorders>
              <w:top w:val="nil"/>
              <w:left w:val="nil"/>
              <w:bottom w:val="single" w:sz="4" w:space="0" w:color="auto"/>
              <w:right w:val="single" w:sz="4" w:space="0" w:color="auto"/>
            </w:tcBorders>
            <w:shd w:val="clear" w:color="auto" w:fill="auto"/>
            <w:noWrap/>
            <w:vAlign w:val="bottom"/>
            <w:hideMark/>
          </w:tcPr>
          <w:p w14:paraId="197CA9A3"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34.9116</w:t>
            </w:r>
          </w:p>
        </w:tc>
        <w:tc>
          <w:tcPr>
            <w:tcW w:w="809" w:type="dxa"/>
            <w:tcBorders>
              <w:top w:val="nil"/>
              <w:left w:val="nil"/>
              <w:bottom w:val="single" w:sz="4" w:space="0" w:color="auto"/>
              <w:right w:val="single" w:sz="4" w:space="0" w:color="auto"/>
            </w:tcBorders>
            <w:shd w:val="clear" w:color="auto" w:fill="auto"/>
            <w:noWrap/>
            <w:vAlign w:val="bottom"/>
            <w:hideMark/>
          </w:tcPr>
          <w:p w14:paraId="5E848204"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33.2110</w:t>
            </w:r>
          </w:p>
        </w:tc>
        <w:tc>
          <w:tcPr>
            <w:tcW w:w="809" w:type="dxa"/>
            <w:tcBorders>
              <w:top w:val="nil"/>
              <w:left w:val="nil"/>
              <w:bottom w:val="single" w:sz="4" w:space="0" w:color="auto"/>
              <w:right w:val="single" w:sz="4" w:space="0" w:color="auto"/>
            </w:tcBorders>
            <w:shd w:val="clear" w:color="auto" w:fill="auto"/>
            <w:noWrap/>
            <w:vAlign w:val="bottom"/>
            <w:hideMark/>
          </w:tcPr>
          <w:p w14:paraId="1C7CCF50"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33.1969</w:t>
            </w:r>
          </w:p>
        </w:tc>
        <w:tc>
          <w:tcPr>
            <w:tcW w:w="820" w:type="dxa"/>
            <w:tcBorders>
              <w:top w:val="nil"/>
              <w:left w:val="nil"/>
              <w:bottom w:val="single" w:sz="4" w:space="0" w:color="auto"/>
              <w:right w:val="single" w:sz="4" w:space="0" w:color="auto"/>
            </w:tcBorders>
            <w:shd w:val="clear" w:color="auto" w:fill="auto"/>
            <w:noWrap/>
            <w:vAlign w:val="bottom"/>
            <w:hideMark/>
          </w:tcPr>
          <w:p w14:paraId="7B29ED33"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34.8064</w:t>
            </w:r>
          </w:p>
        </w:tc>
      </w:tr>
      <w:tr w:rsidR="00C411E4" w:rsidRPr="009F3AE2" w14:paraId="6F15727A" w14:textId="77777777" w:rsidTr="00B5611C">
        <w:trPr>
          <w:trHeight w:val="300"/>
          <w:jc w:val="center"/>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7E267231"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15</w:t>
            </w:r>
          </w:p>
        </w:tc>
        <w:tc>
          <w:tcPr>
            <w:tcW w:w="809" w:type="dxa"/>
            <w:tcBorders>
              <w:top w:val="nil"/>
              <w:left w:val="nil"/>
              <w:bottom w:val="single" w:sz="4" w:space="0" w:color="auto"/>
              <w:right w:val="single" w:sz="4" w:space="0" w:color="auto"/>
            </w:tcBorders>
            <w:shd w:val="clear" w:color="auto" w:fill="auto"/>
            <w:noWrap/>
            <w:vAlign w:val="bottom"/>
            <w:hideMark/>
          </w:tcPr>
          <w:p w14:paraId="23F7C753"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34.6877</w:t>
            </w:r>
          </w:p>
        </w:tc>
        <w:tc>
          <w:tcPr>
            <w:tcW w:w="820" w:type="dxa"/>
            <w:tcBorders>
              <w:top w:val="nil"/>
              <w:left w:val="nil"/>
              <w:bottom w:val="single" w:sz="4" w:space="0" w:color="auto"/>
              <w:right w:val="single" w:sz="4" w:space="0" w:color="auto"/>
            </w:tcBorders>
            <w:shd w:val="clear" w:color="auto" w:fill="auto"/>
            <w:noWrap/>
            <w:vAlign w:val="bottom"/>
            <w:hideMark/>
          </w:tcPr>
          <w:p w14:paraId="73A68900"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38.2722</w:t>
            </w:r>
          </w:p>
        </w:tc>
        <w:tc>
          <w:tcPr>
            <w:tcW w:w="809" w:type="dxa"/>
            <w:tcBorders>
              <w:top w:val="nil"/>
              <w:left w:val="nil"/>
              <w:bottom w:val="single" w:sz="4" w:space="0" w:color="auto"/>
              <w:right w:val="single" w:sz="4" w:space="0" w:color="auto"/>
            </w:tcBorders>
            <w:shd w:val="clear" w:color="auto" w:fill="auto"/>
            <w:noWrap/>
            <w:vAlign w:val="bottom"/>
            <w:hideMark/>
          </w:tcPr>
          <w:p w14:paraId="56E2BAA3"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35.8939</w:t>
            </w:r>
          </w:p>
        </w:tc>
        <w:tc>
          <w:tcPr>
            <w:tcW w:w="809" w:type="dxa"/>
            <w:tcBorders>
              <w:top w:val="nil"/>
              <w:left w:val="nil"/>
              <w:bottom w:val="single" w:sz="4" w:space="0" w:color="auto"/>
              <w:right w:val="single" w:sz="4" w:space="0" w:color="auto"/>
            </w:tcBorders>
            <w:shd w:val="clear" w:color="auto" w:fill="auto"/>
            <w:noWrap/>
            <w:vAlign w:val="bottom"/>
            <w:hideMark/>
          </w:tcPr>
          <w:p w14:paraId="531EDFF2"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35.7184</w:t>
            </w:r>
          </w:p>
        </w:tc>
        <w:tc>
          <w:tcPr>
            <w:tcW w:w="809" w:type="dxa"/>
            <w:tcBorders>
              <w:top w:val="nil"/>
              <w:left w:val="nil"/>
              <w:bottom w:val="single" w:sz="4" w:space="0" w:color="auto"/>
              <w:right w:val="single" w:sz="4" w:space="0" w:color="auto"/>
            </w:tcBorders>
            <w:shd w:val="clear" w:color="auto" w:fill="auto"/>
            <w:noWrap/>
            <w:vAlign w:val="bottom"/>
            <w:hideMark/>
          </w:tcPr>
          <w:p w14:paraId="628233DC"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33.0500</w:t>
            </w:r>
          </w:p>
        </w:tc>
        <w:tc>
          <w:tcPr>
            <w:tcW w:w="820" w:type="dxa"/>
            <w:tcBorders>
              <w:top w:val="nil"/>
              <w:left w:val="nil"/>
              <w:bottom w:val="single" w:sz="4" w:space="0" w:color="auto"/>
              <w:right w:val="single" w:sz="4" w:space="0" w:color="auto"/>
            </w:tcBorders>
            <w:shd w:val="clear" w:color="auto" w:fill="auto"/>
            <w:noWrap/>
            <w:vAlign w:val="bottom"/>
            <w:hideMark/>
          </w:tcPr>
          <w:p w14:paraId="380C5CCF"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39.0911</w:t>
            </w:r>
          </w:p>
        </w:tc>
        <w:tc>
          <w:tcPr>
            <w:tcW w:w="840" w:type="dxa"/>
            <w:tcBorders>
              <w:top w:val="nil"/>
              <w:left w:val="nil"/>
              <w:bottom w:val="single" w:sz="4" w:space="0" w:color="auto"/>
              <w:right w:val="single" w:sz="4" w:space="0" w:color="auto"/>
            </w:tcBorders>
            <w:shd w:val="clear" w:color="auto" w:fill="auto"/>
            <w:noWrap/>
            <w:vAlign w:val="bottom"/>
            <w:hideMark/>
          </w:tcPr>
          <w:p w14:paraId="4D513B87"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37.3965</w:t>
            </w:r>
          </w:p>
        </w:tc>
        <w:tc>
          <w:tcPr>
            <w:tcW w:w="809" w:type="dxa"/>
            <w:tcBorders>
              <w:top w:val="nil"/>
              <w:left w:val="nil"/>
              <w:bottom w:val="single" w:sz="4" w:space="0" w:color="auto"/>
              <w:right w:val="single" w:sz="4" w:space="0" w:color="auto"/>
            </w:tcBorders>
            <w:shd w:val="clear" w:color="auto" w:fill="auto"/>
            <w:noWrap/>
            <w:vAlign w:val="bottom"/>
            <w:hideMark/>
          </w:tcPr>
          <w:p w14:paraId="40658B13"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38.6813</w:t>
            </w:r>
          </w:p>
        </w:tc>
        <w:tc>
          <w:tcPr>
            <w:tcW w:w="809" w:type="dxa"/>
            <w:tcBorders>
              <w:top w:val="nil"/>
              <w:left w:val="nil"/>
              <w:bottom w:val="single" w:sz="4" w:space="0" w:color="auto"/>
              <w:right w:val="single" w:sz="4" w:space="0" w:color="auto"/>
            </w:tcBorders>
            <w:shd w:val="clear" w:color="auto" w:fill="auto"/>
            <w:noWrap/>
            <w:vAlign w:val="bottom"/>
            <w:hideMark/>
          </w:tcPr>
          <w:p w14:paraId="12953A5C"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37.2519</w:t>
            </w:r>
          </w:p>
        </w:tc>
        <w:tc>
          <w:tcPr>
            <w:tcW w:w="820" w:type="dxa"/>
            <w:tcBorders>
              <w:top w:val="nil"/>
              <w:left w:val="nil"/>
              <w:bottom w:val="single" w:sz="4" w:space="0" w:color="auto"/>
              <w:right w:val="single" w:sz="4" w:space="0" w:color="auto"/>
            </w:tcBorders>
            <w:shd w:val="clear" w:color="auto" w:fill="auto"/>
            <w:noWrap/>
            <w:vAlign w:val="bottom"/>
            <w:hideMark/>
          </w:tcPr>
          <w:p w14:paraId="01ECA8D4"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39.8713</w:t>
            </w:r>
          </w:p>
        </w:tc>
      </w:tr>
      <w:tr w:rsidR="00C411E4" w:rsidRPr="009F3AE2" w14:paraId="71C11697" w14:textId="77777777" w:rsidTr="00B5611C">
        <w:trPr>
          <w:trHeight w:val="300"/>
          <w:jc w:val="center"/>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24D5ABA2"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16</w:t>
            </w:r>
          </w:p>
        </w:tc>
        <w:tc>
          <w:tcPr>
            <w:tcW w:w="809" w:type="dxa"/>
            <w:tcBorders>
              <w:top w:val="nil"/>
              <w:left w:val="nil"/>
              <w:bottom w:val="single" w:sz="4" w:space="0" w:color="auto"/>
              <w:right w:val="single" w:sz="4" w:space="0" w:color="auto"/>
            </w:tcBorders>
            <w:shd w:val="clear" w:color="auto" w:fill="auto"/>
            <w:noWrap/>
            <w:vAlign w:val="bottom"/>
            <w:hideMark/>
          </w:tcPr>
          <w:p w14:paraId="34263341"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39.8383</w:t>
            </w:r>
          </w:p>
        </w:tc>
        <w:tc>
          <w:tcPr>
            <w:tcW w:w="820" w:type="dxa"/>
            <w:tcBorders>
              <w:top w:val="nil"/>
              <w:left w:val="nil"/>
              <w:bottom w:val="single" w:sz="4" w:space="0" w:color="auto"/>
              <w:right w:val="single" w:sz="4" w:space="0" w:color="auto"/>
            </w:tcBorders>
            <w:shd w:val="clear" w:color="auto" w:fill="auto"/>
            <w:noWrap/>
            <w:vAlign w:val="bottom"/>
            <w:hideMark/>
          </w:tcPr>
          <w:p w14:paraId="38891071"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34.0012</w:t>
            </w:r>
          </w:p>
        </w:tc>
        <w:tc>
          <w:tcPr>
            <w:tcW w:w="809" w:type="dxa"/>
            <w:tcBorders>
              <w:top w:val="nil"/>
              <w:left w:val="nil"/>
              <w:bottom w:val="single" w:sz="4" w:space="0" w:color="auto"/>
              <w:right w:val="single" w:sz="4" w:space="0" w:color="auto"/>
            </w:tcBorders>
            <w:shd w:val="clear" w:color="auto" w:fill="auto"/>
            <w:noWrap/>
            <w:vAlign w:val="bottom"/>
            <w:hideMark/>
          </w:tcPr>
          <w:p w14:paraId="7D4891FE"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36.9966</w:t>
            </w:r>
          </w:p>
        </w:tc>
        <w:tc>
          <w:tcPr>
            <w:tcW w:w="809" w:type="dxa"/>
            <w:tcBorders>
              <w:top w:val="nil"/>
              <w:left w:val="nil"/>
              <w:bottom w:val="single" w:sz="4" w:space="0" w:color="auto"/>
              <w:right w:val="single" w:sz="4" w:space="0" w:color="auto"/>
            </w:tcBorders>
            <w:shd w:val="clear" w:color="auto" w:fill="auto"/>
            <w:noWrap/>
            <w:vAlign w:val="bottom"/>
            <w:hideMark/>
          </w:tcPr>
          <w:p w14:paraId="6415C065"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37.8259</w:t>
            </w:r>
          </w:p>
        </w:tc>
        <w:tc>
          <w:tcPr>
            <w:tcW w:w="809" w:type="dxa"/>
            <w:tcBorders>
              <w:top w:val="nil"/>
              <w:left w:val="nil"/>
              <w:bottom w:val="single" w:sz="4" w:space="0" w:color="auto"/>
              <w:right w:val="single" w:sz="4" w:space="0" w:color="auto"/>
            </w:tcBorders>
            <w:shd w:val="clear" w:color="auto" w:fill="auto"/>
            <w:noWrap/>
            <w:vAlign w:val="bottom"/>
            <w:hideMark/>
          </w:tcPr>
          <w:p w14:paraId="3182DE19"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35.9854</w:t>
            </w:r>
          </w:p>
        </w:tc>
        <w:tc>
          <w:tcPr>
            <w:tcW w:w="820" w:type="dxa"/>
            <w:tcBorders>
              <w:top w:val="nil"/>
              <w:left w:val="nil"/>
              <w:bottom w:val="single" w:sz="4" w:space="0" w:color="auto"/>
              <w:right w:val="single" w:sz="4" w:space="0" w:color="auto"/>
            </w:tcBorders>
            <w:shd w:val="clear" w:color="auto" w:fill="auto"/>
            <w:noWrap/>
            <w:vAlign w:val="bottom"/>
            <w:hideMark/>
          </w:tcPr>
          <w:p w14:paraId="048F4525"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38.7986</w:t>
            </w:r>
          </w:p>
        </w:tc>
        <w:tc>
          <w:tcPr>
            <w:tcW w:w="840" w:type="dxa"/>
            <w:tcBorders>
              <w:top w:val="nil"/>
              <w:left w:val="nil"/>
              <w:bottom w:val="single" w:sz="4" w:space="0" w:color="auto"/>
              <w:right w:val="single" w:sz="4" w:space="0" w:color="auto"/>
            </w:tcBorders>
            <w:shd w:val="clear" w:color="auto" w:fill="auto"/>
            <w:noWrap/>
            <w:vAlign w:val="bottom"/>
            <w:hideMark/>
          </w:tcPr>
          <w:p w14:paraId="075C4AAD"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33.5273</w:t>
            </w:r>
          </w:p>
        </w:tc>
        <w:tc>
          <w:tcPr>
            <w:tcW w:w="809" w:type="dxa"/>
            <w:tcBorders>
              <w:top w:val="nil"/>
              <w:left w:val="nil"/>
              <w:bottom w:val="single" w:sz="4" w:space="0" w:color="auto"/>
              <w:right w:val="single" w:sz="4" w:space="0" w:color="auto"/>
            </w:tcBorders>
            <w:shd w:val="clear" w:color="auto" w:fill="auto"/>
            <w:noWrap/>
            <w:vAlign w:val="bottom"/>
            <w:hideMark/>
          </w:tcPr>
          <w:p w14:paraId="7AA98518"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32.9932</w:t>
            </w:r>
          </w:p>
        </w:tc>
        <w:tc>
          <w:tcPr>
            <w:tcW w:w="809" w:type="dxa"/>
            <w:tcBorders>
              <w:top w:val="nil"/>
              <w:left w:val="nil"/>
              <w:bottom w:val="single" w:sz="4" w:space="0" w:color="auto"/>
              <w:right w:val="single" w:sz="4" w:space="0" w:color="auto"/>
            </w:tcBorders>
            <w:shd w:val="clear" w:color="auto" w:fill="auto"/>
            <w:noWrap/>
            <w:vAlign w:val="bottom"/>
            <w:hideMark/>
          </w:tcPr>
          <w:p w14:paraId="5463D70A"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32.0223</w:t>
            </w:r>
          </w:p>
        </w:tc>
        <w:tc>
          <w:tcPr>
            <w:tcW w:w="820" w:type="dxa"/>
            <w:tcBorders>
              <w:top w:val="nil"/>
              <w:left w:val="nil"/>
              <w:bottom w:val="single" w:sz="4" w:space="0" w:color="auto"/>
              <w:right w:val="single" w:sz="4" w:space="0" w:color="auto"/>
            </w:tcBorders>
            <w:shd w:val="clear" w:color="auto" w:fill="auto"/>
            <w:noWrap/>
            <w:vAlign w:val="bottom"/>
            <w:hideMark/>
          </w:tcPr>
          <w:p w14:paraId="153D7513" w14:textId="77777777" w:rsidR="00C411E4" w:rsidRPr="009F3AE2" w:rsidRDefault="00C411E4" w:rsidP="003513D4">
            <w:pPr>
              <w:spacing w:after="0" w:line="240" w:lineRule="auto"/>
              <w:jc w:val="right"/>
              <w:rPr>
                <w:rFonts w:ascii="Calibri" w:eastAsia="Times New Roman" w:hAnsi="Calibri" w:cs="Calibri"/>
                <w:color w:val="000000"/>
                <w:sz w:val="18"/>
                <w:szCs w:val="18"/>
              </w:rPr>
            </w:pPr>
            <w:r w:rsidRPr="009F3AE2">
              <w:rPr>
                <w:rFonts w:ascii="Calibri" w:eastAsia="Times New Roman" w:hAnsi="Calibri" w:cs="Calibri"/>
                <w:color w:val="000000"/>
                <w:sz w:val="18"/>
                <w:szCs w:val="18"/>
              </w:rPr>
              <w:t>33.2236</w:t>
            </w:r>
          </w:p>
        </w:tc>
      </w:tr>
    </w:tbl>
    <w:p w14:paraId="178CA401" w14:textId="77777777" w:rsidR="00C411E4" w:rsidRPr="0072452B" w:rsidRDefault="00C411E4" w:rsidP="0072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097C8BAA" w14:textId="38FBA0F5" w:rsidR="00C411E4" w:rsidRPr="0072452B" w:rsidRDefault="00C411E4" w:rsidP="0072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72452B">
        <w:rPr>
          <w:rFonts w:asciiTheme="majorBidi" w:hAnsiTheme="majorBidi" w:cstheme="majorBidi"/>
          <w:sz w:val="24"/>
          <w:szCs w:val="24"/>
        </w:rPr>
        <w:t xml:space="preserve">The confidence interval of each of the experiment is calculated using mean with 95% confidence intervals. The plot for the confidence interval is shown in </w:t>
      </w:r>
      <w:r w:rsidRPr="00650523">
        <w:rPr>
          <w:rFonts w:asciiTheme="majorBidi" w:hAnsiTheme="majorBidi" w:cstheme="majorBidi"/>
          <w:sz w:val="24"/>
          <w:szCs w:val="24"/>
        </w:rPr>
        <w:fldChar w:fldCharType="begin"/>
      </w:r>
      <w:r w:rsidRPr="00650523">
        <w:rPr>
          <w:rFonts w:asciiTheme="majorBidi" w:hAnsiTheme="majorBidi" w:cstheme="majorBidi"/>
          <w:sz w:val="24"/>
          <w:szCs w:val="24"/>
        </w:rPr>
        <w:instrText xml:space="preserve"> REF _Ref500765660 \h </w:instrText>
      </w:r>
      <w:r w:rsidR="00650523" w:rsidRPr="00650523">
        <w:rPr>
          <w:rFonts w:asciiTheme="majorBidi" w:hAnsiTheme="majorBidi" w:cstheme="majorBidi"/>
          <w:sz w:val="24"/>
          <w:szCs w:val="24"/>
        </w:rPr>
        <w:instrText xml:space="preserve"> \* MERGEFORMAT </w:instrText>
      </w:r>
      <w:r w:rsidRPr="00650523">
        <w:rPr>
          <w:rFonts w:asciiTheme="majorBidi" w:hAnsiTheme="majorBidi" w:cstheme="majorBidi"/>
          <w:sz w:val="24"/>
          <w:szCs w:val="24"/>
        </w:rPr>
      </w:r>
      <w:r w:rsidRPr="00650523">
        <w:rPr>
          <w:rFonts w:asciiTheme="majorBidi" w:hAnsiTheme="majorBidi" w:cstheme="majorBidi"/>
          <w:sz w:val="24"/>
          <w:szCs w:val="24"/>
        </w:rPr>
        <w:fldChar w:fldCharType="separate"/>
      </w:r>
      <w:r w:rsidR="001101E6" w:rsidRPr="001101E6">
        <w:rPr>
          <w:rFonts w:asciiTheme="majorBidi" w:hAnsiTheme="majorBidi" w:cstheme="majorBidi"/>
          <w:i/>
          <w:iCs/>
        </w:rPr>
        <w:t xml:space="preserve">Figure </w:t>
      </w:r>
      <w:r w:rsidR="001101E6" w:rsidRPr="001101E6">
        <w:rPr>
          <w:rFonts w:asciiTheme="majorBidi" w:hAnsiTheme="majorBidi" w:cstheme="majorBidi"/>
          <w:i/>
          <w:iCs/>
          <w:noProof/>
        </w:rPr>
        <w:t>12</w:t>
      </w:r>
      <w:r w:rsidRPr="00650523">
        <w:rPr>
          <w:rFonts w:asciiTheme="majorBidi" w:hAnsiTheme="majorBidi" w:cstheme="majorBidi"/>
          <w:sz w:val="24"/>
          <w:szCs w:val="24"/>
        </w:rPr>
        <w:fldChar w:fldCharType="end"/>
      </w:r>
      <w:r w:rsidRPr="00650523">
        <w:rPr>
          <w:rFonts w:asciiTheme="majorBidi" w:hAnsiTheme="majorBidi" w:cstheme="majorBidi"/>
          <w:sz w:val="24"/>
          <w:szCs w:val="24"/>
        </w:rPr>
        <w:t xml:space="preserve"> </w:t>
      </w:r>
      <w:r w:rsidRPr="0072452B">
        <w:rPr>
          <w:rFonts w:asciiTheme="majorBidi" w:hAnsiTheme="majorBidi" w:cstheme="majorBidi"/>
          <w:sz w:val="24"/>
          <w:szCs w:val="24"/>
        </w:rPr>
        <w:t>:</w:t>
      </w:r>
    </w:p>
    <w:p w14:paraId="0A06AF4F" w14:textId="77777777" w:rsidR="00C411E4" w:rsidRDefault="00C411E4" w:rsidP="00B5611C">
      <w:pPr>
        <w:pStyle w:val="ListParagraph"/>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pPr>
      <w:r>
        <w:rPr>
          <w:noProof/>
        </w:rPr>
        <w:drawing>
          <wp:inline distT="0" distB="0" distL="0" distR="0" wp14:anchorId="767D5358" wp14:editId="7F02E897">
            <wp:extent cx="5486400" cy="3457575"/>
            <wp:effectExtent l="0" t="0" r="0" b="9525"/>
            <wp:docPr id="88" name="Chart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D80262B" w14:textId="42070AA8" w:rsidR="00C411E4" w:rsidRPr="00650523" w:rsidRDefault="00C411E4" w:rsidP="00817352">
      <w:pPr>
        <w:pStyle w:val="Caption"/>
        <w:ind w:left="720"/>
        <w:jc w:val="center"/>
        <w:rPr>
          <w:rFonts w:asciiTheme="majorBidi" w:hAnsiTheme="majorBidi" w:cstheme="majorBidi"/>
          <w:b/>
          <w:bCs/>
          <w:i w:val="0"/>
          <w:iCs w:val="0"/>
          <w:color w:val="auto"/>
        </w:rPr>
      </w:pPr>
      <w:bookmarkStart w:id="416" w:name="_Ref500765660"/>
      <w:bookmarkStart w:id="417" w:name="_Toc506449858"/>
      <w:r w:rsidRPr="00650523">
        <w:rPr>
          <w:rFonts w:asciiTheme="majorBidi" w:hAnsiTheme="majorBidi" w:cstheme="majorBidi"/>
          <w:b/>
          <w:bCs/>
          <w:i w:val="0"/>
          <w:iCs w:val="0"/>
          <w:color w:val="auto"/>
        </w:rPr>
        <w:t xml:space="preserve">Figure </w:t>
      </w:r>
      <w:r w:rsidRPr="00650523">
        <w:rPr>
          <w:rFonts w:asciiTheme="majorBidi" w:hAnsiTheme="majorBidi" w:cstheme="majorBidi"/>
          <w:b/>
          <w:bCs/>
          <w:i w:val="0"/>
          <w:iCs w:val="0"/>
          <w:color w:val="auto"/>
        </w:rPr>
        <w:fldChar w:fldCharType="begin"/>
      </w:r>
      <w:r w:rsidRPr="00650523">
        <w:rPr>
          <w:rFonts w:asciiTheme="majorBidi" w:hAnsiTheme="majorBidi" w:cstheme="majorBidi"/>
          <w:b/>
          <w:bCs/>
          <w:i w:val="0"/>
          <w:iCs w:val="0"/>
          <w:color w:val="auto"/>
        </w:rPr>
        <w:instrText xml:space="preserve"> SEQ Figure \* ARABIC </w:instrText>
      </w:r>
      <w:r w:rsidRPr="00650523">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12</w:t>
      </w:r>
      <w:r w:rsidRPr="00650523">
        <w:rPr>
          <w:rFonts w:asciiTheme="majorBidi" w:hAnsiTheme="majorBidi" w:cstheme="majorBidi"/>
          <w:b/>
          <w:bCs/>
          <w:i w:val="0"/>
          <w:iCs w:val="0"/>
          <w:noProof/>
          <w:color w:val="auto"/>
        </w:rPr>
        <w:fldChar w:fldCharType="end"/>
      </w:r>
      <w:bookmarkEnd w:id="416"/>
      <w:r w:rsidRPr="00650523">
        <w:rPr>
          <w:rFonts w:asciiTheme="majorBidi" w:hAnsiTheme="majorBidi" w:cstheme="majorBidi"/>
          <w:b/>
          <w:bCs/>
          <w:i w:val="0"/>
          <w:iCs w:val="0"/>
          <w:color w:val="auto"/>
        </w:rPr>
        <w:t>: Plot of Tester GA  Confidence Interval for parameters selection</w:t>
      </w:r>
      <w:bookmarkEnd w:id="417"/>
    </w:p>
    <w:p w14:paraId="343F4EE6" w14:textId="77777777" w:rsidR="00B5611C" w:rsidRDefault="00B5611C" w:rsidP="00B5611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7845097F" w14:textId="51B54561" w:rsidR="00C411E4" w:rsidRDefault="00C411E4" w:rsidP="00035BD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874847">
        <w:rPr>
          <w:rFonts w:asciiTheme="majorBidi" w:hAnsiTheme="majorBidi" w:cstheme="majorBidi"/>
          <w:sz w:val="24"/>
          <w:szCs w:val="24"/>
        </w:rPr>
        <w:t>By studying the plot in above, it can easily be seen that the eleventh experiment is better than any of the other experiments.</w:t>
      </w:r>
      <w:r w:rsidR="00876569">
        <w:rPr>
          <w:rFonts w:asciiTheme="majorBidi" w:hAnsiTheme="majorBidi" w:cstheme="majorBidi"/>
          <w:sz w:val="24"/>
          <w:szCs w:val="24"/>
        </w:rPr>
        <w:t xml:space="preserve"> Although, it can be seen that most of the experiments were centered around 35 which means 35 out of 40 mutants were killed by the test cases.</w:t>
      </w:r>
      <w:r w:rsidRPr="00874847">
        <w:rPr>
          <w:rFonts w:asciiTheme="majorBidi" w:hAnsiTheme="majorBidi" w:cstheme="majorBidi"/>
          <w:sz w:val="24"/>
          <w:szCs w:val="24"/>
        </w:rPr>
        <w:t xml:space="preserve"> </w:t>
      </w:r>
      <w:r w:rsidR="00906707">
        <w:rPr>
          <w:rFonts w:asciiTheme="majorBidi" w:hAnsiTheme="majorBidi" w:cstheme="majorBidi"/>
          <w:sz w:val="24"/>
          <w:szCs w:val="24"/>
        </w:rPr>
        <w:t xml:space="preserve">Details of how the value is obtained is in Section </w:t>
      </w:r>
      <w:r w:rsidR="00906707">
        <w:rPr>
          <w:rFonts w:asciiTheme="majorBidi" w:hAnsiTheme="majorBidi" w:cstheme="majorBidi"/>
          <w:sz w:val="24"/>
          <w:szCs w:val="24"/>
        </w:rPr>
        <w:fldChar w:fldCharType="begin"/>
      </w:r>
      <w:r w:rsidR="00906707">
        <w:rPr>
          <w:rFonts w:asciiTheme="majorBidi" w:hAnsiTheme="majorBidi" w:cstheme="majorBidi"/>
          <w:sz w:val="24"/>
          <w:szCs w:val="24"/>
        </w:rPr>
        <w:instrText xml:space="preserve"> REF _Ref506389068 \r \h </w:instrText>
      </w:r>
      <w:r w:rsidR="00906707">
        <w:rPr>
          <w:rFonts w:asciiTheme="majorBidi" w:hAnsiTheme="majorBidi" w:cstheme="majorBidi"/>
          <w:sz w:val="24"/>
          <w:szCs w:val="24"/>
        </w:rPr>
      </w:r>
      <w:r w:rsidR="00906707">
        <w:rPr>
          <w:rFonts w:asciiTheme="majorBidi" w:hAnsiTheme="majorBidi" w:cstheme="majorBidi"/>
          <w:sz w:val="24"/>
          <w:szCs w:val="24"/>
        </w:rPr>
        <w:fldChar w:fldCharType="separate"/>
      </w:r>
      <w:r w:rsidR="001101E6">
        <w:rPr>
          <w:rFonts w:asciiTheme="majorBidi" w:hAnsiTheme="majorBidi" w:cstheme="majorBidi"/>
          <w:sz w:val="24"/>
          <w:szCs w:val="24"/>
          <w:cs/>
        </w:rPr>
        <w:t>‎</w:t>
      </w:r>
      <w:r w:rsidR="001101E6">
        <w:rPr>
          <w:rFonts w:asciiTheme="majorBidi" w:hAnsiTheme="majorBidi" w:cstheme="majorBidi"/>
          <w:sz w:val="24"/>
          <w:szCs w:val="24"/>
        </w:rPr>
        <w:t>4.4</w:t>
      </w:r>
      <w:r w:rsidR="00906707">
        <w:rPr>
          <w:rFonts w:asciiTheme="majorBidi" w:hAnsiTheme="majorBidi" w:cstheme="majorBidi"/>
          <w:sz w:val="24"/>
          <w:szCs w:val="24"/>
        </w:rPr>
        <w:fldChar w:fldCharType="end"/>
      </w:r>
      <w:r w:rsidR="00906707">
        <w:rPr>
          <w:rFonts w:asciiTheme="majorBidi" w:hAnsiTheme="majorBidi" w:cstheme="majorBidi"/>
          <w:sz w:val="24"/>
          <w:szCs w:val="24"/>
        </w:rPr>
        <w:t xml:space="preserve">. </w:t>
      </w:r>
      <w:r w:rsidRPr="00874847">
        <w:rPr>
          <w:rFonts w:asciiTheme="majorBidi" w:hAnsiTheme="majorBidi" w:cstheme="majorBidi"/>
          <w:sz w:val="24"/>
          <w:szCs w:val="24"/>
        </w:rPr>
        <w:t xml:space="preserve">This is due to the fact that it has the highest mean fitness and lowest error interval or less deviation. This resulted in selecting the parameter set of experiment 11 for the tester GA. The corresponding parameter set for the experiment is shown in </w:t>
      </w:r>
      <w:r w:rsidRPr="007F09FE">
        <w:rPr>
          <w:rFonts w:asciiTheme="majorBidi" w:hAnsiTheme="majorBidi" w:cstheme="majorBidi"/>
          <w:sz w:val="24"/>
          <w:szCs w:val="24"/>
        </w:rPr>
        <w:fldChar w:fldCharType="begin"/>
      </w:r>
      <w:r w:rsidRPr="007F09FE">
        <w:rPr>
          <w:rFonts w:asciiTheme="majorBidi" w:hAnsiTheme="majorBidi" w:cstheme="majorBidi"/>
          <w:sz w:val="24"/>
          <w:szCs w:val="24"/>
        </w:rPr>
        <w:instrText xml:space="preserve"> REF _Ref502644474 \h </w:instrText>
      </w:r>
      <w:r w:rsidR="007F09FE" w:rsidRPr="007F09FE">
        <w:rPr>
          <w:rFonts w:asciiTheme="majorBidi" w:hAnsiTheme="majorBidi" w:cstheme="majorBidi"/>
          <w:sz w:val="24"/>
          <w:szCs w:val="24"/>
        </w:rPr>
        <w:instrText xml:space="preserve"> \* MERGEFORMAT </w:instrText>
      </w:r>
      <w:r w:rsidRPr="007F09FE">
        <w:rPr>
          <w:rFonts w:asciiTheme="majorBidi" w:hAnsiTheme="majorBidi" w:cstheme="majorBidi"/>
          <w:sz w:val="24"/>
          <w:szCs w:val="24"/>
        </w:rPr>
      </w:r>
      <w:r w:rsidRPr="007F09FE">
        <w:rPr>
          <w:rFonts w:asciiTheme="majorBidi" w:hAnsiTheme="majorBidi" w:cstheme="majorBidi"/>
          <w:sz w:val="24"/>
          <w:szCs w:val="24"/>
        </w:rPr>
        <w:fldChar w:fldCharType="separate"/>
      </w:r>
      <w:r w:rsidR="001101E6" w:rsidRPr="001101E6">
        <w:rPr>
          <w:rFonts w:asciiTheme="majorBidi" w:hAnsiTheme="majorBidi" w:cstheme="majorBidi"/>
        </w:rPr>
        <w:t xml:space="preserve">Table </w:t>
      </w:r>
      <w:r w:rsidR="001101E6" w:rsidRPr="001101E6">
        <w:rPr>
          <w:rFonts w:asciiTheme="majorBidi" w:hAnsiTheme="majorBidi" w:cstheme="majorBidi"/>
          <w:noProof/>
        </w:rPr>
        <w:t>19</w:t>
      </w:r>
      <w:r w:rsidRPr="007F09FE">
        <w:rPr>
          <w:rFonts w:asciiTheme="majorBidi" w:hAnsiTheme="majorBidi" w:cstheme="majorBidi"/>
          <w:sz w:val="24"/>
          <w:szCs w:val="24"/>
        </w:rPr>
        <w:fldChar w:fldCharType="end"/>
      </w:r>
      <w:r w:rsidR="00B5611C">
        <w:rPr>
          <w:rFonts w:asciiTheme="majorBidi" w:hAnsiTheme="majorBidi" w:cstheme="majorBidi"/>
          <w:sz w:val="24"/>
          <w:szCs w:val="24"/>
        </w:rPr>
        <w:t>.</w:t>
      </w:r>
    </w:p>
    <w:p w14:paraId="3E609696" w14:textId="77777777" w:rsidR="00B5611C" w:rsidRPr="00874847" w:rsidRDefault="00B5611C" w:rsidP="00B5611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0B8A5117" w14:textId="1630183F" w:rsidR="00C411E4" w:rsidRPr="00B5611C" w:rsidRDefault="00C411E4" w:rsidP="00817352">
      <w:pPr>
        <w:pStyle w:val="Caption"/>
        <w:keepNext/>
        <w:ind w:left="720"/>
        <w:jc w:val="center"/>
        <w:rPr>
          <w:rFonts w:asciiTheme="majorBidi" w:hAnsiTheme="majorBidi" w:cstheme="majorBidi"/>
          <w:b/>
          <w:bCs/>
          <w:i w:val="0"/>
          <w:iCs w:val="0"/>
          <w:color w:val="auto"/>
        </w:rPr>
      </w:pPr>
      <w:bookmarkStart w:id="418" w:name="_Ref502644474"/>
      <w:bookmarkStart w:id="419" w:name="_Toc506449840"/>
      <w:r w:rsidRPr="00B5611C">
        <w:rPr>
          <w:rFonts w:asciiTheme="majorBidi" w:hAnsiTheme="majorBidi" w:cstheme="majorBidi"/>
          <w:b/>
          <w:bCs/>
          <w:i w:val="0"/>
          <w:iCs w:val="0"/>
          <w:color w:val="auto"/>
        </w:rPr>
        <w:t xml:space="preserve">Table </w:t>
      </w:r>
      <w:r w:rsidRPr="00B5611C">
        <w:rPr>
          <w:rFonts w:asciiTheme="majorBidi" w:hAnsiTheme="majorBidi" w:cstheme="majorBidi"/>
          <w:b/>
          <w:bCs/>
          <w:i w:val="0"/>
          <w:iCs w:val="0"/>
          <w:color w:val="auto"/>
        </w:rPr>
        <w:fldChar w:fldCharType="begin"/>
      </w:r>
      <w:r w:rsidRPr="00B5611C">
        <w:rPr>
          <w:rFonts w:asciiTheme="majorBidi" w:hAnsiTheme="majorBidi" w:cstheme="majorBidi"/>
          <w:b/>
          <w:bCs/>
          <w:i w:val="0"/>
          <w:iCs w:val="0"/>
          <w:color w:val="auto"/>
        </w:rPr>
        <w:instrText xml:space="preserve"> SEQ Table \* ARABIC </w:instrText>
      </w:r>
      <w:r w:rsidRPr="00B5611C">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19</w:t>
      </w:r>
      <w:r w:rsidRPr="00B5611C">
        <w:rPr>
          <w:rFonts w:asciiTheme="majorBidi" w:hAnsiTheme="majorBidi" w:cstheme="majorBidi"/>
          <w:b/>
          <w:bCs/>
          <w:i w:val="0"/>
          <w:iCs w:val="0"/>
          <w:noProof/>
          <w:color w:val="auto"/>
        </w:rPr>
        <w:fldChar w:fldCharType="end"/>
      </w:r>
      <w:bookmarkEnd w:id="418"/>
      <w:r w:rsidRPr="00B5611C">
        <w:rPr>
          <w:rFonts w:asciiTheme="majorBidi" w:hAnsiTheme="majorBidi" w:cstheme="majorBidi"/>
          <w:b/>
          <w:bCs/>
          <w:i w:val="0"/>
          <w:iCs w:val="0"/>
          <w:color w:val="auto"/>
        </w:rPr>
        <w:t>: Selected parameters for tester GA</w:t>
      </w:r>
      <w:bookmarkEnd w:id="419"/>
    </w:p>
    <w:tbl>
      <w:tblPr>
        <w:tblW w:w="0" w:type="auto"/>
        <w:tblInd w:w="285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3865"/>
      </w:tblGrid>
      <w:tr w:rsidR="00C411E4" w14:paraId="6E189156" w14:textId="77777777" w:rsidTr="00B5611C">
        <w:tc>
          <w:tcPr>
            <w:tcW w:w="3865" w:type="dxa"/>
          </w:tcPr>
          <w:p w14:paraId="54558DE3"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Selection function = Roulette wheel</w:t>
            </w:r>
          </w:p>
          <w:p w14:paraId="71310F95"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Crossover function = Single point</w:t>
            </w:r>
          </w:p>
          <w:p w14:paraId="022FCA55"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Crossover Probability = 0.75</w:t>
            </w:r>
          </w:p>
          <w:p w14:paraId="7E71D473"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Mutation Probability = 0.25</w:t>
            </w:r>
          </w:p>
          <w:p w14:paraId="6FF03B1C"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Population size = 40</w:t>
            </w:r>
          </w:p>
        </w:tc>
      </w:tr>
    </w:tbl>
    <w:p w14:paraId="29A3E62C" w14:textId="77777777" w:rsidR="00B5611C" w:rsidRDefault="00B5611C" w:rsidP="00B5611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3F8C8D4C" w14:textId="52808870" w:rsidR="00C411E4" w:rsidRPr="00874847" w:rsidRDefault="00C411E4" w:rsidP="00B5611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874847">
        <w:rPr>
          <w:rFonts w:asciiTheme="majorBidi" w:hAnsiTheme="majorBidi" w:cstheme="majorBidi"/>
          <w:sz w:val="24"/>
          <w:szCs w:val="24"/>
        </w:rPr>
        <w:t xml:space="preserve">Similarly, experiments were carried out to investigate the best set of parameters for mutator GA. The results of the experiments run ten times are shown in </w:t>
      </w:r>
      <w:r w:rsidRPr="007F09FE">
        <w:rPr>
          <w:rFonts w:asciiTheme="majorBidi" w:hAnsiTheme="majorBidi" w:cstheme="majorBidi"/>
          <w:sz w:val="24"/>
          <w:szCs w:val="24"/>
        </w:rPr>
        <w:fldChar w:fldCharType="begin"/>
      </w:r>
      <w:r w:rsidRPr="007F09FE">
        <w:rPr>
          <w:rFonts w:asciiTheme="majorBidi" w:hAnsiTheme="majorBidi" w:cstheme="majorBidi"/>
          <w:sz w:val="24"/>
          <w:szCs w:val="24"/>
        </w:rPr>
        <w:instrText xml:space="preserve"> REF _Ref500763069 \h </w:instrText>
      </w:r>
      <w:r w:rsidR="007F09FE" w:rsidRPr="007F09FE">
        <w:rPr>
          <w:rFonts w:asciiTheme="majorBidi" w:hAnsiTheme="majorBidi" w:cstheme="majorBidi"/>
          <w:sz w:val="24"/>
          <w:szCs w:val="24"/>
        </w:rPr>
        <w:instrText xml:space="preserve"> \* MERGEFORMAT </w:instrText>
      </w:r>
      <w:r w:rsidRPr="007F09FE">
        <w:rPr>
          <w:rFonts w:asciiTheme="majorBidi" w:hAnsiTheme="majorBidi" w:cstheme="majorBidi"/>
          <w:sz w:val="24"/>
          <w:szCs w:val="24"/>
        </w:rPr>
      </w:r>
      <w:r w:rsidRPr="007F09FE">
        <w:rPr>
          <w:rFonts w:asciiTheme="majorBidi" w:hAnsiTheme="majorBidi" w:cstheme="majorBidi"/>
          <w:sz w:val="24"/>
          <w:szCs w:val="24"/>
        </w:rPr>
        <w:fldChar w:fldCharType="separate"/>
      </w:r>
      <w:r w:rsidR="001101E6" w:rsidRPr="001101E6">
        <w:rPr>
          <w:rFonts w:asciiTheme="majorBidi" w:hAnsiTheme="majorBidi" w:cstheme="majorBidi"/>
        </w:rPr>
        <w:t xml:space="preserve">Table </w:t>
      </w:r>
      <w:r w:rsidR="001101E6" w:rsidRPr="001101E6">
        <w:rPr>
          <w:rFonts w:asciiTheme="majorBidi" w:hAnsiTheme="majorBidi" w:cstheme="majorBidi"/>
          <w:noProof/>
        </w:rPr>
        <w:t>20</w:t>
      </w:r>
      <w:r w:rsidRPr="007F09FE">
        <w:rPr>
          <w:rFonts w:asciiTheme="majorBidi" w:hAnsiTheme="majorBidi" w:cstheme="majorBidi"/>
          <w:sz w:val="24"/>
          <w:szCs w:val="24"/>
        </w:rPr>
        <w:fldChar w:fldCharType="end"/>
      </w:r>
      <w:r w:rsidRPr="00874847">
        <w:rPr>
          <w:rFonts w:asciiTheme="majorBidi" w:hAnsiTheme="majorBidi" w:cstheme="majorBidi"/>
          <w:sz w:val="24"/>
          <w:szCs w:val="24"/>
        </w:rPr>
        <w:t>. Each of the results shows the highest</w:t>
      </w:r>
      <w:r w:rsidR="00B5611C">
        <w:rPr>
          <w:rFonts w:asciiTheme="majorBidi" w:hAnsiTheme="majorBidi" w:cstheme="majorBidi"/>
          <w:sz w:val="24"/>
          <w:szCs w:val="24"/>
        </w:rPr>
        <w:t>.</w:t>
      </w:r>
    </w:p>
    <w:p w14:paraId="0E157C99" w14:textId="7EBCB15B" w:rsidR="00C411E4" w:rsidRPr="00B5611C" w:rsidRDefault="00C411E4" w:rsidP="00817352">
      <w:pPr>
        <w:pStyle w:val="Caption"/>
        <w:keepNext/>
        <w:ind w:left="720"/>
        <w:jc w:val="center"/>
        <w:rPr>
          <w:rFonts w:asciiTheme="majorBidi" w:hAnsiTheme="majorBidi" w:cstheme="majorBidi"/>
          <w:b/>
          <w:bCs/>
          <w:i w:val="0"/>
          <w:iCs w:val="0"/>
          <w:color w:val="auto"/>
        </w:rPr>
      </w:pPr>
      <w:bookmarkStart w:id="420" w:name="_Ref500763069"/>
      <w:bookmarkStart w:id="421" w:name="_Toc506449841"/>
      <w:r w:rsidRPr="00B5611C">
        <w:rPr>
          <w:rFonts w:asciiTheme="majorBidi" w:hAnsiTheme="majorBidi" w:cstheme="majorBidi"/>
          <w:b/>
          <w:bCs/>
          <w:i w:val="0"/>
          <w:iCs w:val="0"/>
          <w:color w:val="auto"/>
        </w:rPr>
        <w:t xml:space="preserve">Table </w:t>
      </w:r>
      <w:r w:rsidRPr="00B5611C">
        <w:rPr>
          <w:rFonts w:asciiTheme="majorBidi" w:hAnsiTheme="majorBidi" w:cstheme="majorBidi"/>
          <w:b/>
          <w:bCs/>
          <w:i w:val="0"/>
          <w:iCs w:val="0"/>
          <w:color w:val="auto"/>
        </w:rPr>
        <w:fldChar w:fldCharType="begin"/>
      </w:r>
      <w:r w:rsidRPr="00B5611C">
        <w:rPr>
          <w:rFonts w:asciiTheme="majorBidi" w:hAnsiTheme="majorBidi" w:cstheme="majorBidi"/>
          <w:b/>
          <w:bCs/>
          <w:i w:val="0"/>
          <w:iCs w:val="0"/>
          <w:color w:val="auto"/>
        </w:rPr>
        <w:instrText xml:space="preserve"> SEQ Table \* ARABIC </w:instrText>
      </w:r>
      <w:r w:rsidRPr="00B5611C">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20</w:t>
      </w:r>
      <w:r w:rsidRPr="00B5611C">
        <w:rPr>
          <w:rFonts w:asciiTheme="majorBidi" w:hAnsiTheme="majorBidi" w:cstheme="majorBidi"/>
          <w:b/>
          <w:bCs/>
          <w:i w:val="0"/>
          <w:iCs w:val="0"/>
          <w:noProof/>
          <w:color w:val="auto"/>
        </w:rPr>
        <w:fldChar w:fldCharType="end"/>
      </w:r>
      <w:bookmarkEnd w:id="420"/>
      <w:r w:rsidRPr="00B5611C">
        <w:rPr>
          <w:rFonts w:asciiTheme="majorBidi" w:hAnsiTheme="majorBidi" w:cstheme="majorBidi"/>
          <w:b/>
          <w:bCs/>
          <w:i w:val="0"/>
          <w:iCs w:val="0"/>
          <w:color w:val="auto"/>
        </w:rPr>
        <w:t xml:space="preserve">: Results of experiment to select the best parameter set for </w:t>
      </w:r>
      <w:r w:rsidR="00B5611C">
        <w:rPr>
          <w:rFonts w:asciiTheme="majorBidi" w:hAnsiTheme="majorBidi" w:cstheme="majorBidi"/>
          <w:b/>
          <w:bCs/>
          <w:i w:val="0"/>
          <w:iCs w:val="0"/>
          <w:color w:val="auto"/>
        </w:rPr>
        <w:t>M</w:t>
      </w:r>
      <w:r w:rsidRPr="00B5611C">
        <w:rPr>
          <w:rFonts w:asciiTheme="majorBidi" w:hAnsiTheme="majorBidi" w:cstheme="majorBidi"/>
          <w:b/>
          <w:bCs/>
          <w:i w:val="0"/>
          <w:iCs w:val="0"/>
          <w:color w:val="auto"/>
        </w:rPr>
        <w:t>utator GA</w:t>
      </w:r>
      <w:bookmarkEnd w:id="421"/>
    </w:p>
    <w:tbl>
      <w:tblPr>
        <w:tblW w:w="7800" w:type="dxa"/>
        <w:jc w:val="center"/>
        <w:tblLook w:val="04A0" w:firstRow="1" w:lastRow="0" w:firstColumn="1" w:lastColumn="0" w:noHBand="0" w:noVBand="1"/>
      </w:tblPr>
      <w:tblGrid>
        <w:gridCol w:w="837"/>
        <w:gridCol w:w="718"/>
        <w:gridCol w:w="760"/>
        <w:gridCol w:w="718"/>
        <w:gridCol w:w="718"/>
        <w:gridCol w:w="760"/>
        <w:gridCol w:w="720"/>
        <w:gridCol w:w="720"/>
        <w:gridCol w:w="718"/>
        <w:gridCol w:w="740"/>
        <w:gridCol w:w="760"/>
      </w:tblGrid>
      <w:tr w:rsidR="00C411E4" w:rsidRPr="00D67D0D" w14:paraId="3EE229BA" w14:textId="77777777" w:rsidTr="008D1EAA">
        <w:trPr>
          <w:trHeight w:val="315"/>
          <w:jc w:val="center"/>
        </w:trPr>
        <w:tc>
          <w:tcPr>
            <w:tcW w:w="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959A0D8" w14:textId="77777777" w:rsidR="00C411E4" w:rsidRPr="00D67D0D" w:rsidRDefault="00C411E4" w:rsidP="003513D4">
            <w:pPr>
              <w:spacing w:after="0" w:line="240" w:lineRule="auto"/>
              <w:rPr>
                <w:rFonts w:ascii="Calibri" w:eastAsia="Times New Roman" w:hAnsi="Calibri" w:cs="Calibri"/>
                <w:b/>
                <w:bCs/>
                <w:color w:val="000000"/>
                <w:sz w:val="18"/>
                <w:szCs w:val="18"/>
              </w:rPr>
            </w:pPr>
            <w:r w:rsidRPr="00D67D0D">
              <w:rPr>
                <w:rFonts w:ascii="Calibri" w:eastAsia="Times New Roman" w:hAnsi="Calibri" w:cs="Calibri"/>
                <w:b/>
                <w:bCs/>
                <w:color w:val="000000"/>
                <w:sz w:val="18"/>
                <w:szCs w:val="18"/>
              </w:rPr>
              <w:t>Par/Run</w:t>
            </w:r>
          </w:p>
        </w:tc>
        <w:tc>
          <w:tcPr>
            <w:tcW w:w="700" w:type="dxa"/>
            <w:tcBorders>
              <w:top w:val="single" w:sz="8" w:space="0" w:color="auto"/>
              <w:left w:val="nil"/>
              <w:bottom w:val="single" w:sz="8" w:space="0" w:color="auto"/>
              <w:right w:val="single" w:sz="8" w:space="0" w:color="auto"/>
            </w:tcBorders>
            <w:shd w:val="clear" w:color="auto" w:fill="auto"/>
            <w:noWrap/>
            <w:vAlign w:val="center"/>
            <w:hideMark/>
          </w:tcPr>
          <w:p w14:paraId="2E7C5F34" w14:textId="77777777" w:rsidR="00C411E4" w:rsidRPr="00D67D0D" w:rsidRDefault="00C411E4" w:rsidP="003513D4">
            <w:pPr>
              <w:spacing w:after="0" w:line="240" w:lineRule="auto"/>
              <w:jc w:val="right"/>
              <w:rPr>
                <w:rFonts w:ascii="Calibri" w:eastAsia="Times New Roman" w:hAnsi="Calibri" w:cs="Calibri"/>
                <w:b/>
                <w:bCs/>
                <w:color w:val="000000"/>
                <w:sz w:val="18"/>
                <w:szCs w:val="18"/>
              </w:rPr>
            </w:pPr>
            <w:r w:rsidRPr="00D67D0D">
              <w:rPr>
                <w:rFonts w:ascii="Calibri" w:eastAsia="Times New Roman" w:hAnsi="Calibri" w:cs="Calibri"/>
                <w:b/>
                <w:bCs/>
                <w:color w:val="000000"/>
                <w:sz w:val="18"/>
                <w:szCs w:val="18"/>
              </w:rPr>
              <w:t>1</w:t>
            </w:r>
          </w:p>
        </w:tc>
        <w:tc>
          <w:tcPr>
            <w:tcW w:w="760" w:type="dxa"/>
            <w:tcBorders>
              <w:top w:val="single" w:sz="8" w:space="0" w:color="auto"/>
              <w:left w:val="nil"/>
              <w:bottom w:val="single" w:sz="8" w:space="0" w:color="auto"/>
              <w:right w:val="single" w:sz="8" w:space="0" w:color="auto"/>
            </w:tcBorders>
            <w:shd w:val="clear" w:color="auto" w:fill="auto"/>
            <w:noWrap/>
            <w:vAlign w:val="center"/>
            <w:hideMark/>
          </w:tcPr>
          <w:p w14:paraId="745D1478" w14:textId="77777777" w:rsidR="00C411E4" w:rsidRPr="00D67D0D" w:rsidRDefault="00C411E4" w:rsidP="003513D4">
            <w:pPr>
              <w:spacing w:after="0" w:line="240" w:lineRule="auto"/>
              <w:jc w:val="right"/>
              <w:rPr>
                <w:rFonts w:ascii="Calibri" w:eastAsia="Times New Roman" w:hAnsi="Calibri" w:cs="Calibri"/>
                <w:b/>
                <w:bCs/>
                <w:color w:val="000000"/>
                <w:sz w:val="18"/>
                <w:szCs w:val="18"/>
              </w:rPr>
            </w:pPr>
            <w:r w:rsidRPr="00D67D0D">
              <w:rPr>
                <w:rFonts w:ascii="Calibri" w:eastAsia="Times New Roman" w:hAnsi="Calibri" w:cs="Calibri"/>
                <w:b/>
                <w:bCs/>
                <w:color w:val="000000"/>
                <w:sz w:val="18"/>
                <w:szCs w:val="18"/>
              </w:rPr>
              <w:t>2</w:t>
            </w:r>
          </w:p>
        </w:tc>
        <w:tc>
          <w:tcPr>
            <w:tcW w:w="700" w:type="dxa"/>
            <w:tcBorders>
              <w:top w:val="single" w:sz="8" w:space="0" w:color="auto"/>
              <w:left w:val="nil"/>
              <w:bottom w:val="single" w:sz="8" w:space="0" w:color="auto"/>
              <w:right w:val="single" w:sz="8" w:space="0" w:color="auto"/>
            </w:tcBorders>
            <w:shd w:val="clear" w:color="auto" w:fill="auto"/>
            <w:noWrap/>
            <w:vAlign w:val="center"/>
            <w:hideMark/>
          </w:tcPr>
          <w:p w14:paraId="31E743D8" w14:textId="77777777" w:rsidR="00C411E4" w:rsidRPr="00D67D0D" w:rsidRDefault="00C411E4" w:rsidP="003513D4">
            <w:pPr>
              <w:spacing w:after="0" w:line="240" w:lineRule="auto"/>
              <w:jc w:val="right"/>
              <w:rPr>
                <w:rFonts w:ascii="Calibri" w:eastAsia="Times New Roman" w:hAnsi="Calibri" w:cs="Calibri"/>
                <w:b/>
                <w:bCs/>
                <w:color w:val="000000"/>
                <w:sz w:val="18"/>
                <w:szCs w:val="18"/>
              </w:rPr>
            </w:pPr>
            <w:r w:rsidRPr="00D67D0D">
              <w:rPr>
                <w:rFonts w:ascii="Calibri" w:eastAsia="Times New Roman" w:hAnsi="Calibri" w:cs="Calibri"/>
                <w:b/>
                <w:bCs/>
                <w:color w:val="000000"/>
                <w:sz w:val="18"/>
                <w:szCs w:val="18"/>
              </w:rPr>
              <w:t>3</w:t>
            </w:r>
          </w:p>
        </w:tc>
        <w:tc>
          <w:tcPr>
            <w:tcW w:w="640" w:type="dxa"/>
            <w:tcBorders>
              <w:top w:val="single" w:sz="8" w:space="0" w:color="auto"/>
              <w:left w:val="nil"/>
              <w:bottom w:val="single" w:sz="8" w:space="0" w:color="auto"/>
              <w:right w:val="single" w:sz="8" w:space="0" w:color="auto"/>
            </w:tcBorders>
            <w:shd w:val="clear" w:color="auto" w:fill="auto"/>
            <w:noWrap/>
            <w:vAlign w:val="center"/>
            <w:hideMark/>
          </w:tcPr>
          <w:p w14:paraId="10227FE0" w14:textId="77777777" w:rsidR="00C411E4" w:rsidRPr="00D67D0D" w:rsidRDefault="00C411E4" w:rsidP="003513D4">
            <w:pPr>
              <w:spacing w:after="0" w:line="240" w:lineRule="auto"/>
              <w:jc w:val="right"/>
              <w:rPr>
                <w:rFonts w:ascii="Calibri" w:eastAsia="Times New Roman" w:hAnsi="Calibri" w:cs="Calibri"/>
                <w:b/>
                <w:bCs/>
                <w:color w:val="000000"/>
                <w:sz w:val="18"/>
                <w:szCs w:val="18"/>
              </w:rPr>
            </w:pPr>
            <w:r w:rsidRPr="00D67D0D">
              <w:rPr>
                <w:rFonts w:ascii="Calibri" w:eastAsia="Times New Roman" w:hAnsi="Calibri" w:cs="Calibri"/>
                <w:b/>
                <w:bCs/>
                <w:color w:val="000000"/>
                <w:sz w:val="18"/>
                <w:szCs w:val="18"/>
              </w:rPr>
              <w:t>4</w:t>
            </w:r>
          </w:p>
        </w:tc>
        <w:tc>
          <w:tcPr>
            <w:tcW w:w="760" w:type="dxa"/>
            <w:tcBorders>
              <w:top w:val="single" w:sz="8" w:space="0" w:color="auto"/>
              <w:left w:val="nil"/>
              <w:bottom w:val="single" w:sz="8" w:space="0" w:color="auto"/>
              <w:right w:val="single" w:sz="8" w:space="0" w:color="auto"/>
            </w:tcBorders>
            <w:shd w:val="clear" w:color="auto" w:fill="auto"/>
            <w:noWrap/>
            <w:vAlign w:val="center"/>
            <w:hideMark/>
          </w:tcPr>
          <w:p w14:paraId="16907604" w14:textId="77777777" w:rsidR="00C411E4" w:rsidRPr="00D67D0D" w:rsidRDefault="00C411E4" w:rsidP="003513D4">
            <w:pPr>
              <w:spacing w:after="0" w:line="240" w:lineRule="auto"/>
              <w:jc w:val="right"/>
              <w:rPr>
                <w:rFonts w:ascii="Calibri" w:eastAsia="Times New Roman" w:hAnsi="Calibri" w:cs="Calibri"/>
                <w:b/>
                <w:bCs/>
                <w:color w:val="000000"/>
                <w:sz w:val="18"/>
                <w:szCs w:val="18"/>
              </w:rPr>
            </w:pPr>
            <w:r w:rsidRPr="00D67D0D">
              <w:rPr>
                <w:rFonts w:ascii="Calibri" w:eastAsia="Times New Roman" w:hAnsi="Calibri" w:cs="Calibri"/>
                <w:b/>
                <w:bCs/>
                <w:color w:val="000000"/>
                <w:sz w:val="18"/>
                <w:szCs w:val="18"/>
              </w:rPr>
              <w:t>5</w:t>
            </w:r>
          </w:p>
        </w:tc>
        <w:tc>
          <w:tcPr>
            <w:tcW w:w="720" w:type="dxa"/>
            <w:tcBorders>
              <w:top w:val="single" w:sz="8" w:space="0" w:color="auto"/>
              <w:left w:val="nil"/>
              <w:bottom w:val="single" w:sz="8" w:space="0" w:color="auto"/>
              <w:right w:val="single" w:sz="8" w:space="0" w:color="auto"/>
            </w:tcBorders>
            <w:shd w:val="clear" w:color="auto" w:fill="auto"/>
            <w:noWrap/>
            <w:vAlign w:val="center"/>
            <w:hideMark/>
          </w:tcPr>
          <w:p w14:paraId="3F0C2F6D" w14:textId="77777777" w:rsidR="00C411E4" w:rsidRPr="00D67D0D" w:rsidRDefault="00C411E4" w:rsidP="003513D4">
            <w:pPr>
              <w:spacing w:after="0" w:line="240" w:lineRule="auto"/>
              <w:jc w:val="right"/>
              <w:rPr>
                <w:rFonts w:ascii="Calibri" w:eastAsia="Times New Roman" w:hAnsi="Calibri" w:cs="Calibri"/>
                <w:b/>
                <w:bCs/>
                <w:color w:val="000000"/>
                <w:sz w:val="18"/>
                <w:szCs w:val="18"/>
              </w:rPr>
            </w:pPr>
            <w:r w:rsidRPr="00D67D0D">
              <w:rPr>
                <w:rFonts w:ascii="Calibri" w:eastAsia="Times New Roman" w:hAnsi="Calibri" w:cs="Calibri"/>
                <w:b/>
                <w:bCs/>
                <w:color w:val="000000"/>
                <w:sz w:val="18"/>
                <w:szCs w:val="18"/>
              </w:rPr>
              <w:t>6</w:t>
            </w:r>
          </w:p>
        </w:tc>
        <w:tc>
          <w:tcPr>
            <w:tcW w:w="720" w:type="dxa"/>
            <w:tcBorders>
              <w:top w:val="single" w:sz="8" w:space="0" w:color="auto"/>
              <w:left w:val="nil"/>
              <w:bottom w:val="single" w:sz="8" w:space="0" w:color="auto"/>
              <w:right w:val="single" w:sz="8" w:space="0" w:color="auto"/>
            </w:tcBorders>
            <w:shd w:val="clear" w:color="auto" w:fill="auto"/>
            <w:noWrap/>
            <w:vAlign w:val="center"/>
            <w:hideMark/>
          </w:tcPr>
          <w:p w14:paraId="5184365F" w14:textId="77777777" w:rsidR="00C411E4" w:rsidRPr="00D67D0D" w:rsidRDefault="00C411E4" w:rsidP="003513D4">
            <w:pPr>
              <w:spacing w:after="0" w:line="240" w:lineRule="auto"/>
              <w:jc w:val="right"/>
              <w:rPr>
                <w:rFonts w:ascii="Calibri" w:eastAsia="Times New Roman" w:hAnsi="Calibri" w:cs="Calibri"/>
                <w:b/>
                <w:bCs/>
                <w:color w:val="000000"/>
                <w:sz w:val="18"/>
                <w:szCs w:val="18"/>
              </w:rPr>
            </w:pPr>
            <w:r w:rsidRPr="00D67D0D">
              <w:rPr>
                <w:rFonts w:ascii="Calibri" w:eastAsia="Times New Roman" w:hAnsi="Calibri" w:cs="Calibri"/>
                <w:b/>
                <w:bCs/>
                <w:color w:val="000000"/>
                <w:sz w:val="18"/>
                <w:szCs w:val="18"/>
              </w:rPr>
              <w:t>7</w:t>
            </w:r>
          </w:p>
        </w:tc>
        <w:tc>
          <w:tcPr>
            <w:tcW w:w="680" w:type="dxa"/>
            <w:tcBorders>
              <w:top w:val="single" w:sz="8" w:space="0" w:color="auto"/>
              <w:left w:val="nil"/>
              <w:bottom w:val="single" w:sz="8" w:space="0" w:color="auto"/>
              <w:right w:val="single" w:sz="8" w:space="0" w:color="auto"/>
            </w:tcBorders>
            <w:shd w:val="clear" w:color="auto" w:fill="auto"/>
            <w:noWrap/>
            <w:vAlign w:val="center"/>
            <w:hideMark/>
          </w:tcPr>
          <w:p w14:paraId="5826C92E" w14:textId="77777777" w:rsidR="00C411E4" w:rsidRPr="00D67D0D" w:rsidRDefault="00C411E4" w:rsidP="003513D4">
            <w:pPr>
              <w:spacing w:after="0" w:line="240" w:lineRule="auto"/>
              <w:jc w:val="right"/>
              <w:rPr>
                <w:rFonts w:ascii="Calibri" w:eastAsia="Times New Roman" w:hAnsi="Calibri" w:cs="Calibri"/>
                <w:b/>
                <w:bCs/>
                <w:color w:val="000000"/>
                <w:sz w:val="18"/>
                <w:szCs w:val="18"/>
              </w:rPr>
            </w:pPr>
            <w:r w:rsidRPr="00D67D0D">
              <w:rPr>
                <w:rFonts w:ascii="Calibri" w:eastAsia="Times New Roman" w:hAnsi="Calibri" w:cs="Calibri"/>
                <w:b/>
                <w:bCs/>
                <w:color w:val="000000"/>
                <w:sz w:val="18"/>
                <w:szCs w:val="18"/>
              </w:rPr>
              <w:t>8</w:t>
            </w:r>
          </w:p>
        </w:tc>
        <w:tc>
          <w:tcPr>
            <w:tcW w:w="740" w:type="dxa"/>
            <w:tcBorders>
              <w:top w:val="single" w:sz="8" w:space="0" w:color="auto"/>
              <w:left w:val="nil"/>
              <w:bottom w:val="single" w:sz="8" w:space="0" w:color="auto"/>
              <w:right w:val="single" w:sz="8" w:space="0" w:color="auto"/>
            </w:tcBorders>
            <w:shd w:val="clear" w:color="auto" w:fill="auto"/>
            <w:noWrap/>
            <w:vAlign w:val="center"/>
            <w:hideMark/>
          </w:tcPr>
          <w:p w14:paraId="6300CE6A" w14:textId="77777777" w:rsidR="00C411E4" w:rsidRPr="00D67D0D" w:rsidRDefault="00C411E4" w:rsidP="003513D4">
            <w:pPr>
              <w:spacing w:after="0" w:line="240" w:lineRule="auto"/>
              <w:jc w:val="right"/>
              <w:rPr>
                <w:rFonts w:ascii="Calibri" w:eastAsia="Times New Roman" w:hAnsi="Calibri" w:cs="Calibri"/>
                <w:b/>
                <w:bCs/>
                <w:color w:val="000000"/>
                <w:sz w:val="18"/>
                <w:szCs w:val="18"/>
              </w:rPr>
            </w:pPr>
            <w:r w:rsidRPr="00D67D0D">
              <w:rPr>
                <w:rFonts w:ascii="Calibri" w:eastAsia="Times New Roman" w:hAnsi="Calibri" w:cs="Calibri"/>
                <w:b/>
                <w:bCs/>
                <w:color w:val="000000"/>
                <w:sz w:val="18"/>
                <w:szCs w:val="18"/>
              </w:rPr>
              <w:t>9</w:t>
            </w:r>
          </w:p>
        </w:tc>
        <w:tc>
          <w:tcPr>
            <w:tcW w:w="760" w:type="dxa"/>
            <w:tcBorders>
              <w:top w:val="single" w:sz="8" w:space="0" w:color="auto"/>
              <w:left w:val="nil"/>
              <w:bottom w:val="single" w:sz="8" w:space="0" w:color="auto"/>
              <w:right w:val="single" w:sz="8" w:space="0" w:color="auto"/>
            </w:tcBorders>
            <w:shd w:val="clear" w:color="auto" w:fill="auto"/>
            <w:noWrap/>
            <w:vAlign w:val="center"/>
            <w:hideMark/>
          </w:tcPr>
          <w:p w14:paraId="30FB9725" w14:textId="77777777" w:rsidR="00C411E4" w:rsidRPr="00D67D0D" w:rsidRDefault="00C411E4" w:rsidP="003513D4">
            <w:pPr>
              <w:spacing w:after="0" w:line="240" w:lineRule="auto"/>
              <w:jc w:val="right"/>
              <w:rPr>
                <w:rFonts w:ascii="Calibri" w:eastAsia="Times New Roman" w:hAnsi="Calibri" w:cs="Calibri"/>
                <w:b/>
                <w:bCs/>
                <w:color w:val="000000"/>
                <w:sz w:val="18"/>
                <w:szCs w:val="18"/>
              </w:rPr>
            </w:pPr>
            <w:r w:rsidRPr="00D67D0D">
              <w:rPr>
                <w:rFonts w:ascii="Calibri" w:eastAsia="Times New Roman" w:hAnsi="Calibri" w:cs="Calibri"/>
                <w:b/>
                <w:bCs/>
                <w:color w:val="000000"/>
                <w:sz w:val="18"/>
                <w:szCs w:val="18"/>
              </w:rPr>
              <w:t>10</w:t>
            </w:r>
          </w:p>
        </w:tc>
      </w:tr>
      <w:tr w:rsidR="00C411E4" w:rsidRPr="00D67D0D" w14:paraId="1BE1C5BA" w14:textId="77777777" w:rsidTr="008D1EAA">
        <w:trPr>
          <w:trHeight w:val="315"/>
          <w:jc w:val="center"/>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567A2C2"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1</w:t>
            </w:r>
          </w:p>
        </w:tc>
        <w:tc>
          <w:tcPr>
            <w:tcW w:w="700" w:type="dxa"/>
            <w:tcBorders>
              <w:top w:val="nil"/>
              <w:left w:val="nil"/>
              <w:bottom w:val="single" w:sz="8" w:space="0" w:color="auto"/>
              <w:right w:val="single" w:sz="8" w:space="0" w:color="auto"/>
            </w:tcBorders>
            <w:shd w:val="clear" w:color="auto" w:fill="auto"/>
            <w:noWrap/>
            <w:vAlign w:val="center"/>
            <w:hideMark/>
          </w:tcPr>
          <w:p w14:paraId="73DBAC50"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0.8044</w:t>
            </w:r>
          </w:p>
        </w:tc>
        <w:tc>
          <w:tcPr>
            <w:tcW w:w="760" w:type="dxa"/>
            <w:tcBorders>
              <w:top w:val="nil"/>
              <w:left w:val="nil"/>
              <w:bottom w:val="single" w:sz="8" w:space="0" w:color="auto"/>
              <w:right w:val="single" w:sz="8" w:space="0" w:color="auto"/>
            </w:tcBorders>
            <w:shd w:val="clear" w:color="auto" w:fill="auto"/>
            <w:noWrap/>
            <w:vAlign w:val="center"/>
            <w:hideMark/>
          </w:tcPr>
          <w:p w14:paraId="4D6E6FF9"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0.9444</w:t>
            </w:r>
          </w:p>
        </w:tc>
        <w:tc>
          <w:tcPr>
            <w:tcW w:w="700" w:type="dxa"/>
            <w:tcBorders>
              <w:top w:val="nil"/>
              <w:left w:val="nil"/>
              <w:bottom w:val="single" w:sz="8" w:space="0" w:color="auto"/>
              <w:right w:val="single" w:sz="8" w:space="0" w:color="auto"/>
            </w:tcBorders>
            <w:shd w:val="clear" w:color="auto" w:fill="auto"/>
            <w:noWrap/>
            <w:vAlign w:val="center"/>
            <w:hideMark/>
          </w:tcPr>
          <w:p w14:paraId="20CA877D"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0.9583</w:t>
            </w:r>
          </w:p>
        </w:tc>
        <w:tc>
          <w:tcPr>
            <w:tcW w:w="640" w:type="dxa"/>
            <w:tcBorders>
              <w:top w:val="nil"/>
              <w:left w:val="nil"/>
              <w:bottom w:val="single" w:sz="8" w:space="0" w:color="auto"/>
              <w:right w:val="single" w:sz="8" w:space="0" w:color="auto"/>
            </w:tcBorders>
            <w:shd w:val="clear" w:color="auto" w:fill="auto"/>
            <w:noWrap/>
            <w:vAlign w:val="center"/>
            <w:hideMark/>
          </w:tcPr>
          <w:p w14:paraId="14BC8CB2"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0.5</w:t>
            </w:r>
          </w:p>
        </w:tc>
        <w:tc>
          <w:tcPr>
            <w:tcW w:w="760" w:type="dxa"/>
            <w:tcBorders>
              <w:top w:val="nil"/>
              <w:left w:val="nil"/>
              <w:bottom w:val="single" w:sz="8" w:space="0" w:color="auto"/>
              <w:right w:val="single" w:sz="8" w:space="0" w:color="auto"/>
            </w:tcBorders>
            <w:shd w:val="clear" w:color="auto" w:fill="auto"/>
            <w:noWrap/>
            <w:vAlign w:val="center"/>
            <w:hideMark/>
          </w:tcPr>
          <w:p w14:paraId="206E4AAE"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0.7593</w:t>
            </w:r>
          </w:p>
        </w:tc>
        <w:tc>
          <w:tcPr>
            <w:tcW w:w="720" w:type="dxa"/>
            <w:tcBorders>
              <w:top w:val="nil"/>
              <w:left w:val="nil"/>
              <w:bottom w:val="single" w:sz="8" w:space="0" w:color="auto"/>
              <w:right w:val="single" w:sz="8" w:space="0" w:color="auto"/>
            </w:tcBorders>
            <w:shd w:val="clear" w:color="auto" w:fill="auto"/>
            <w:noWrap/>
            <w:vAlign w:val="center"/>
            <w:hideMark/>
          </w:tcPr>
          <w:p w14:paraId="4233A9A9"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0.4615</w:t>
            </w:r>
          </w:p>
        </w:tc>
        <w:tc>
          <w:tcPr>
            <w:tcW w:w="720" w:type="dxa"/>
            <w:tcBorders>
              <w:top w:val="nil"/>
              <w:left w:val="nil"/>
              <w:bottom w:val="single" w:sz="8" w:space="0" w:color="auto"/>
              <w:right w:val="single" w:sz="8" w:space="0" w:color="auto"/>
            </w:tcBorders>
            <w:shd w:val="clear" w:color="auto" w:fill="auto"/>
            <w:noWrap/>
            <w:vAlign w:val="center"/>
            <w:hideMark/>
          </w:tcPr>
          <w:p w14:paraId="530097ED"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0.4217</w:t>
            </w:r>
          </w:p>
        </w:tc>
        <w:tc>
          <w:tcPr>
            <w:tcW w:w="680" w:type="dxa"/>
            <w:tcBorders>
              <w:top w:val="nil"/>
              <w:left w:val="nil"/>
              <w:bottom w:val="single" w:sz="8" w:space="0" w:color="auto"/>
              <w:right w:val="single" w:sz="8" w:space="0" w:color="auto"/>
            </w:tcBorders>
            <w:shd w:val="clear" w:color="auto" w:fill="auto"/>
            <w:noWrap/>
            <w:vAlign w:val="center"/>
            <w:hideMark/>
          </w:tcPr>
          <w:p w14:paraId="58D14FA4"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0.8333</w:t>
            </w:r>
          </w:p>
        </w:tc>
        <w:tc>
          <w:tcPr>
            <w:tcW w:w="740" w:type="dxa"/>
            <w:tcBorders>
              <w:top w:val="nil"/>
              <w:left w:val="nil"/>
              <w:bottom w:val="single" w:sz="8" w:space="0" w:color="auto"/>
              <w:right w:val="single" w:sz="8" w:space="0" w:color="auto"/>
            </w:tcBorders>
            <w:shd w:val="clear" w:color="auto" w:fill="auto"/>
            <w:noWrap/>
            <w:vAlign w:val="center"/>
            <w:hideMark/>
          </w:tcPr>
          <w:p w14:paraId="70E919AC"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0.8788</w:t>
            </w:r>
          </w:p>
        </w:tc>
        <w:tc>
          <w:tcPr>
            <w:tcW w:w="760" w:type="dxa"/>
            <w:tcBorders>
              <w:top w:val="nil"/>
              <w:left w:val="nil"/>
              <w:bottom w:val="single" w:sz="8" w:space="0" w:color="auto"/>
              <w:right w:val="single" w:sz="8" w:space="0" w:color="auto"/>
            </w:tcBorders>
            <w:shd w:val="clear" w:color="auto" w:fill="auto"/>
            <w:noWrap/>
            <w:vAlign w:val="center"/>
            <w:hideMark/>
          </w:tcPr>
          <w:p w14:paraId="398AC62F"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0.8152</w:t>
            </w:r>
          </w:p>
        </w:tc>
      </w:tr>
      <w:tr w:rsidR="00C411E4" w:rsidRPr="00D67D0D" w14:paraId="2B6BCB9D" w14:textId="77777777" w:rsidTr="008D1EAA">
        <w:trPr>
          <w:trHeight w:val="315"/>
          <w:jc w:val="center"/>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3F6B4371"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2</w:t>
            </w:r>
          </w:p>
        </w:tc>
        <w:tc>
          <w:tcPr>
            <w:tcW w:w="700" w:type="dxa"/>
            <w:tcBorders>
              <w:top w:val="nil"/>
              <w:left w:val="nil"/>
              <w:bottom w:val="single" w:sz="8" w:space="0" w:color="auto"/>
              <w:right w:val="single" w:sz="8" w:space="0" w:color="auto"/>
            </w:tcBorders>
            <w:shd w:val="clear" w:color="auto" w:fill="auto"/>
            <w:noWrap/>
            <w:vAlign w:val="center"/>
            <w:hideMark/>
          </w:tcPr>
          <w:p w14:paraId="11071BD9"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0.9333</w:t>
            </w:r>
          </w:p>
        </w:tc>
        <w:tc>
          <w:tcPr>
            <w:tcW w:w="760" w:type="dxa"/>
            <w:tcBorders>
              <w:top w:val="nil"/>
              <w:left w:val="nil"/>
              <w:bottom w:val="single" w:sz="8" w:space="0" w:color="auto"/>
              <w:right w:val="single" w:sz="8" w:space="0" w:color="auto"/>
            </w:tcBorders>
            <w:shd w:val="clear" w:color="auto" w:fill="auto"/>
            <w:noWrap/>
            <w:vAlign w:val="center"/>
            <w:hideMark/>
          </w:tcPr>
          <w:p w14:paraId="58C4067B"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0.8462</w:t>
            </w:r>
          </w:p>
        </w:tc>
        <w:tc>
          <w:tcPr>
            <w:tcW w:w="700" w:type="dxa"/>
            <w:tcBorders>
              <w:top w:val="nil"/>
              <w:left w:val="nil"/>
              <w:bottom w:val="single" w:sz="8" w:space="0" w:color="auto"/>
              <w:right w:val="single" w:sz="8" w:space="0" w:color="auto"/>
            </w:tcBorders>
            <w:shd w:val="clear" w:color="auto" w:fill="auto"/>
            <w:noWrap/>
            <w:vAlign w:val="center"/>
            <w:hideMark/>
          </w:tcPr>
          <w:p w14:paraId="733994CA"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0.9091</w:t>
            </w:r>
          </w:p>
        </w:tc>
        <w:tc>
          <w:tcPr>
            <w:tcW w:w="640" w:type="dxa"/>
            <w:tcBorders>
              <w:top w:val="nil"/>
              <w:left w:val="nil"/>
              <w:bottom w:val="single" w:sz="8" w:space="0" w:color="auto"/>
              <w:right w:val="single" w:sz="8" w:space="0" w:color="auto"/>
            </w:tcBorders>
            <w:shd w:val="clear" w:color="auto" w:fill="auto"/>
            <w:noWrap/>
            <w:vAlign w:val="center"/>
            <w:hideMark/>
          </w:tcPr>
          <w:p w14:paraId="030E101C"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0.8947</w:t>
            </w:r>
          </w:p>
        </w:tc>
        <w:tc>
          <w:tcPr>
            <w:tcW w:w="760" w:type="dxa"/>
            <w:tcBorders>
              <w:top w:val="nil"/>
              <w:left w:val="nil"/>
              <w:bottom w:val="single" w:sz="8" w:space="0" w:color="auto"/>
              <w:right w:val="single" w:sz="8" w:space="0" w:color="auto"/>
            </w:tcBorders>
            <w:shd w:val="clear" w:color="auto" w:fill="auto"/>
            <w:noWrap/>
            <w:vAlign w:val="center"/>
            <w:hideMark/>
          </w:tcPr>
          <w:p w14:paraId="4D8CA610"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1</w:t>
            </w:r>
          </w:p>
        </w:tc>
        <w:tc>
          <w:tcPr>
            <w:tcW w:w="720" w:type="dxa"/>
            <w:tcBorders>
              <w:top w:val="nil"/>
              <w:left w:val="nil"/>
              <w:bottom w:val="single" w:sz="8" w:space="0" w:color="auto"/>
              <w:right w:val="single" w:sz="8" w:space="0" w:color="auto"/>
            </w:tcBorders>
            <w:shd w:val="clear" w:color="auto" w:fill="auto"/>
            <w:noWrap/>
            <w:vAlign w:val="center"/>
            <w:hideMark/>
          </w:tcPr>
          <w:p w14:paraId="27CB8DE1"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0.8947</w:t>
            </w:r>
          </w:p>
        </w:tc>
        <w:tc>
          <w:tcPr>
            <w:tcW w:w="720" w:type="dxa"/>
            <w:tcBorders>
              <w:top w:val="nil"/>
              <w:left w:val="nil"/>
              <w:bottom w:val="single" w:sz="8" w:space="0" w:color="auto"/>
              <w:right w:val="single" w:sz="8" w:space="0" w:color="auto"/>
            </w:tcBorders>
            <w:shd w:val="clear" w:color="auto" w:fill="auto"/>
            <w:noWrap/>
            <w:vAlign w:val="center"/>
            <w:hideMark/>
          </w:tcPr>
          <w:p w14:paraId="470EC7F4"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0.7647</w:t>
            </w:r>
          </w:p>
        </w:tc>
        <w:tc>
          <w:tcPr>
            <w:tcW w:w="680" w:type="dxa"/>
            <w:tcBorders>
              <w:top w:val="nil"/>
              <w:left w:val="nil"/>
              <w:bottom w:val="single" w:sz="8" w:space="0" w:color="auto"/>
              <w:right w:val="single" w:sz="8" w:space="0" w:color="auto"/>
            </w:tcBorders>
            <w:shd w:val="clear" w:color="auto" w:fill="auto"/>
            <w:noWrap/>
            <w:vAlign w:val="center"/>
            <w:hideMark/>
          </w:tcPr>
          <w:p w14:paraId="1D19C5F7"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0.8077</w:t>
            </w:r>
          </w:p>
        </w:tc>
        <w:tc>
          <w:tcPr>
            <w:tcW w:w="740" w:type="dxa"/>
            <w:tcBorders>
              <w:top w:val="nil"/>
              <w:left w:val="nil"/>
              <w:bottom w:val="single" w:sz="8" w:space="0" w:color="auto"/>
              <w:right w:val="single" w:sz="8" w:space="0" w:color="auto"/>
            </w:tcBorders>
            <w:shd w:val="clear" w:color="auto" w:fill="auto"/>
            <w:noWrap/>
            <w:vAlign w:val="center"/>
            <w:hideMark/>
          </w:tcPr>
          <w:p w14:paraId="00CC64E8"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0.7692</w:t>
            </w:r>
          </w:p>
        </w:tc>
        <w:tc>
          <w:tcPr>
            <w:tcW w:w="760" w:type="dxa"/>
            <w:tcBorders>
              <w:top w:val="nil"/>
              <w:left w:val="nil"/>
              <w:bottom w:val="single" w:sz="8" w:space="0" w:color="auto"/>
              <w:right w:val="single" w:sz="8" w:space="0" w:color="auto"/>
            </w:tcBorders>
            <w:shd w:val="clear" w:color="auto" w:fill="auto"/>
            <w:noWrap/>
            <w:vAlign w:val="center"/>
            <w:hideMark/>
          </w:tcPr>
          <w:p w14:paraId="3C47D965"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0.5522</w:t>
            </w:r>
          </w:p>
        </w:tc>
      </w:tr>
      <w:tr w:rsidR="00C411E4" w:rsidRPr="00D67D0D" w14:paraId="60190C6B" w14:textId="77777777" w:rsidTr="008D1EAA">
        <w:trPr>
          <w:trHeight w:val="315"/>
          <w:jc w:val="center"/>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616F15C2"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3</w:t>
            </w:r>
          </w:p>
        </w:tc>
        <w:tc>
          <w:tcPr>
            <w:tcW w:w="700" w:type="dxa"/>
            <w:tcBorders>
              <w:top w:val="nil"/>
              <w:left w:val="nil"/>
              <w:bottom w:val="single" w:sz="8" w:space="0" w:color="auto"/>
              <w:right w:val="single" w:sz="8" w:space="0" w:color="auto"/>
            </w:tcBorders>
            <w:shd w:val="clear" w:color="auto" w:fill="auto"/>
            <w:noWrap/>
            <w:vAlign w:val="center"/>
            <w:hideMark/>
          </w:tcPr>
          <w:p w14:paraId="7DA29781"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0.8444</w:t>
            </w:r>
          </w:p>
        </w:tc>
        <w:tc>
          <w:tcPr>
            <w:tcW w:w="760" w:type="dxa"/>
            <w:tcBorders>
              <w:top w:val="nil"/>
              <w:left w:val="nil"/>
              <w:bottom w:val="single" w:sz="8" w:space="0" w:color="auto"/>
              <w:right w:val="single" w:sz="8" w:space="0" w:color="auto"/>
            </w:tcBorders>
            <w:shd w:val="clear" w:color="auto" w:fill="auto"/>
            <w:noWrap/>
            <w:vAlign w:val="center"/>
            <w:hideMark/>
          </w:tcPr>
          <w:p w14:paraId="619B1C82"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0.9474</w:t>
            </w:r>
          </w:p>
        </w:tc>
        <w:tc>
          <w:tcPr>
            <w:tcW w:w="700" w:type="dxa"/>
            <w:tcBorders>
              <w:top w:val="nil"/>
              <w:left w:val="nil"/>
              <w:bottom w:val="single" w:sz="8" w:space="0" w:color="auto"/>
              <w:right w:val="single" w:sz="8" w:space="0" w:color="auto"/>
            </w:tcBorders>
            <w:shd w:val="clear" w:color="auto" w:fill="auto"/>
            <w:noWrap/>
            <w:vAlign w:val="center"/>
            <w:hideMark/>
          </w:tcPr>
          <w:p w14:paraId="16A18FC1"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w:t>
            </w:r>
          </w:p>
        </w:tc>
        <w:tc>
          <w:tcPr>
            <w:tcW w:w="640" w:type="dxa"/>
            <w:tcBorders>
              <w:top w:val="nil"/>
              <w:left w:val="nil"/>
              <w:bottom w:val="single" w:sz="8" w:space="0" w:color="auto"/>
              <w:right w:val="single" w:sz="8" w:space="0" w:color="auto"/>
            </w:tcBorders>
            <w:shd w:val="clear" w:color="auto" w:fill="auto"/>
            <w:noWrap/>
            <w:vAlign w:val="center"/>
            <w:hideMark/>
          </w:tcPr>
          <w:p w14:paraId="4F14A180"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1</w:t>
            </w:r>
          </w:p>
        </w:tc>
        <w:tc>
          <w:tcPr>
            <w:tcW w:w="760" w:type="dxa"/>
            <w:tcBorders>
              <w:top w:val="nil"/>
              <w:left w:val="nil"/>
              <w:bottom w:val="single" w:sz="8" w:space="0" w:color="auto"/>
              <w:right w:val="single" w:sz="8" w:space="0" w:color="auto"/>
            </w:tcBorders>
            <w:shd w:val="clear" w:color="auto" w:fill="auto"/>
            <w:noWrap/>
            <w:vAlign w:val="center"/>
            <w:hideMark/>
          </w:tcPr>
          <w:p w14:paraId="658482CA"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0.9333</w:t>
            </w:r>
          </w:p>
        </w:tc>
        <w:tc>
          <w:tcPr>
            <w:tcW w:w="720" w:type="dxa"/>
            <w:tcBorders>
              <w:top w:val="nil"/>
              <w:left w:val="nil"/>
              <w:bottom w:val="single" w:sz="8" w:space="0" w:color="auto"/>
              <w:right w:val="single" w:sz="8" w:space="0" w:color="auto"/>
            </w:tcBorders>
            <w:shd w:val="clear" w:color="auto" w:fill="auto"/>
            <w:noWrap/>
            <w:vAlign w:val="center"/>
            <w:hideMark/>
          </w:tcPr>
          <w:p w14:paraId="279A70AD"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0.9412</w:t>
            </w:r>
          </w:p>
        </w:tc>
        <w:tc>
          <w:tcPr>
            <w:tcW w:w="720" w:type="dxa"/>
            <w:tcBorders>
              <w:top w:val="nil"/>
              <w:left w:val="nil"/>
              <w:bottom w:val="single" w:sz="8" w:space="0" w:color="auto"/>
              <w:right w:val="single" w:sz="8" w:space="0" w:color="auto"/>
            </w:tcBorders>
            <w:shd w:val="clear" w:color="auto" w:fill="auto"/>
            <w:noWrap/>
            <w:vAlign w:val="center"/>
            <w:hideMark/>
          </w:tcPr>
          <w:p w14:paraId="6AE168E6"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0.8621</w:t>
            </w:r>
          </w:p>
        </w:tc>
        <w:tc>
          <w:tcPr>
            <w:tcW w:w="680" w:type="dxa"/>
            <w:tcBorders>
              <w:top w:val="nil"/>
              <w:left w:val="nil"/>
              <w:bottom w:val="single" w:sz="8" w:space="0" w:color="auto"/>
              <w:right w:val="single" w:sz="8" w:space="0" w:color="auto"/>
            </w:tcBorders>
            <w:shd w:val="clear" w:color="auto" w:fill="auto"/>
            <w:noWrap/>
            <w:vAlign w:val="center"/>
            <w:hideMark/>
          </w:tcPr>
          <w:p w14:paraId="64822767"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0.8235</w:t>
            </w:r>
          </w:p>
        </w:tc>
        <w:tc>
          <w:tcPr>
            <w:tcW w:w="740" w:type="dxa"/>
            <w:tcBorders>
              <w:top w:val="nil"/>
              <w:left w:val="nil"/>
              <w:bottom w:val="single" w:sz="8" w:space="0" w:color="auto"/>
              <w:right w:val="single" w:sz="8" w:space="0" w:color="auto"/>
            </w:tcBorders>
            <w:shd w:val="clear" w:color="auto" w:fill="auto"/>
            <w:noWrap/>
            <w:vAlign w:val="center"/>
            <w:hideMark/>
          </w:tcPr>
          <w:p w14:paraId="702E9154"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0.875</w:t>
            </w:r>
          </w:p>
        </w:tc>
        <w:tc>
          <w:tcPr>
            <w:tcW w:w="760" w:type="dxa"/>
            <w:tcBorders>
              <w:top w:val="nil"/>
              <w:left w:val="nil"/>
              <w:bottom w:val="single" w:sz="8" w:space="0" w:color="auto"/>
              <w:right w:val="single" w:sz="8" w:space="0" w:color="auto"/>
            </w:tcBorders>
            <w:shd w:val="clear" w:color="auto" w:fill="auto"/>
            <w:noWrap/>
            <w:vAlign w:val="center"/>
            <w:hideMark/>
          </w:tcPr>
          <w:p w14:paraId="458A2778"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0.8524</w:t>
            </w:r>
          </w:p>
        </w:tc>
      </w:tr>
      <w:tr w:rsidR="00C411E4" w:rsidRPr="00D67D0D" w14:paraId="56308D40" w14:textId="77777777" w:rsidTr="008D1EAA">
        <w:trPr>
          <w:trHeight w:val="315"/>
          <w:jc w:val="center"/>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3BFE5F4E"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4</w:t>
            </w:r>
          </w:p>
        </w:tc>
        <w:tc>
          <w:tcPr>
            <w:tcW w:w="700" w:type="dxa"/>
            <w:tcBorders>
              <w:top w:val="nil"/>
              <w:left w:val="nil"/>
              <w:bottom w:val="single" w:sz="8" w:space="0" w:color="auto"/>
              <w:right w:val="single" w:sz="8" w:space="0" w:color="auto"/>
            </w:tcBorders>
            <w:shd w:val="clear" w:color="auto" w:fill="auto"/>
            <w:noWrap/>
            <w:vAlign w:val="center"/>
            <w:hideMark/>
          </w:tcPr>
          <w:p w14:paraId="289B0589"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0.9444</w:t>
            </w:r>
          </w:p>
        </w:tc>
        <w:tc>
          <w:tcPr>
            <w:tcW w:w="760" w:type="dxa"/>
            <w:tcBorders>
              <w:top w:val="nil"/>
              <w:left w:val="nil"/>
              <w:bottom w:val="single" w:sz="8" w:space="0" w:color="auto"/>
              <w:right w:val="single" w:sz="8" w:space="0" w:color="auto"/>
            </w:tcBorders>
            <w:shd w:val="clear" w:color="auto" w:fill="auto"/>
            <w:noWrap/>
            <w:vAlign w:val="center"/>
            <w:hideMark/>
          </w:tcPr>
          <w:p w14:paraId="5E301636"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0.9474</w:t>
            </w:r>
          </w:p>
        </w:tc>
        <w:tc>
          <w:tcPr>
            <w:tcW w:w="700" w:type="dxa"/>
            <w:tcBorders>
              <w:top w:val="nil"/>
              <w:left w:val="nil"/>
              <w:bottom w:val="single" w:sz="8" w:space="0" w:color="auto"/>
              <w:right w:val="single" w:sz="8" w:space="0" w:color="auto"/>
            </w:tcBorders>
            <w:shd w:val="clear" w:color="auto" w:fill="auto"/>
            <w:noWrap/>
            <w:vAlign w:val="center"/>
            <w:hideMark/>
          </w:tcPr>
          <w:p w14:paraId="75D0ED5B"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0.75</w:t>
            </w:r>
          </w:p>
        </w:tc>
        <w:tc>
          <w:tcPr>
            <w:tcW w:w="640" w:type="dxa"/>
            <w:tcBorders>
              <w:top w:val="nil"/>
              <w:left w:val="nil"/>
              <w:bottom w:val="single" w:sz="8" w:space="0" w:color="auto"/>
              <w:right w:val="single" w:sz="8" w:space="0" w:color="auto"/>
            </w:tcBorders>
            <w:shd w:val="clear" w:color="auto" w:fill="auto"/>
            <w:noWrap/>
            <w:vAlign w:val="center"/>
            <w:hideMark/>
          </w:tcPr>
          <w:p w14:paraId="6B2EB0CB"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0.8846</w:t>
            </w:r>
          </w:p>
        </w:tc>
        <w:tc>
          <w:tcPr>
            <w:tcW w:w="760" w:type="dxa"/>
            <w:tcBorders>
              <w:top w:val="nil"/>
              <w:left w:val="nil"/>
              <w:bottom w:val="single" w:sz="8" w:space="0" w:color="auto"/>
              <w:right w:val="single" w:sz="8" w:space="0" w:color="auto"/>
            </w:tcBorders>
            <w:shd w:val="clear" w:color="auto" w:fill="auto"/>
            <w:noWrap/>
            <w:vAlign w:val="center"/>
            <w:hideMark/>
          </w:tcPr>
          <w:p w14:paraId="79415BF2"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0.9286</w:t>
            </w:r>
          </w:p>
        </w:tc>
        <w:tc>
          <w:tcPr>
            <w:tcW w:w="720" w:type="dxa"/>
            <w:tcBorders>
              <w:top w:val="nil"/>
              <w:left w:val="nil"/>
              <w:bottom w:val="single" w:sz="8" w:space="0" w:color="auto"/>
              <w:right w:val="single" w:sz="8" w:space="0" w:color="auto"/>
            </w:tcBorders>
            <w:shd w:val="clear" w:color="auto" w:fill="auto"/>
            <w:noWrap/>
            <w:vAlign w:val="center"/>
            <w:hideMark/>
          </w:tcPr>
          <w:p w14:paraId="5B714B06"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0.7143</w:t>
            </w:r>
          </w:p>
        </w:tc>
        <w:tc>
          <w:tcPr>
            <w:tcW w:w="720" w:type="dxa"/>
            <w:tcBorders>
              <w:top w:val="nil"/>
              <w:left w:val="nil"/>
              <w:bottom w:val="single" w:sz="8" w:space="0" w:color="auto"/>
              <w:right w:val="single" w:sz="8" w:space="0" w:color="auto"/>
            </w:tcBorders>
            <w:shd w:val="clear" w:color="auto" w:fill="auto"/>
            <w:noWrap/>
            <w:vAlign w:val="center"/>
            <w:hideMark/>
          </w:tcPr>
          <w:p w14:paraId="2458059D"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0.7931</w:t>
            </w:r>
          </w:p>
        </w:tc>
        <w:tc>
          <w:tcPr>
            <w:tcW w:w="680" w:type="dxa"/>
            <w:tcBorders>
              <w:top w:val="nil"/>
              <w:left w:val="nil"/>
              <w:bottom w:val="single" w:sz="8" w:space="0" w:color="auto"/>
              <w:right w:val="single" w:sz="8" w:space="0" w:color="auto"/>
            </w:tcBorders>
            <w:shd w:val="clear" w:color="auto" w:fill="auto"/>
            <w:noWrap/>
            <w:vAlign w:val="center"/>
            <w:hideMark/>
          </w:tcPr>
          <w:p w14:paraId="5FDC291B"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1</w:t>
            </w:r>
          </w:p>
        </w:tc>
        <w:tc>
          <w:tcPr>
            <w:tcW w:w="740" w:type="dxa"/>
            <w:tcBorders>
              <w:top w:val="nil"/>
              <w:left w:val="nil"/>
              <w:bottom w:val="single" w:sz="8" w:space="0" w:color="auto"/>
              <w:right w:val="single" w:sz="8" w:space="0" w:color="auto"/>
            </w:tcBorders>
            <w:shd w:val="clear" w:color="auto" w:fill="auto"/>
            <w:noWrap/>
            <w:vAlign w:val="center"/>
            <w:hideMark/>
          </w:tcPr>
          <w:p w14:paraId="1C21DF2E"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0.7143</w:t>
            </w:r>
          </w:p>
        </w:tc>
        <w:tc>
          <w:tcPr>
            <w:tcW w:w="760" w:type="dxa"/>
            <w:tcBorders>
              <w:top w:val="nil"/>
              <w:left w:val="nil"/>
              <w:bottom w:val="single" w:sz="8" w:space="0" w:color="auto"/>
              <w:right w:val="single" w:sz="8" w:space="0" w:color="auto"/>
            </w:tcBorders>
            <w:shd w:val="clear" w:color="auto" w:fill="auto"/>
            <w:noWrap/>
            <w:vAlign w:val="center"/>
            <w:hideMark/>
          </w:tcPr>
          <w:p w14:paraId="5A7BB08A"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0.9412</w:t>
            </w:r>
          </w:p>
        </w:tc>
      </w:tr>
      <w:tr w:rsidR="00C411E4" w:rsidRPr="00D67D0D" w14:paraId="38C50F51" w14:textId="77777777" w:rsidTr="008D1EAA">
        <w:trPr>
          <w:trHeight w:val="315"/>
          <w:jc w:val="center"/>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1FA7B867"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5</w:t>
            </w:r>
          </w:p>
        </w:tc>
        <w:tc>
          <w:tcPr>
            <w:tcW w:w="700" w:type="dxa"/>
            <w:tcBorders>
              <w:top w:val="nil"/>
              <w:left w:val="nil"/>
              <w:bottom w:val="single" w:sz="8" w:space="0" w:color="auto"/>
              <w:right w:val="single" w:sz="8" w:space="0" w:color="auto"/>
            </w:tcBorders>
            <w:shd w:val="clear" w:color="auto" w:fill="auto"/>
            <w:noWrap/>
            <w:vAlign w:val="center"/>
            <w:hideMark/>
          </w:tcPr>
          <w:p w14:paraId="005A0D55"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0.8824</w:t>
            </w:r>
          </w:p>
        </w:tc>
        <w:tc>
          <w:tcPr>
            <w:tcW w:w="760" w:type="dxa"/>
            <w:tcBorders>
              <w:top w:val="nil"/>
              <w:left w:val="nil"/>
              <w:bottom w:val="single" w:sz="8" w:space="0" w:color="auto"/>
              <w:right w:val="single" w:sz="8" w:space="0" w:color="auto"/>
            </w:tcBorders>
            <w:shd w:val="clear" w:color="auto" w:fill="auto"/>
            <w:noWrap/>
            <w:vAlign w:val="center"/>
            <w:hideMark/>
          </w:tcPr>
          <w:p w14:paraId="19BE150D"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0.7368</w:t>
            </w:r>
          </w:p>
        </w:tc>
        <w:tc>
          <w:tcPr>
            <w:tcW w:w="700" w:type="dxa"/>
            <w:tcBorders>
              <w:top w:val="nil"/>
              <w:left w:val="nil"/>
              <w:bottom w:val="single" w:sz="8" w:space="0" w:color="auto"/>
              <w:right w:val="single" w:sz="8" w:space="0" w:color="auto"/>
            </w:tcBorders>
            <w:shd w:val="clear" w:color="auto" w:fill="auto"/>
            <w:noWrap/>
            <w:vAlign w:val="center"/>
            <w:hideMark/>
          </w:tcPr>
          <w:p w14:paraId="2C3A5CC8"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0.7778</w:t>
            </w:r>
          </w:p>
        </w:tc>
        <w:tc>
          <w:tcPr>
            <w:tcW w:w="640" w:type="dxa"/>
            <w:tcBorders>
              <w:top w:val="nil"/>
              <w:left w:val="nil"/>
              <w:bottom w:val="single" w:sz="8" w:space="0" w:color="auto"/>
              <w:right w:val="single" w:sz="8" w:space="0" w:color="auto"/>
            </w:tcBorders>
            <w:shd w:val="clear" w:color="auto" w:fill="auto"/>
            <w:noWrap/>
            <w:vAlign w:val="center"/>
            <w:hideMark/>
          </w:tcPr>
          <w:p w14:paraId="56062A52"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0.6098</w:t>
            </w:r>
          </w:p>
        </w:tc>
        <w:tc>
          <w:tcPr>
            <w:tcW w:w="760" w:type="dxa"/>
            <w:tcBorders>
              <w:top w:val="nil"/>
              <w:left w:val="nil"/>
              <w:bottom w:val="single" w:sz="8" w:space="0" w:color="auto"/>
              <w:right w:val="single" w:sz="8" w:space="0" w:color="auto"/>
            </w:tcBorders>
            <w:shd w:val="clear" w:color="auto" w:fill="auto"/>
            <w:noWrap/>
            <w:vAlign w:val="center"/>
            <w:hideMark/>
          </w:tcPr>
          <w:p w14:paraId="45926AA6"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w:t>
            </w:r>
          </w:p>
        </w:tc>
        <w:tc>
          <w:tcPr>
            <w:tcW w:w="720" w:type="dxa"/>
            <w:tcBorders>
              <w:top w:val="nil"/>
              <w:left w:val="nil"/>
              <w:bottom w:val="single" w:sz="8" w:space="0" w:color="auto"/>
              <w:right w:val="single" w:sz="8" w:space="0" w:color="auto"/>
            </w:tcBorders>
            <w:shd w:val="clear" w:color="auto" w:fill="auto"/>
            <w:noWrap/>
            <w:vAlign w:val="center"/>
            <w:hideMark/>
          </w:tcPr>
          <w:p w14:paraId="1D123A7F"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0.7273</w:t>
            </w:r>
          </w:p>
        </w:tc>
        <w:tc>
          <w:tcPr>
            <w:tcW w:w="720" w:type="dxa"/>
            <w:tcBorders>
              <w:top w:val="nil"/>
              <w:left w:val="nil"/>
              <w:bottom w:val="single" w:sz="8" w:space="0" w:color="auto"/>
              <w:right w:val="single" w:sz="8" w:space="0" w:color="auto"/>
            </w:tcBorders>
            <w:shd w:val="clear" w:color="auto" w:fill="auto"/>
            <w:noWrap/>
            <w:vAlign w:val="center"/>
            <w:hideMark/>
          </w:tcPr>
          <w:p w14:paraId="5F5AEBF5"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0.5085</w:t>
            </w:r>
          </w:p>
        </w:tc>
        <w:tc>
          <w:tcPr>
            <w:tcW w:w="680" w:type="dxa"/>
            <w:tcBorders>
              <w:top w:val="nil"/>
              <w:left w:val="nil"/>
              <w:bottom w:val="single" w:sz="8" w:space="0" w:color="auto"/>
              <w:right w:val="single" w:sz="8" w:space="0" w:color="auto"/>
            </w:tcBorders>
            <w:shd w:val="clear" w:color="auto" w:fill="auto"/>
            <w:noWrap/>
            <w:vAlign w:val="center"/>
            <w:hideMark/>
          </w:tcPr>
          <w:p w14:paraId="3E1AFD55"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0.7143</w:t>
            </w:r>
          </w:p>
        </w:tc>
        <w:tc>
          <w:tcPr>
            <w:tcW w:w="740" w:type="dxa"/>
            <w:tcBorders>
              <w:top w:val="nil"/>
              <w:left w:val="nil"/>
              <w:bottom w:val="single" w:sz="8" w:space="0" w:color="auto"/>
              <w:right w:val="single" w:sz="8" w:space="0" w:color="auto"/>
            </w:tcBorders>
            <w:shd w:val="clear" w:color="auto" w:fill="auto"/>
            <w:noWrap/>
            <w:vAlign w:val="center"/>
            <w:hideMark/>
          </w:tcPr>
          <w:p w14:paraId="2C756BDD"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0.9375</w:t>
            </w:r>
          </w:p>
        </w:tc>
        <w:tc>
          <w:tcPr>
            <w:tcW w:w="760" w:type="dxa"/>
            <w:tcBorders>
              <w:top w:val="nil"/>
              <w:left w:val="nil"/>
              <w:bottom w:val="single" w:sz="8" w:space="0" w:color="auto"/>
              <w:right w:val="single" w:sz="8" w:space="0" w:color="auto"/>
            </w:tcBorders>
            <w:shd w:val="clear" w:color="auto" w:fill="auto"/>
            <w:noWrap/>
            <w:vAlign w:val="center"/>
            <w:hideMark/>
          </w:tcPr>
          <w:p w14:paraId="2FB7C9CA"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0.9286</w:t>
            </w:r>
          </w:p>
        </w:tc>
      </w:tr>
      <w:tr w:rsidR="00C411E4" w:rsidRPr="00D67D0D" w14:paraId="2D46A5CA" w14:textId="77777777" w:rsidTr="008D1EAA">
        <w:trPr>
          <w:trHeight w:val="315"/>
          <w:jc w:val="center"/>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7AE97475"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6</w:t>
            </w:r>
          </w:p>
        </w:tc>
        <w:tc>
          <w:tcPr>
            <w:tcW w:w="700" w:type="dxa"/>
            <w:tcBorders>
              <w:top w:val="nil"/>
              <w:left w:val="nil"/>
              <w:bottom w:val="single" w:sz="8" w:space="0" w:color="auto"/>
              <w:right w:val="single" w:sz="8" w:space="0" w:color="auto"/>
            </w:tcBorders>
            <w:shd w:val="clear" w:color="auto" w:fill="auto"/>
            <w:noWrap/>
            <w:vAlign w:val="center"/>
            <w:hideMark/>
          </w:tcPr>
          <w:p w14:paraId="6925AB21"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0.8235</w:t>
            </w:r>
          </w:p>
        </w:tc>
        <w:tc>
          <w:tcPr>
            <w:tcW w:w="760" w:type="dxa"/>
            <w:tcBorders>
              <w:top w:val="nil"/>
              <w:left w:val="nil"/>
              <w:bottom w:val="single" w:sz="8" w:space="0" w:color="auto"/>
              <w:right w:val="single" w:sz="8" w:space="0" w:color="auto"/>
            </w:tcBorders>
            <w:shd w:val="clear" w:color="auto" w:fill="auto"/>
            <w:noWrap/>
            <w:vAlign w:val="center"/>
            <w:hideMark/>
          </w:tcPr>
          <w:p w14:paraId="6523104A"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0.7838</w:t>
            </w:r>
          </w:p>
        </w:tc>
        <w:tc>
          <w:tcPr>
            <w:tcW w:w="700" w:type="dxa"/>
            <w:tcBorders>
              <w:top w:val="nil"/>
              <w:left w:val="nil"/>
              <w:bottom w:val="single" w:sz="8" w:space="0" w:color="auto"/>
              <w:right w:val="single" w:sz="8" w:space="0" w:color="auto"/>
            </w:tcBorders>
            <w:shd w:val="clear" w:color="auto" w:fill="auto"/>
            <w:noWrap/>
            <w:vAlign w:val="center"/>
            <w:hideMark/>
          </w:tcPr>
          <w:p w14:paraId="0D34D807"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0.8333</w:t>
            </w:r>
          </w:p>
        </w:tc>
        <w:tc>
          <w:tcPr>
            <w:tcW w:w="640" w:type="dxa"/>
            <w:tcBorders>
              <w:top w:val="nil"/>
              <w:left w:val="nil"/>
              <w:bottom w:val="single" w:sz="8" w:space="0" w:color="auto"/>
              <w:right w:val="single" w:sz="8" w:space="0" w:color="auto"/>
            </w:tcBorders>
            <w:shd w:val="clear" w:color="auto" w:fill="auto"/>
            <w:noWrap/>
            <w:vAlign w:val="center"/>
            <w:hideMark/>
          </w:tcPr>
          <w:p w14:paraId="3F5042A9"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w:t>
            </w:r>
          </w:p>
        </w:tc>
        <w:tc>
          <w:tcPr>
            <w:tcW w:w="760" w:type="dxa"/>
            <w:tcBorders>
              <w:top w:val="nil"/>
              <w:left w:val="nil"/>
              <w:bottom w:val="single" w:sz="8" w:space="0" w:color="auto"/>
              <w:right w:val="single" w:sz="8" w:space="0" w:color="auto"/>
            </w:tcBorders>
            <w:shd w:val="clear" w:color="auto" w:fill="auto"/>
            <w:noWrap/>
            <w:vAlign w:val="center"/>
            <w:hideMark/>
          </w:tcPr>
          <w:p w14:paraId="051A1721"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0.85</w:t>
            </w:r>
          </w:p>
        </w:tc>
        <w:tc>
          <w:tcPr>
            <w:tcW w:w="720" w:type="dxa"/>
            <w:tcBorders>
              <w:top w:val="nil"/>
              <w:left w:val="nil"/>
              <w:bottom w:val="single" w:sz="8" w:space="0" w:color="auto"/>
              <w:right w:val="single" w:sz="8" w:space="0" w:color="auto"/>
            </w:tcBorders>
            <w:shd w:val="clear" w:color="auto" w:fill="auto"/>
            <w:noWrap/>
            <w:vAlign w:val="center"/>
            <w:hideMark/>
          </w:tcPr>
          <w:p w14:paraId="54F5F646"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0.9286</w:t>
            </w:r>
          </w:p>
        </w:tc>
        <w:tc>
          <w:tcPr>
            <w:tcW w:w="720" w:type="dxa"/>
            <w:tcBorders>
              <w:top w:val="nil"/>
              <w:left w:val="nil"/>
              <w:bottom w:val="single" w:sz="8" w:space="0" w:color="auto"/>
              <w:right w:val="single" w:sz="8" w:space="0" w:color="auto"/>
            </w:tcBorders>
            <w:shd w:val="clear" w:color="auto" w:fill="auto"/>
            <w:noWrap/>
            <w:vAlign w:val="center"/>
            <w:hideMark/>
          </w:tcPr>
          <w:p w14:paraId="7AF5B87D"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0.9444</w:t>
            </w:r>
          </w:p>
        </w:tc>
        <w:tc>
          <w:tcPr>
            <w:tcW w:w="680" w:type="dxa"/>
            <w:tcBorders>
              <w:top w:val="nil"/>
              <w:left w:val="nil"/>
              <w:bottom w:val="single" w:sz="8" w:space="0" w:color="auto"/>
              <w:right w:val="single" w:sz="8" w:space="0" w:color="auto"/>
            </w:tcBorders>
            <w:shd w:val="clear" w:color="auto" w:fill="auto"/>
            <w:noWrap/>
            <w:vAlign w:val="center"/>
            <w:hideMark/>
          </w:tcPr>
          <w:p w14:paraId="3FB3842D"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0.8462</w:t>
            </w:r>
          </w:p>
        </w:tc>
        <w:tc>
          <w:tcPr>
            <w:tcW w:w="740" w:type="dxa"/>
            <w:tcBorders>
              <w:top w:val="nil"/>
              <w:left w:val="nil"/>
              <w:bottom w:val="single" w:sz="8" w:space="0" w:color="auto"/>
              <w:right w:val="single" w:sz="8" w:space="0" w:color="auto"/>
            </w:tcBorders>
            <w:shd w:val="clear" w:color="auto" w:fill="auto"/>
            <w:noWrap/>
            <w:vAlign w:val="center"/>
            <w:hideMark/>
          </w:tcPr>
          <w:p w14:paraId="64E29A6C"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0.875</w:t>
            </w:r>
          </w:p>
        </w:tc>
        <w:tc>
          <w:tcPr>
            <w:tcW w:w="760" w:type="dxa"/>
            <w:tcBorders>
              <w:top w:val="nil"/>
              <w:left w:val="nil"/>
              <w:bottom w:val="single" w:sz="8" w:space="0" w:color="auto"/>
              <w:right w:val="single" w:sz="8" w:space="0" w:color="auto"/>
            </w:tcBorders>
            <w:shd w:val="clear" w:color="auto" w:fill="auto"/>
            <w:noWrap/>
            <w:vAlign w:val="center"/>
            <w:hideMark/>
          </w:tcPr>
          <w:p w14:paraId="644B0689"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0.8947</w:t>
            </w:r>
          </w:p>
        </w:tc>
      </w:tr>
      <w:tr w:rsidR="00C411E4" w:rsidRPr="00D67D0D" w14:paraId="53AE9307" w14:textId="77777777" w:rsidTr="008D1EAA">
        <w:trPr>
          <w:trHeight w:val="315"/>
          <w:jc w:val="center"/>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A52FF11"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7</w:t>
            </w:r>
          </w:p>
        </w:tc>
        <w:tc>
          <w:tcPr>
            <w:tcW w:w="700" w:type="dxa"/>
            <w:tcBorders>
              <w:top w:val="nil"/>
              <w:left w:val="nil"/>
              <w:bottom w:val="single" w:sz="8" w:space="0" w:color="auto"/>
              <w:right w:val="single" w:sz="8" w:space="0" w:color="auto"/>
            </w:tcBorders>
            <w:shd w:val="clear" w:color="auto" w:fill="auto"/>
            <w:noWrap/>
            <w:vAlign w:val="center"/>
            <w:hideMark/>
          </w:tcPr>
          <w:p w14:paraId="2D0FE9FF"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0.8667</w:t>
            </w:r>
          </w:p>
        </w:tc>
        <w:tc>
          <w:tcPr>
            <w:tcW w:w="760" w:type="dxa"/>
            <w:tcBorders>
              <w:top w:val="nil"/>
              <w:left w:val="nil"/>
              <w:bottom w:val="single" w:sz="8" w:space="0" w:color="auto"/>
              <w:right w:val="single" w:sz="8" w:space="0" w:color="auto"/>
            </w:tcBorders>
            <w:shd w:val="clear" w:color="auto" w:fill="auto"/>
            <w:noWrap/>
            <w:vAlign w:val="center"/>
            <w:hideMark/>
          </w:tcPr>
          <w:p w14:paraId="5690A5AA"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0.9235</w:t>
            </w:r>
          </w:p>
        </w:tc>
        <w:tc>
          <w:tcPr>
            <w:tcW w:w="700" w:type="dxa"/>
            <w:tcBorders>
              <w:top w:val="nil"/>
              <w:left w:val="nil"/>
              <w:bottom w:val="single" w:sz="8" w:space="0" w:color="auto"/>
              <w:right w:val="single" w:sz="8" w:space="0" w:color="auto"/>
            </w:tcBorders>
            <w:shd w:val="clear" w:color="auto" w:fill="auto"/>
            <w:noWrap/>
            <w:vAlign w:val="center"/>
            <w:hideMark/>
          </w:tcPr>
          <w:p w14:paraId="06305649"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0.8764</w:t>
            </w:r>
          </w:p>
        </w:tc>
        <w:tc>
          <w:tcPr>
            <w:tcW w:w="640" w:type="dxa"/>
            <w:tcBorders>
              <w:top w:val="nil"/>
              <w:left w:val="nil"/>
              <w:bottom w:val="single" w:sz="8" w:space="0" w:color="auto"/>
              <w:right w:val="single" w:sz="8" w:space="0" w:color="auto"/>
            </w:tcBorders>
            <w:shd w:val="clear" w:color="auto" w:fill="auto"/>
            <w:noWrap/>
            <w:vAlign w:val="center"/>
            <w:hideMark/>
          </w:tcPr>
          <w:p w14:paraId="076AD4BD"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0.9824</w:t>
            </w:r>
          </w:p>
        </w:tc>
        <w:tc>
          <w:tcPr>
            <w:tcW w:w="760" w:type="dxa"/>
            <w:tcBorders>
              <w:top w:val="nil"/>
              <w:left w:val="nil"/>
              <w:bottom w:val="single" w:sz="8" w:space="0" w:color="auto"/>
              <w:right w:val="single" w:sz="8" w:space="0" w:color="auto"/>
            </w:tcBorders>
            <w:shd w:val="clear" w:color="auto" w:fill="auto"/>
            <w:noWrap/>
            <w:vAlign w:val="center"/>
            <w:hideMark/>
          </w:tcPr>
          <w:p w14:paraId="286FFC33"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0.8867</w:t>
            </w:r>
          </w:p>
        </w:tc>
        <w:tc>
          <w:tcPr>
            <w:tcW w:w="720" w:type="dxa"/>
            <w:tcBorders>
              <w:top w:val="nil"/>
              <w:left w:val="nil"/>
              <w:bottom w:val="single" w:sz="8" w:space="0" w:color="auto"/>
              <w:right w:val="single" w:sz="8" w:space="0" w:color="auto"/>
            </w:tcBorders>
            <w:shd w:val="clear" w:color="auto" w:fill="auto"/>
            <w:noWrap/>
            <w:vAlign w:val="center"/>
            <w:hideMark/>
          </w:tcPr>
          <w:p w14:paraId="6B2B0A70"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0.9087</w:t>
            </w:r>
          </w:p>
        </w:tc>
        <w:tc>
          <w:tcPr>
            <w:tcW w:w="720" w:type="dxa"/>
            <w:tcBorders>
              <w:top w:val="nil"/>
              <w:left w:val="nil"/>
              <w:bottom w:val="single" w:sz="8" w:space="0" w:color="auto"/>
              <w:right w:val="single" w:sz="8" w:space="0" w:color="auto"/>
            </w:tcBorders>
            <w:shd w:val="clear" w:color="auto" w:fill="auto"/>
            <w:noWrap/>
            <w:vAlign w:val="center"/>
            <w:hideMark/>
          </w:tcPr>
          <w:p w14:paraId="6D3C69B0"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0.9129</w:t>
            </w:r>
          </w:p>
        </w:tc>
        <w:tc>
          <w:tcPr>
            <w:tcW w:w="680" w:type="dxa"/>
            <w:tcBorders>
              <w:top w:val="nil"/>
              <w:left w:val="nil"/>
              <w:bottom w:val="single" w:sz="8" w:space="0" w:color="auto"/>
              <w:right w:val="single" w:sz="8" w:space="0" w:color="auto"/>
            </w:tcBorders>
            <w:shd w:val="clear" w:color="auto" w:fill="auto"/>
            <w:noWrap/>
            <w:vAlign w:val="center"/>
            <w:hideMark/>
          </w:tcPr>
          <w:p w14:paraId="41AF80A5"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0.7659</w:t>
            </w:r>
          </w:p>
        </w:tc>
        <w:tc>
          <w:tcPr>
            <w:tcW w:w="740" w:type="dxa"/>
            <w:tcBorders>
              <w:top w:val="nil"/>
              <w:left w:val="nil"/>
              <w:bottom w:val="single" w:sz="8" w:space="0" w:color="auto"/>
              <w:right w:val="single" w:sz="8" w:space="0" w:color="auto"/>
            </w:tcBorders>
            <w:shd w:val="clear" w:color="auto" w:fill="auto"/>
            <w:noWrap/>
            <w:vAlign w:val="center"/>
            <w:hideMark/>
          </w:tcPr>
          <w:p w14:paraId="04E70F97"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0.8739</w:t>
            </w:r>
          </w:p>
        </w:tc>
        <w:tc>
          <w:tcPr>
            <w:tcW w:w="760" w:type="dxa"/>
            <w:tcBorders>
              <w:top w:val="nil"/>
              <w:left w:val="nil"/>
              <w:bottom w:val="single" w:sz="8" w:space="0" w:color="auto"/>
              <w:right w:val="single" w:sz="8" w:space="0" w:color="auto"/>
            </w:tcBorders>
            <w:shd w:val="clear" w:color="auto" w:fill="auto"/>
            <w:noWrap/>
            <w:vAlign w:val="center"/>
            <w:hideMark/>
          </w:tcPr>
          <w:p w14:paraId="2F4DB892"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0.8255</w:t>
            </w:r>
          </w:p>
        </w:tc>
      </w:tr>
      <w:tr w:rsidR="00C411E4" w:rsidRPr="00D67D0D" w14:paraId="76D58A13" w14:textId="77777777" w:rsidTr="008D1EAA">
        <w:trPr>
          <w:trHeight w:val="315"/>
          <w:jc w:val="center"/>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6B4B5326"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8</w:t>
            </w:r>
          </w:p>
        </w:tc>
        <w:tc>
          <w:tcPr>
            <w:tcW w:w="700" w:type="dxa"/>
            <w:tcBorders>
              <w:top w:val="nil"/>
              <w:left w:val="nil"/>
              <w:bottom w:val="single" w:sz="8" w:space="0" w:color="auto"/>
              <w:right w:val="single" w:sz="8" w:space="0" w:color="auto"/>
            </w:tcBorders>
            <w:shd w:val="clear" w:color="auto" w:fill="auto"/>
            <w:noWrap/>
            <w:vAlign w:val="center"/>
            <w:hideMark/>
          </w:tcPr>
          <w:p w14:paraId="43C1D051"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1</w:t>
            </w:r>
          </w:p>
        </w:tc>
        <w:tc>
          <w:tcPr>
            <w:tcW w:w="760" w:type="dxa"/>
            <w:tcBorders>
              <w:top w:val="nil"/>
              <w:left w:val="nil"/>
              <w:bottom w:val="single" w:sz="8" w:space="0" w:color="auto"/>
              <w:right w:val="single" w:sz="8" w:space="0" w:color="auto"/>
            </w:tcBorders>
            <w:shd w:val="clear" w:color="auto" w:fill="auto"/>
            <w:noWrap/>
            <w:vAlign w:val="center"/>
            <w:hideMark/>
          </w:tcPr>
          <w:p w14:paraId="7D618279"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0.72</w:t>
            </w:r>
          </w:p>
        </w:tc>
        <w:tc>
          <w:tcPr>
            <w:tcW w:w="700" w:type="dxa"/>
            <w:tcBorders>
              <w:top w:val="nil"/>
              <w:left w:val="nil"/>
              <w:bottom w:val="single" w:sz="8" w:space="0" w:color="auto"/>
              <w:right w:val="single" w:sz="8" w:space="0" w:color="auto"/>
            </w:tcBorders>
            <w:shd w:val="clear" w:color="auto" w:fill="auto"/>
            <w:noWrap/>
            <w:vAlign w:val="center"/>
            <w:hideMark/>
          </w:tcPr>
          <w:p w14:paraId="20D74E00"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0.7647</w:t>
            </w:r>
          </w:p>
        </w:tc>
        <w:tc>
          <w:tcPr>
            <w:tcW w:w="640" w:type="dxa"/>
            <w:tcBorders>
              <w:top w:val="nil"/>
              <w:left w:val="nil"/>
              <w:bottom w:val="single" w:sz="8" w:space="0" w:color="auto"/>
              <w:right w:val="single" w:sz="8" w:space="0" w:color="auto"/>
            </w:tcBorders>
            <w:shd w:val="clear" w:color="auto" w:fill="auto"/>
            <w:noWrap/>
            <w:vAlign w:val="center"/>
            <w:hideMark/>
          </w:tcPr>
          <w:p w14:paraId="7ED81B28"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0.8824</w:t>
            </w:r>
          </w:p>
        </w:tc>
        <w:tc>
          <w:tcPr>
            <w:tcW w:w="760" w:type="dxa"/>
            <w:tcBorders>
              <w:top w:val="nil"/>
              <w:left w:val="nil"/>
              <w:bottom w:val="single" w:sz="8" w:space="0" w:color="auto"/>
              <w:right w:val="single" w:sz="8" w:space="0" w:color="auto"/>
            </w:tcBorders>
            <w:shd w:val="clear" w:color="auto" w:fill="auto"/>
            <w:noWrap/>
            <w:vAlign w:val="center"/>
            <w:hideMark/>
          </w:tcPr>
          <w:p w14:paraId="4396C079"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0.8824</w:t>
            </w:r>
          </w:p>
        </w:tc>
        <w:tc>
          <w:tcPr>
            <w:tcW w:w="720" w:type="dxa"/>
            <w:tcBorders>
              <w:top w:val="nil"/>
              <w:left w:val="nil"/>
              <w:bottom w:val="single" w:sz="8" w:space="0" w:color="auto"/>
              <w:right w:val="single" w:sz="8" w:space="0" w:color="auto"/>
            </w:tcBorders>
            <w:shd w:val="clear" w:color="auto" w:fill="auto"/>
            <w:noWrap/>
            <w:vAlign w:val="center"/>
            <w:hideMark/>
          </w:tcPr>
          <w:p w14:paraId="0962AE03"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1</w:t>
            </w:r>
          </w:p>
        </w:tc>
        <w:tc>
          <w:tcPr>
            <w:tcW w:w="720" w:type="dxa"/>
            <w:tcBorders>
              <w:top w:val="nil"/>
              <w:left w:val="nil"/>
              <w:bottom w:val="single" w:sz="8" w:space="0" w:color="auto"/>
              <w:right w:val="single" w:sz="8" w:space="0" w:color="auto"/>
            </w:tcBorders>
            <w:shd w:val="clear" w:color="auto" w:fill="auto"/>
            <w:noWrap/>
            <w:vAlign w:val="center"/>
            <w:hideMark/>
          </w:tcPr>
          <w:p w14:paraId="29BA6A94"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0.9375</w:t>
            </w:r>
          </w:p>
        </w:tc>
        <w:tc>
          <w:tcPr>
            <w:tcW w:w="680" w:type="dxa"/>
            <w:tcBorders>
              <w:top w:val="nil"/>
              <w:left w:val="nil"/>
              <w:bottom w:val="single" w:sz="8" w:space="0" w:color="auto"/>
              <w:right w:val="single" w:sz="8" w:space="0" w:color="auto"/>
            </w:tcBorders>
            <w:shd w:val="clear" w:color="auto" w:fill="auto"/>
            <w:noWrap/>
            <w:vAlign w:val="center"/>
            <w:hideMark/>
          </w:tcPr>
          <w:p w14:paraId="6F978029"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0.8966</w:t>
            </w:r>
          </w:p>
        </w:tc>
        <w:tc>
          <w:tcPr>
            <w:tcW w:w="740" w:type="dxa"/>
            <w:tcBorders>
              <w:top w:val="nil"/>
              <w:left w:val="nil"/>
              <w:bottom w:val="single" w:sz="8" w:space="0" w:color="auto"/>
              <w:right w:val="single" w:sz="8" w:space="0" w:color="auto"/>
            </w:tcBorders>
            <w:shd w:val="clear" w:color="auto" w:fill="auto"/>
            <w:noWrap/>
            <w:vAlign w:val="center"/>
            <w:hideMark/>
          </w:tcPr>
          <w:p w14:paraId="221CA147"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0.8766</w:t>
            </w:r>
          </w:p>
        </w:tc>
        <w:tc>
          <w:tcPr>
            <w:tcW w:w="760" w:type="dxa"/>
            <w:tcBorders>
              <w:top w:val="nil"/>
              <w:left w:val="nil"/>
              <w:bottom w:val="single" w:sz="8" w:space="0" w:color="auto"/>
              <w:right w:val="single" w:sz="8" w:space="0" w:color="auto"/>
            </w:tcBorders>
            <w:shd w:val="clear" w:color="auto" w:fill="auto"/>
            <w:noWrap/>
            <w:vAlign w:val="center"/>
            <w:hideMark/>
          </w:tcPr>
          <w:p w14:paraId="3F63E85A"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0.9167</w:t>
            </w:r>
          </w:p>
        </w:tc>
      </w:tr>
      <w:tr w:rsidR="00C411E4" w:rsidRPr="00D67D0D" w14:paraId="04037B1A" w14:textId="77777777" w:rsidTr="008D1EAA">
        <w:trPr>
          <w:trHeight w:val="315"/>
          <w:jc w:val="center"/>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791F02BF"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9</w:t>
            </w:r>
          </w:p>
        </w:tc>
        <w:tc>
          <w:tcPr>
            <w:tcW w:w="700" w:type="dxa"/>
            <w:tcBorders>
              <w:top w:val="nil"/>
              <w:left w:val="nil"/>
              <w:bottom w:val="single" w:sz="8" w:space="0" w:color="auto"/>
              <w:right w:val="single" w:sz="8" w:space="0" w:color="auto"/>
            </w:tcBorders>
            <w:shd w:val="clear" w:color="auto" w:fill="auto"/>
            <w:noWrap/>
            <w:vAlign w:val="center"/>
            <w:hideMark/>
          </w:tcPr>
          <w:p w14:paraId="35B93F5D"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0.5</w:t>
            </w:r>
          </w:p>
        </w:tc>
        <w:tc>
          <w:tcPr>
            <w:tcW w:w="760" w:type="dxa"/>
            <w:tcBorders>
              <w:top w:val="nil"/>
              <w:left w:val="nil"/>
              <w:bottom w:val="single" w:sz="8" w:space="0" w:color="auto"/>
              <w:right w:val="single" w:sz="8" w:space="0" w:color="auto"/>
            </w:tcBorders>
            <w:shd w:val="clear" w:color="auto" w:fill="auto"/>
            <w:noWrap/>
            <w:vAlign w:val="center"/>
            <w:hideMark/>
          </w:tcPr>
          <w:p w14:paraId="1EC0B4DE"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0.7391</w:t>
            </w:r>
          </w:p>
        </w:tc>
        <w:tc>
          <w:tcPr>
            <w:tcW w:w="700" w:type="dxa"/>
            <w:tcBorders>
              <w:top w:val="nil"/>
              <w:left w:val="nil"/>
              <w:bottom w:val="single" w:sz="8" w:space="0" w:color="auto"/>
              <w:right w:val="single" w:sz="8" w:space="0" w:color="auto"/>
            </w:tcBorders>
            <w:shd w:val="clear" w:color="auto" w:fill="auto"/>
            <w:noWrap/>
            <w:vAlign w:val="center"/>
            <w:hideMark/>
          </w:tcPr>
          <w:p w14:paraId="61E77992"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0.7188</w:t>
            </w:r>
          </w:p>
        </w:tc>
        <w:tc>
          <w:tcPr>
            <w:tcW w:w="640" w:type="dxa"/>
            <w:tcBorders>
              <w:top w:val="nil"/>
              <w:left w:val="nil"/>
              <w:bottom w:val="single" w:sz="8" w:space="0" w:color="auto"/>
              <w:right w:val="single" w:sz="8" w:space="0" w:color="auto"/>
            </w:tcBorders>
            <w:shd w:val="clear" w:color="auto" w:fill="auto"/>
            <w:noWrap/>
            <w:vAlign w:val="center"/>
            <w:hideMark/>
          </w:tcPr>
          <w:p w14:paraId="082FB67A"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0.7273</w:t>
            </w:r>
          </w:p>
        </w:tc>
        <w:tc>
          <w:tcPr>
            <w:tcW w:w="760" w:type="dxa"/>
            <w:tcBorders>
              <w:top w:val="nil"/>
              <w:left w:val="nil"/>
              <w:bottom w:val="single" w:sz="8" w:space="0" w:color="auto"/>
              <w:right w:val="single" w:sz="8" w:space="0" w:color="auto"/>
            </w:tcBorders>
            <w:shd w:val="clear" w:color="auto" w:fill="auto"/>
            <w:noWrap/>
            <w:vAlign w:val="center"/>
            <w:hideMark/>
          </w:tcPr>
          <w:p w14:paraId="29781108"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0.5556</w:t>
            </w:r>
          </w:p>
        </w:tc>
        <w:tc>
          <w:tcPr>
            <w:tcW w:w="720" w:type="dxa"/>
            <w:tcBorders>
              <w:top w:val="nil"/>
              <w:left w:val="nil"/>
              <w:bottom w:val="single" w:sz="8" w:space="0" w:color="auto"/>
              <w:right w:val="single" w:sz="8" w:space="0" w:color="auto"/>
            </w:tcBorders>
            <w:shd w:val="clear" w:color="auto" w:fill="auto"/>
            <w:noWrap/>
            <w:vAlign w:val="center"/>
            <w:hideMark/>
          </w:tcPr>
          <w:p w14:paraId="7E3227E9"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0.7727</w:t>
            </w:r>
          </w:p>
        </w:tc>
        <w:tc>
          <w:tcPr>
            <w:tcW w:w="720" w:type="dxa"/>
            <w:tcBorders>
              <w:top w:val="nil"/>
              <w:left w:val="nil"/>
              <w:bottom w:val="single" w:sz="8" w:space="0" w:color="auto"/>
              <w:right w:val="single" w:sz="8" w:space="0" w:color="auto"/>
            </w:tcBorders>
            <w:shd w:val="clear" w:color="auto" w:fill="auto"/>
            <w:noWrap/>
            <w:vAlign w:val="center"/>
            <w:hideMark/>
          </w:tcPr>
          <w:p w14:paraId="653204D6"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0.7619</w:t>
            </w:r>
          </w:p>
        </w:tc>
        <w:tc>
          <w:tcPr>
            <w:tcW w:w="680" w:type="dxa"/>
            <w:tcBorders>
              <w:top w:val="nil"/>
              <w:left w:val="nil"/>
              <w:bottom w:val="single" w:sz="8" w:space="0" w:color="auto"/>
              <w:right w:val="single" w:sz="8" w:space="0" w:color="auto"/>
            </w:tcBorders>
            <w:shd w:val="clear" w:color="auto" w:fill="auto"/>
            <w:noWrap/>
            <w:vAlign w:val="center"/>
            <w:hideMark/>
          </w:tcPr>
          <w:p w14:paraId="4AF074DC"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0.6829</w:t>
            </w:r>
          </w:p>
        </w:tc>
        <w:tc>
          <w:tcPr>
            <w:tcW w:w="740" w:type="dxa"/>
            <w:tcBorders>
              <w:top w:val="nil"/>
              <w:left w:val="nil"/>
              <w:bottom w:val="single" w:sz="8" w:space="0" w:color="auto"/>
              <w:right w:val="single" w:sz="8" w:space="0" w:color="auto"/>
            </w:tcBorders>
            <w:shd w:val="clear" w:color="auto" w:fill="auto"/>
            <w:noWrap/>
            <w:vAlign w:val="center"/>
            <w:hideMark/>
          </w:tcPr>
          <w:p w14:paraId="05C00413"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0.6667</w:t>
            </w:r>
          </w:p>
        </w:tc>
        <w:tc>
          <w:tcPr>
            <w:tcW w:w="760" w:type="dxa"/>
            <w:tcBorders>
              <w:top w:val="nil"/>
              <w:left w:val="nil"/>
              <w:bottom w:val="single" w:sz="8" w:space="0" w:color="auto"/>
              <w:right w:val="single" w:sz="8" w:space="0" w:color="auto"/>
            </w:tcBorders>
            <w:shd w:val="clear" w:color="auto" w:fill="auto"/>
            <w:noWrap/>
            <w:vAlign w:val="center"/>
            <w:hideMark/>
          </w:tcPr>
          <w:p w14:paraId="326912D0"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0.963</w:t>
            </w:r>
          </w:p>
        </w:tc>
      </w:tr>
      <w:tr w:rsidR="00C411E4" w:rsidRPr="00D67D0D" w14:paraId="728D1F27" w14:textId="77777777" w:rsidTr="008D1EAA">
        <w:trPr>
          <w:trHeight w:val="315"/>
          <w:jc w:val="center"/>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14963724"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10</w:t>
            </w:r>
          </w:p>
        </w:tc>
        <w:tc>
          <w:tcPr>
            <w:tcW w:w="700" w:type="dxa"/>
            <w:tcBorders>
              <w:top w:val="nil"/>
              <w:left w:val="nil"/>
              <w:bottom w:val="single" w:sz="8" w:space="0" w:color="auto"/>
              <w:right w:val="single" w:sz="8" w:space="0" w:color="auto"/>
            </w:tcBorders>
            <w:shd w:val="clear" w:color="auto" w:fill="auto"/>
            <w:noWrap/>
            <w:vAlign w:val="center"/>
            <w:hideMark/>
          </w:tcPr>
          <w:p w14:paraId="61CE1760"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0.9091</w:t>
            </w:r>
          </w:p>
        </w:tc>
        <w:tc>
          <w:tcPr>
            <w:tcW w:w="760" w:type="dxa"/>
            <w:tcBorders>
              <w:top w:val="nil"/>
              <w:left w:val="nil"/>
              <w:bottom w:val="single" w:sz="8" w:space="0" w:color="auto"/>
              <w:right w:val="single" w:sz="8" w:space="0" w:color="auto"/>
            </w:tcBorders>
            <w:shd w:val="clear" w:color="auto" w:fill="auto"/>
            <w:noWrap/>
            <w:vAlign w:val="center"/>
            <w:hideMark/>
          </w:tcPr>
          <w:p w14:paraId="3A6399AA"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0.9231</w:t>
            </w:r>
          </w:p>
        </w:tc>
        <w:tc>
          <w:tcPr>
            <w:tcW w:w="700" w:type="dxa"/>
            <w:tcBorders>
              <w:top w:val="nil"/>
              <w:left w:val="nil"/>
              <w:bottom w:val="single" w:sz="8" w:space="0" w:color="auto"/>
              <w:right w:val="single" w:sz="8" w:space="0" w:color="auto"/>
            </w:tcBorders>
            <w:shd w:val="clear" w:color="auto" w:fill="auto"/>
            <w:noWrap/>
            <w:vAlign w:val="center"/>
            <w:hideMark/>
          </w:tcPr>
          <w:p w14:paraId="1A0AD5CB"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0.8824</w:t>
            </w:r>
          </w:p>
        </w:tc>
        <w:tc>
          <w:tcPr>
            <w:tcW w:w="640" w:type="dxa"/>
            <w:tcBorders>
              <w:top w:val="nil"/>
              <w:left w:val="nil"/>
              <w:bottom w:val="single" w:sz="8" w:space="0" w:color="auto"/>
              <w:right w:val="single" w:sz="8" w:space="0" w:color="auto"/>
            </w:tcBorders>
            <w:shd w:val="clear" w:color="auto" w:fill="auto"/>
            <w:noWrap/>
            <w:vAlign w:val="center"/>
            <w:hideMark/>
          </w:tcPr>
          <w:p w14:paraId="2CB887B7"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0.9375</w:t>
            </w:r>
          </w:p>
        </w:tc>
        <w:tc>
          <w:tcPr>
            <w:tcW w:w="760" w:type="dxa"/>
            <w:tcBorders>
              <w:top w:val="nil"/>
              <w:left w:val="nil"/>
              <w:bottom w:val="single" w:sz="8" w:space="0" w:color="auto"/>
              <w:right w:val="single" w:sz="8" w:space="0" w:color="auto"/>
            </w:tcBorders>
            <w:shd w:val="clear" w:color="auto" w:fill="auto"/>
            <w:noWrap/>
            <w:vAlign w:val="center"/>
            <w:hideMark/>
          </w:tcPr>
          <w:p w14:paraId="3E3B4F72"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0.8824</w:t>
            </w:r>
          </w:p>
        </w:tc>
        <w:tc>
          <w:tcPr>
            <w:tcW w:w="720" w:type="dxa"/>
            <w:tcBorders>
              <w:top w:val="nil"/>
              <w:left w:val="nil"/>
              <w:bottom w:val="single" w:sz="8" w:space="0" w:color="auto"/>
              <w:right w:val="single" w:sz="8" w:space="0" w:color="auto"/>
            </w:tcBorders>
            <w:shd w:val="clear" w:color="auto" w:fill="auto"/>
            <w:noWrap/>
            <w:vAlign w:val="center"/>
            <w:hideMark/>
          </w:tcPr>
          <w:p w14:paraId="0463ABB3"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0.9333</w:t>
            </w:r>
          </w:p>
        </w:tc>
        <w:tc>
          <w:tcPr>
            <w:tcW w:w="720" w:type="dxa"/>
            <w:tcBorders>
              <w:top w:val="nil"/>
              <w:left w:val="nil"/>
              <w:bottom w:val="single" w:sz="8" w:space="0" w:color="auto"/>
              <w:right w:val="single" w:sz="8" w:space="0" w:color="auto"/>
            </w:tcBorders>
            <w:shd w:val="clear" w:color="auto" w:fill="auto"/>
            <w:noWrap/>
            <w:vAlign w:val="center"/>
            <w:hideMark/>
          </w:tcPr>
          <w:p w14:paraId="7EBE98FD"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w:t>
            </w:r>
          </w:p>
        </w:tc>
        <w:tc>
          <w:tcPr>
            <w:tcW w:w="680" w:type="dxa"/>
            <w:tcBorders>
              <w:top w:val="nil"/>
              <w:left w:val="nil"/>
              <w:bottom w:val="single" w:sz="8" w:space="0" w:color="auto"/>
              <w:right w:val="single" w:sz="8" w:space="0" w:color="auto"/>
            </w:tcBorders>
            <w:shd w:val="clear" w:color="auto" w:fill="auto"/>
            <w:noWrap/>
            <w:vAlign w:val="center"/>
            <w:hideMark/>
          </w:tcPr>
          <w:p w14:paraId="71000D21"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0.6667</w:t>
            </w:r>
          </w:p>
        </w:tc>
        <w:tc>
          <w:tcPr>
            <w:tcW w:w="740" w:type="dxa"/>
            <w:tcBorders>
              <w:top w:val="nil"/>
              <w:left w:val="nil"/>
              <w:bottom w:val="single" w:sz="8" w:space="0" w:color="auto"/>
              <w:right w:val="single" w:sz="8" w:space="0" w:color="auto"/>
            </w:tcBorders>
            <w:shd w:val="clear" w:color="auto" w:fill="auto"/>
            <w:noWrap/>
            <w:vAlign w:val="center"/>
            <w:hideMark/>
          </w:tcPr>
          <w:p w14:paraId="2A04A87F"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0.9167</w:t>
            </w:r>
          </w:p>
        </w:tc>
        <w:tc>
          <w:tcPr>
            <w:tcW w:w="760" w:type="dxa"/>
            <w:tcBorders>
              <w:top w:val="nil"/>
              <w:left w:val="nil"/>
              <w:bottom w:val="single" w:sz="8" w:space="0" w:color="auto"/>
              <w:right w:val="single" w:sz="8" w:space="0" w:color="auto"/>
            </w:tcBorders>
            <w:shd w:val="clear" w:color="auto" w:fill="auto"/>
            <w:noWrap/>
            <w:vAlign w:val="center"/>
            <w:hideMark/>
          </w:tcPr>
          <w:p w14:paraId="0FC0CD35"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0.8125</w:t>
            </w:r>
          </w:p>
        </w:tc>
      </w:tr>
      <w:tr w:rsidR="00C411E4" w:rsidRPr="00D67D0D" w14:paraId="10D1ACDE" w14:textId="77777777" w:rsidTr="008D1EAA">
        <w:trPr>
          <w:trHeight w:val="315"/>
          <w:jc w:val="center"/>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AF0FE26"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11</w:t>
            </w:r>
          </w:p>
        </w:tc>
        <w:tc>
          <w:tcPr>
            <w:tcW w:w="700" w:type="dxa"/>
            <w:tcBorders>
              <w:top w:val="nil"/>
              <w:left w:val="nil"/>
              <w:bottom w:val="single" w:sz="8" w:space="0" w:color="auto"/>
              <w:right w:val="single" w:sz="8" w:space="0" w:color="auto"/>
            </w:tcBorders>
            <w:shd w:val="clear" w:color="auto" w:fill="auto"/>
            <w:noWrap/>
            <w:vAlign w:val="center"/>
            <w:hideMark/>
          </w:tcPr>
          <w:p w14:paraId="7A52CFB1"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0.8889</w:t>
            </w:r>
          </w:p>
        </w:tc>
        <w:tc>
          <w:tcPr>
            <w:tcW w:w="760" w:type="dxa"/>
            <w:tcBorders>
              <w:top w:val="nil"/>
              <w:left w:val="nil"/>
              <w:bottom w:val="single" w:sz="8" w:space="0" w:color="auto"/>
              <w:right w:val="single" w:sz="8" w:space="0" w:color="auto"/>
            </w:tcBorders>
            <w:shd w:val="clear" w:color="auto" w:fill="auto"/>
            <w:noWrap/>
            <w:vAlign w:val="center"/>
            <w:hideMark/>
          </w:tcPr>
          <w:p w14:paraId="55F6BBFA"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1</w:t>
            </w:r>
          </w:p>
        </w:tc>
        <w:tc>
          <w:tcPr>
            <w:tcW w:w="700" w:type="dxa"/>
            <w:tcBorders>
              <w:top w:val="nil"/>
              <w:left w:val="nil"/>
              <w:bottom w:val="single" w:sz="8" w:space="0" w:color="auto"/>
              <w:right w:val="single" w:sz="8" w:space="0" w:color="auto"/>
            </w:tcBorders>
            <w:shd w:val="clear" w:color="auto" w:fill="auto"/>
            <w:noWrap/>
            <w:vAlign w:val="center"/>
            <w:hideMark/>
          </w:tcPr>
          <w:p w14:paraId="75963744"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0.8235</w:t>
            </w:r>
          </w:p>
        </w:tc>
        <w:tc>
          <w:tcPr>
            <w:tcW w:w="640" w:type="dxa"/>
            <w:tcBorders>
              <w:top w:val="nil"/>
              <w:left w:val="nil"/>
              <w:bottom w:val="single" w:sz="8" w:space="0" w:color="auto"/>
              <w:right w:val="single" w:sz="8" w:space="0" w:color="auto"/>
            </w:tcBorders>
            <w:shd w:val="clear" w:color="auto" w:fill="auto"/>
            <w:noWrap/>
            <w:vAlign w:val="center"/>
            <w:hideMark/>
          </w:tcPr>
          <w:p w14:paraId="1ED3168E"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0.8182</w:t>
            </w:r>
          </w:p>
        </w:tc>
        <w:tc>
          <w:tcPr>
            <w:tcW w:w="760" w:type="dxa"/>
            <w:tcBorders>
              <w:top w:val="nil"/>
              <w:left w:val="nil"/>
              <w:bottom w:val="single" w:sz="8" w:space="0" w:color="auto"/>
              <w:right w:val="single" w:sz="8" w:space="0" w:color="auto"/>
            </w:tcBorders>
            <w:shd w:val="clear" w:color="auto" w:fill="auto"/>
            <w:noWrap/>
            <w:vAlign w:val="center"/>
            <w:hideMark/>
          </w:tcPr>
          <w:p w14:paraId="2314F9F7"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0.8333</w:t>
            </w:r>
          </w:p>
        </w:tc>
        <w:tc>
          <w:tcPr>
            <w:tcW w:w="720" w:type="dxa"/>
            <w:tcBorders>
              <w:top w:val="nil"/>
              <w:left w:val="nil"/>
              <w:bottom w:val="single" w:sz="8" w:space="0" w:color="auto"/>
              <w:right w:val="single" w:sz="8" w:space="0" w:color="auto"/>
            </w:tcBorders>
            <w:shd w:val="clear" w:color="auto" w:fill="auto"/>
            <w:noWrap/>
            <w:vAlign w:val="center"/>
            <w:hideMark/>
          </w:tcPr>
          <w:p w14:paraId="76C62AEE"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0.8762</w:t>
            </w:r>
          </w:p>
        </w:tc>
        <w:tc>
          <w:tcPr>
            <w:tcW w:w="720" w:type="dxa"/>
            <w:tcBorders>
              <w:top w:val="nil"/>
              <w:left w:val="nil"/>
              <w:bottom w:val="single" w:sz="8" w:space="0" w:color="auto"/>
              <w:right w:val="single" w:sz="8" w:space="0" w:color="auto"/>
            </w:tcBorders>
            <w:shd w:val="clear" w:color="auto" w:fill="auto"/>
            <w:noWrap/>
            <w:vAlign w:val="center"/>
            <w:hideMark/>
          </w:tcPr>
          <w:p w14:paraId="2B69E120"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0.8939</w:t>
            </w:r>
          </w:p>
        </w:tc>
        <w:tc>
          <w:tcPr>
            <w:tcW w:w="680" w:type="dxa"/>
            <w:tcBorders>
              <w:top w:val="nil"/>
              <w:left w:val="nil"/>
              <w:bottom w:val="single" w:sz="8" w:space="0" w:color="auto"/>
              <w:right w:val="single" w:sz="8" w:space="0" w:color="auto"/>
            </w:tcBorders>
            <w:shd w:val="clear" w:color="auto" w:fill="auto"/>
            <w:noWrap/>
            <w:vAlign w:val="center"/>
            <w:hideMark/>
          </w:tcPr>
          <w:p w14:paraId="17EE5B6C"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0.8884</w:t>
            </w:r>
          </w:p>
        </w:tc>
        <w:tc>
          <w:tcPr>
            <w:tcW w:w="740" w:type="dxa"/>
            <w:tcBorders>
              <w:top w:val="nil"/>
              <w:left w:val="nil"/>
              <w:bottom w:val="single" w:sz="8" w:space="0" w:color="auto"/>
              <w:right w:val="single" w:sz="8" w:space="0" w:color="auto"/>
            </w:tcBorders>
            <w:shd w:val="clear" w:color="auto" w:fill="auto"/>
            <w:noWrap/>
            <w:vAlign w:val="center"/>
            <w:hideMark/>
          </w:tcPr>
          <w:p w14:paraId="2E360D0F"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0.9963</w:t>
            </w:r>
          </w:p>
        </w:tc>
        <w:tc>
          <w:tcPr>
            <w:tcW w:w="760" w:type="dxa"/>
            <w:tcBorders>
              <w:top w:val="nil"/>
              <w:left w:val="nil"/>
              <w:bottom w:val="single" w:sz="8" w:space="0" w:color="auto"/>
              <w:right w:val="single" w:sz="8" w:space="0" w:color="auto"/>
            </w:tcBorders>
            <w:shd w:val="clear" w:color="auto" w:fill="auto"/>
            <w:noWrap/>
            <w:vAlign w:val="center"/>
            <w:hideMark/>
          </w:tcPr>
          <w:p w14:paraId="6A9FD595"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0.8698</w:t>
            </w:r>
          </w:p>
        </w:tc>
      </w:tr>
      <w:tr w:rsidR="00C411E4" w:rsidRPr="00D67D0D" w14:paraId="62C66656" w14:textId="77777777" w:rsidTr="008D1EAA">
        <w:trPr>
          <w:trHeight w:val="315"/>
          <w:jc w:val="center"/>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56E17E2A"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12</w:t>
            </w:r>
          </w:p>
        </w:tc>
        <w:tc>
          <w:tcPr>
            <w:tcW w:w="700" w:type="dxa"/>
            <w:tcBorders>
              <w:top w:val="nil"/>
              <w:left w:val="nil"/>
              <w:bottom w:val="single" w:sz="8" w:space="0" w:color="auto"/>
              <w:right w:val="single" w:sz="8" w:space="0" w:color="auto"/>
            </w:tcBorders>
            <w:shd w:val="clear" w:color="auto" w:fill="auto"/>
            <w:noWrap/>
            <w:vAlign w:val="center"/>
            <w:hideMark/>
          </w:tcPr>
          <w:p w14:paraId="23B1EFF8"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0.8977</w:t>
            </w:r>
          </w:p>
        </w:tc>
        <w:tc>
          <w:tcPr>
            <w:tcW w:w="760" w:type="dxa"/>
            <w:tcBorders>
              <w:top w:val="nil"/>
              <w:left w:val="nil"/>
              <w:bottom w:val="single" w:sz="8" w:space="0" w:color="auto"/>
              <w:right w:val="single" w:sz="8" w:space="0" w:color="auto"/>
            </w:tcBorders>
            <w:shd w:val="clear" w:color="auto" w:fill="auto"/>
            <w:noWrap/>
            <w:vAlign w:val="center"/>
            <w:hideMark/>
          </w:tcPr>
          <w:p w14:paraId="7C4FC758"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0.7898</w:t>
            </w:r>
          </w:p>
        </w:tc>
        <w:tc>
          <w:tcPr>
            <w:tcW w:w="700" w:type="dxa"/>
            <w:tcBorders>
              <w:top w:val="nil"/>
              <w:left w:val="nil"/>
              <w:bottom w:val="single" w:sz="8" w:space="0" w:color="auto"/>
              <w:right w:val="single" w:sz="8" w:space="0" w:color="auto"/>
            </w:tcBorders>
            <w:shd w:val="clear" w:color="auto" w:fill="auto"/>
            <w:noWrap/>
            <w:vAlign w:val="center"/>
            <w:hideMark/>
          </w:tcPr>
          <w:p w14:paraId="1B9F7B66"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0.8235</w:t>
            </w:r>
          </w:p>
        </w:tc>
        <w:tc>
          <w:tcPr>
            <w:tcW w:w="640" w:type="dxa"/>
            <w:tcBorders>
              <w:top w:val="nil"/>
              <w:left w:val="nil"/>
              <w:bottom w:val="single" w:sz="8" w:space="0" w:color="auto"/>
              <w:right w:val="single" w:sz="8" w:space="0" w:color="auto"/>
            </w:tcBorders>
            <w:shd w:val="clear" w:color="auto" w:fill="auto"/>
            <w:noWrap/>
            <w:vAlign w:val="center"/>
            <w:hideMark/>
          </w:tcPr>
          <w:p w14:paraId="504DB86B"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0.9918</w:t>
            </w:r>
          </w:p>
        </w:tc>
        <w:tc>
          <w:tcPr>
            <w:tcW w:w="760" w:type="dxa"/>
            <w:tcBorders>
              <w:top w:val="nil"/>
              <w:left w:val="nil"/>
              <w:bottom w:val="single" w:sz="8" w:space="0" w:color="auto"/>
              <w:right w:val="single" w:sz="8" w:space="0" w:color="auto"/>
            </w:tcBorders>
            <w:shd w:val="clear" w:color="auto" w:fill="auto"/>
            <w:noWrap/>
            <w:vAlign w:val="center"/>
            <w:hideMark/>
          </w:tcPr>
          <w:p w14:paraId="50A8BBD5"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0.9538</w:t>
            </w:r>
          </w:p>
        </w:tc>
        <w:tc>
          <w:tcPr>
            <w:tcW w:w="720" w:type="dxa"/>
            <w:tcBorders>
              <w:top w:val="nil"/>
              <w:left w:val="nil"/>
              <w:bottom w:val="single" w:sz="8" w:space="0" w:color="auto"/>
              <w:right w:val="single" w:sz="8" w:space="0" w:color="auto"/>
            </w:tcBorders>
            <w:shd w:val="clear" w:color="auto" w:fill="auto"/>
            <w:noWrap/>
            <w:vAlign w:val="center"/>
            <w:hideMark/>
          </w:tcPr>
          <w:p w14:paraId="743AC7D9"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0.8759</w:t>
            </w:r>
          </w:p>
        </w:tc>
        <w:tc>
          <w:tcPr>
            <w:tcW w:w="720" w:type="dxa"/>
            <w:tcBorders>
              <w:top w:val="nil"/>
              <w:left w:val="nil"/>
              <w:bottom w:val="single" w:sz="8" w:space="0" w:color="auto"/>
              <w:right w:val="single" w:sz="8" w:space="0" w:color="auto"/>
            </w:tcBorders>
            <w:shd w:val="clear" w:color="auto" w:fill="auto"/>
            <w:noWrap/>
            <w:vAlign w:val="center"/>
            <w:hideMark/>
          </w:tcPr>
          <w:p w14:paraId="0E11B823"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0.8538</w:t>
            </w:r>
          </w:p>
        </w:tc>
        <w:tc>
          <w:tcPr>
            <w:tcW w:w="680" w:type="dxa"/>
            <w:tcBorders>
              <w:top w:val="nil"/>
              <w:left w:val="nil"/>
              <w:bottom w:val="single" w:sz="8" w:space="0" w:color="auto"/>
              <w:right w:val="single" w:sz="8" w:space="0" w:color="auto"/>
            </w:tcBorders>
            <w:shd w:val="clear" w:color="auto" w:fill="auto"/>
            <w:noWrap/>
            <w:vAlign w:val="center"/>
            <w:hideMark/>
          </w:tcPr>
          <w:p w14:paraId="58D1C432"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0.7965</w:t>
            </w:r>
          </w:p>
        </w:tc>
        <w:tc>
          <w:tcPr>
            <w:tcW w:w="740" w:type="dxa"/>
            <w:tcBorders>
              <w:top w:val="nil"/>
              <w:left w:val="nil"/>
              <w:bottom w:val="single" w:sz="8" w:space="0" w:color="auto"/>
              <w:right w:val="single" w:sz="8" w:space="0" w:color="auto"/>
            </w:tcBorders>
            <w:shd w:val="clear" w:color="auto" w:fill="auto"/>
            <w:noWrap/>
            <w:vAlign w:val="center"/>
            <w:hideMark/>
          </w:tcPr>
          <w:p w14:paraId="026095D3"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0.7997</w:t>
            </w:r>
          </w:p>
        </w:tc>
        <w:tc>
          <w:tcPr>
            <w:tcW w:w="760" w:type="dxa"/>
            <w:tcBorders>
              <w:top w:val="nil"/>
              <w:left w:val="nil"/>
              <w:bottom w:val="single" w:sz="8" w:space="0" w:color="auto"/>
              <w:right w:val="single" w:sz="8" w:space="0" w:color="auto"/>
            </w:tcBorders>
            <w:shd w:val="clear" w:color="auto" w:fill="auto"/>
            <w:noWrap/>
            <w:vAlign w:val="center"/>
            <w:hideMark/>
          </w:tcPr>
          <w:p w14:paraId="4E606318"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0.9418</w:t>
            </w:r>
          </w:p>
        </w:tc>
      </w:tr>
      <w:tr w:rsidR="00C411E4" w:rsidRPr="00D67D0D" w14:paraId="6DF564B1" w14:textId="77777777" w:rsidTr="008D1EAA">
        <w:trPr>
          <w:trHeight w:val="315"/>
          <w:jc w:val="center"/>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7050E12F"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13</w:t>
            </w:r>
          </w:p>
        </w:tc>
        <w:tc>
          <w:tcPr>
            <w:tcW w:w="700" w:type="dxa"/>
            <w:tcBorders>
              <w:top w:val="nil"/>
              <w:left w:val="nil"/>
              <w:bottom w:val="single" w:sz="8" w:space="0" w:color="auto"/>
              <w:right w:val="single" w:sz="8" w:space="0" w:color="auto"/>
            </w:tcBorders>
            <w:shd w:val="clear" w:color="auto" w:fill="auto"/>
            <w:noWrap/>
            <w:vAlign w:val="center"/>
            <w:hideMark/>
          </w:tcPr>
          <w:p w14:paraId="69DBB026"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0.8929</w:t>
            </w:r>
          </w:p>
        </w:tc>
        <w:tc>
          <w:tcPr>
            <w:tcW w:w="760" w:type="dxa"/>
            <w:tcBorders>
              <w:top w:val="nil"/>
              <w:left w:val="nil"/>
              <w:bottom w:val="single" w:sz="8" w:space="0" w:color="auto"/>
              <w:right w:val="single" w:sz="8" w:space="0" w:color="auto"/>
            </w:tcBorders>
            <w:shd w:val="clear" w:color="auto" w:fill="auto"/>
            <w:noWrap/>
            <w:vAlign w:val="center"/>
            <w:hideMark/>
          </w:tcPr>
          <w:p w14:paraId="2C01872F"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0.8462</w:t>
            </w:r>
          </w:p>
        </w:tc>
        <w:tc>
          <w:tcPr>
            <w:tcW w:w="700" w:type="dxa"/>
            <w:tcBorders>
              <w:top w:val="nil"/>
              <w:left w:val="nil"/>
              <w:bottom w:val="single" w:sz="8" w:space="0" w:color="auto"/>
              <w:right w:val="single" w:sz="8" w:space="0" w:color="auto"/>
            </w:tcBorders>
            <w:shd w:val="clear" w:color="auto" w:fill="auto"/>
            <w:noWrap/>
            <w:vAlign w:val="center"/>
            <w:hideMark/>
          </w:tcPr>
          <w:p w14:paraId="51ABE6B2"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0.8462</w:t>
            </w:r>
          </w:p>
        </w:tc>
        <w:tc>
          <w:tcPr>
            <w:tcW w:w="640" w:type="dxa"/>
            <w:tcBorders>
              <w:top w:val="nil"/>
              <w:left w:val="nil"/>
              <w:bottom w:val="single" w:sz="8" w:space="0" w:color="auto"/>
              <w:right w:val="single" w:sz="8" w:space="0" w:color="auto"/>
            </w:tcBorders>
            <w:shd w:val="clear" w:color="auto" w:fill="auto"/>
            <w:noWrap/>
            <w:vAlign w:val="center"/>
            <w:hideMark/>
          </w:tcPr>
          <w:p w14:paraId="4ABE2596"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0.9063</w:t>
            </w:r>
          </w:p>
        </w:tc>
        <w:tc>
          <w:tcPr>
            <w:tcW w:w="760" w:type="dxa"/>
            <w:tcBorders>
              <w:top w:val="nil"/>
              <w:left w:val="nil"/>
              <w:bottom w:val="single" w:sz="8" w:space="0" w:color="auto"/>
              <w:right w:val="single" w:sz="8" w:space="0" w:color="auto"/>
            </w:tcBorders>
            <w:shd w:val="clear" w:color="auto" w:fill="auto"/>
            <w:noWrap/>
            <w:vAlign w:val="center"/>
            <w:hideMark/>
          </w:tcPr>
          <w:p w14:paraId="7BB4CD0C"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0.7879</w:t>
            </w:r>
          </w:p>
        </w:tc>
        <w:tc>
          <w:tcPr>
            <w:tcW w:w="720" w:type="dxa"/>
            <w:tcBorders>
              <w:top w:val="nil"/>
              <w:left w:val="nil"/>
              <w:bottom w:val="single" w:sz="8" w:space="0" w:color="auto"/>
              <w:right w:val="single" w:sz="8" w:space="0" w:color="auto"/>
            </w:tcBorders>
            <w:shd w:val="clear" w:color="auto" w:fill="auto"/>
            <w:noWrap/>
            <w:vAlign w:val="center"/>
            <w:hideMark/>
          </w:tcPr>
          <w:p w14:paraId="622B323A"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0.3636</w:t>
            </w:r>
          </w:p>
        </w:tc>
        <w:tc>
          <w:tcPr>
            <w:tcW w:w="720" w:type="dxa"/>
            <w:tcBorders>
              <w:top w:val="nil"/>
              <w:left w:val="nil"/>
              <w:bottom w:val="single" w:sz="8" w:space="0" w:color="auto"/>
              <w:right w:val="single" w:sz="8" w:space="0" w:color="auto"/>
            </w:tcBorders>
            <w:shd w:val="clear" w:color="auto" w:fill="auto"/>
            <w:noWrap/>
            <w:vAlign w:val="center"/>
            <w:hideMark/>
          </w:tcPr>
          <w:p w14:paraId="2E32D86D"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0.9091</w:t>
            </w:r>
          </w:p>
        </w:tc>
        <w:tc>
          <w:tcPr>
            <w:tcW w:w="680" w:type="dxa"/>
            <w:tcBorders>
              <w:top w:val="nil"/>
              <w:left w:val="nil"/>
              <w:bottom w:val="single" w:sz="8" w:space="0" w:color="auto"/>
              <w:right w:val="single" w:sz="8" w:space="0" w:color="auto"/>
            </w:tcBorders>
            <w:shd w:val="clear" w:color="auto" w:fill="auto"/>
            <w:noWrap/>
            <w:vAlign w:val="center"/>
            <w:hideMark/>
          </w:tcPr>
          <w:p w14:paraId="6FA5A303"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0.7333</w:t>
            </w:r>
          </w:p>
        </w:tc>
        <w:tc>
          <w:tcPr>
            <w:tcW w:w="740" w:type="dxa"/>
            <w:tcBorders>
              <w:top w:val="nil"/>
              <w:left w:val="nil"/>
              <w:bottom w:val="single" w:sz="8" w:space="0" w:color="auto"/>
              <w:right w:val="single" w:sz="8" w:space="0" w:color="auto"/>
            </w:tcBorders>
            <w:shd w:val="clear" w:color="auto" w:fill="auto"/>
            <w:noWrap/>
            <w:vAlign w:val="center"/>
            <w:hideMark/>
          </w:tcPr>
          <w:p w14:paraId="406BACFD"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0.7692</w:t>
            </w:r>
          </w:p>
        </w:tc>
        <w:tc>
          <w:tcPr>
            <w:tcW w:w="760" w:type="dxa"/>
            <w:tcBorders>
              <w:top w:val="nil"/>
              <w:left w:val="nil"/>
              <w:bottom w:val="single" w:sz="8" w:space="0" w:color="auto"/>
              <w:right w:val="single" w:sz="8" w:space="0" w:color="auto"/>
            </w:tcBorders>
            <w:shd w:val="clear" w:color="auto" w:fill="auto"/>
            <w:noWrap/>
            <w:vAlign w:val="center"/>
            <w:hideMark/>
          </w:tcPr>
          <w:p w14:paraId="7DD84C55"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0.7282</w:t>
            </w:r>
          </w:p>
        </w:tc>
      </w:tr>
      <w:tr w:rsidR="00C411E4" w:rsidRPr="00D67D0D" w14:paraId="6F4FBE63" w14:textId="77777777" w:rsidTr="008D1EAA">
        <w:trPr>
          <w:trHeight w:val="315"/>
          <w:jc w:val="center"/>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7A24D867"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14</w:t>
            </w:r>
          </w:p>
        </w:tc>
        <w:tc>
          <w:tcPr>
            <w:tcW w:w="700" w:type="dxa"/>
            <w:tcBorders>
              <w:top w:val="nil"/>
              <w:left w:val="nil"/>
              <w:bottom w:val="single" w:sz="8" w:space="0" w:color="auto"/>
              <w:right w:val="single" w:sz="8" w:space="0" w:color="auto"/>
            </w:tcBorders>
            <w:shd w:val="clear" w:color="auto" w:fill="auto"/>
            <w:noWrap/>
            <w:vAlign w:val="center"/>
            <w:hideMark/>
          </w:tcPr>
          <w:p w14:paraId="728EDC3A"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0.9598</w:t>
            </w:r>
          </w:p>
        </w:tc>
        <w:tc>
          <w:tcPr>
            <w:tcW w:w="760" w:type="dxa"/>
            <w:tcBorders>
              <w:top w:val="nil"/>
              <w:left w:val="nil"/>
              <w:bottom w:val="single" w:sz="8" w:space="0" w:color="auto"/>
              <w:right w:val="single" w:sz="8" w:space="0" w:color="auto"/>
            </w:tcBorders>
            <w:shd w:val="clear" w:color="auto" w:fill="auto"/>
            <w:noWrap/>
            <w:vAlign w:val="center"/>
            <w:hideMark/>
          </w:tcPr>
          <w:p w14:paraId="6DA3A42A"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0.8754</w:t>
            </w:r>
          </w:p>
        </w:tc>
        <w:tc>
          <w:tcPr>
            <w:tcW w:w="700" w:type="dxa"/>
            <w:tcBorders>
              <w:top w:val="nil"/>
              <w:left w:val="nil"/>
              <w:bottom w:val="single" w:sz="8" w:space="0" w:color="auto"/>
              <w:right w:val="single" w:sz="8" w:space="0" w:color="auto"/>
            </w:tcBorders>
            <w:shd w:val="clear" w:color="auto" w:fill="auto"/>
            <w:noWrap/>
            <w:vAlign w:val="center"/>
            <w:hideMark/>
          </w:tcPr>
          <w:p w14:paraId="39DDCC47"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0.9915</w:t>
            </w:r>
          </w:p>
        </w:tc>
        <w:tc>
          <w:tcPr>
            <w:tcW w:w="640" w:type="dxa"/>
            <w:tcBorders>
              <w:top w:val="nil"/>
              <w:left w:val="nil"/>
              <w:bottom w:val="single" w:sz="8" w:space="0" w:color="auto"/>
              <w:right w:val="single" w:sz="8" w:space="0" w:color="auto"/>
            </w:tcBorders>
            <w:shd w:val="clear" w:color="auto" w:fill="auto"/>
            <w:noWrap/>
            <w:vAlign w:val="center"/>
            <w:hideMark/>
          </w:tcPr>
          <w:p w14:paraId="0CF2A4BA"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0.7899</w:t>
            </w:r>
          </w:p>
        </w:tc>
        <w:tc>
          <w:tcPr>
            <w:tcW w:w="760" w:type="dxa"/>
            <w:tcBorders>
              <w:top w:val="nil"/>
              <w:left w:val="nil"/>
              <w:bottom w:val="single" w:sz="8" w:space="0" w:color="auto"/>
              <w:right w:val="single" w:sz="8" w:space="0" w:color="auto"/>
            </w:tcBorders>
            <w:shd w:val="clear" w:color="auto" w:fill="auto"/>
            <w:noWrap/>
            <w:vAlign w:val="center"/>
            <w:hideMark/>
          </w:tcPr>
          <w:p w14:paraId="53A61A62"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0.8459</w:t>
            </w:r>
          </w:p>
        </w:tc>
        <w:tc>
          <w:tcPr>
            <w:tcW w:w="720" w:type="dxa"/>
            <w:tcBorders>
              <w:top w:val="nil"/>
              <w:left w:val="nil"/>
              <w:bottom w:val="single" w:sz="8" w:space="0" w:color="auto"/>
              <w:right w:val="single" w:sz="8" w:space="0" w:color="auto"/>
            </w:tcBorders>
            <w:shd w:val="clear" w:color="auto" w:fill="auto"/>
            <w:vAlign w:val="center"/>
            <w:hideMark/>
          </w:tcPr>
          <w:p w14:paraId="264EFEE4" w14:textId="77777777" w:rsidR="00C411E4" w:rsidRPr="00D67D0D" w:rsidRDefault="00C411E4" w:rsidP="003513D4">
            <w:pPr>
              <w:spacing w:after="0" w:line="240" w:lineRule="auto"/>
              <w:jc w:val="both"/>
              <w:rPr>
                <w:rFonts w:ascii="Calibri" w:eastAsia="Times New Roman" w:hAnsi="Calibri" w:cs="Calibri"/>
                <w:color w:val="000000"/>
                <w:sz w:val="18"/>
                <w:szCs w:val="18"/>
              </w:rPr>
            </w:pPr>
            <w:r w:rsidRPr="00D67D0D">
              <w:rPr>
                <w:rFonts w:ascii="Calibri" w:eastAsia="Times New Roman" w:hAnsi="Calibri" w:cs="Calibri"/>
                <w:color w:val="000000"/>
                <w:sz w:val="18"/>
                <w:szCs w:val="18"/>
              </w:rPr>
              <w:t>0.9985</w:t>
            </w:r>
          </w:p>
        </w:tc>
        <w:tc>
          <w:tcPr>
            <w:tcW w:w="720" w:type="dxa"/>
            <w:tcBorders>
              <w:top w:val="nil"/>
              <w:left w:val="nil"/>
              <w:bottom w:val="single" w:sz="8" w:space="0" w:color="auto"/>
              <w:right w:val="single" w:sz="8" w:space="0" w:color="auto"/>
            </w:tcBorders>
            <w:shd w:val="clear" w:color="auto" w:fill="auto"/>
            <w:vAlign w:val="center"/>
            <w:hideMark/>
          </w:tcPr>
          <w:p w14:paraId="3F9529C6" w14:textId="77777777" w:rsidR="00C411E4" w:rsidRPr="00D67D0D" w:rsidRDefault="00C411E4" w:rsidP="003513D4">
            <w:pPr>
              <w:spacing w:after="0" w:line="240" w:lineRule="auto"/>
              <w:jc w:val="both"/>
              <w:rPr>
                <w:rFonts w:ascii="Calibri" w:eastAsia="Times New Roman" w:hAnsi="Calibri" w:cs="Calibri"/>
                <w:color w:val="000000"/>
                <w:sz w:val="18"/>
                <w:szCs w:val="18"/>
              </w:rPr>
            </w:pPr>
            <w:r w:rsidRPr="00D67D0D">
              <w:rPr>
                <w:rFonts w:ascii="Calibri" w:eastAsia="Times New Roman" w:hAnsi="Calibri" w:cs="Calibri"/>
                <w:color w:val="000000"/>
                <w:sz w:val="18"/>
                <w:szCs w:val="18"/>
              </w:rPr>
              <w:t>0.8545</w:t>
            </w:r>
          </w:p>
        </w:tc>
        <w:tc>
          <w:tcPr>
            <w:tcW w:w="680" w:type="dxa"/>
            <w:tcBorders>
              <w:top w:val="nil"/>
              <w:left w:val="nil"/>
              <w:bottom w:val="single" w:sz="8" w:space="0" w:color="auto"/>
              <w:right w:val="single" w:sz="8" w:space="0" w:color="auto"/>
            </w:tcBorders>
            <w:shd w:val="clear" w:color="auto" w:fill="auto"/>
            <w:vAlign w:val="center"/>
            <w:hideMark/>
          </w:tcPr>
          <w:p w14:paraId="58706C91" w14:textId="77777777" w:rsidR="00C411E4" w:rsidRPr="00D67D0D" w:rsidRDefault="00C411E4" w:rsidP="003513D4">
            <w:pPr>
              <w:spacing w:after="0" w:line="240" w:lineRule="auto"/>
              <w:jc w:val="both"/>
              <w:rPr>
                <w:rFonts w:ascii="Calibri" w:eastAsia="Times New Roman" w:hAnsi="Calibri" w:cs="Calibri"/>
                <w:color w:val="000000"/>
                <w:sz w:val="18"/>
                <w:szCs w:val="18"/>
              </w:rPr>
            </w:pPr>
            <w:r w:rsidRPr="00D67D0D">
              <w:rPr>
                <w:rFonts w:ascii="Calibri" w:eastAsia="Times New Roman" w:hAnsi="Calibri" w:cs="Calibri"/>
                <w:color w:val="000000"/>
                <w:sz w:val="18"/>
                <w:szCs w:val="18"/>
              </w:rPr>
              <w:t>0.8762</w:t>
            </w:r>
          </w:p>
        </w:tc>
        <w:tc>
          <w:tcPr>
            <w:tcW w:w="740" w:type="dxa"/>
            <w:tcBorders>
              <w:top w:val="nil"/>
              <w:left w:val="nil"/>
              <w:bottom w:val="single" w:sz="8" w:space="0" w:color="auto"/>
              <w:right w:val="single" w:sz="8" w:space="0" w:color="auto"/>
            </w:tcBorders>
            <w:shd w:val="clear" w:color="auto" w:fill="auto"/>
            <w:vAlign w:val="center"/>
            <w:hideMark/>
          </w:tcPr>
          <w:p w14:paraId="6C01D622" w14:textId="77777777" w:rsidR="00C411E4" w:rsidRPr="00D67D0D" w:rsidRDefault="00C411E4" w:rsidP="003513D4">
            <w:pPr>
              <w:spacing w:after="0" w:line="240" w:lineRule="auto"/>
              <w:jc w:val="both"/>
              <w:rPr>
                <w:rFonts w:ascii="Calibri" w:eastAsia="Times New Roman" w:hAnsi="Calibri" w:cs="Calibri"/>
                <w:color w:val="000000"/>
                <w:sz w:val="18"/>
                <w:szCs w:val="18"/>
              </w:rPr>
            </w:pPr>
            <w:r w:rsidRPr="00D67D0D">
              <w:rPr>
                <w:rFonts w:ascii="Calibri" w:eastAsia="Times New Roman" w:hAnsi="Calibri" w:cs="Calibri"/>
                <w:color w:val="000000"/>
                <w:sz w:val="18"/>
                <w:szCs w:val="18"/>
              </w:rPr>
              <w:t>0.9105</w:t>
            </w:r>
          </w:p>
        </w:tc>
        <w:tc>
          <w:tcPr>
            <w:tcW w:w="760" w:type="dxa"/>
            <w:tcBorders>
              <w:top w:val="nil"/>
              <w:left w:val="nil"/>
              <w:bottom w:val="single" w:sz="8" w:space="0" w:color="auto"/>
              <w:right w:val="single" w:sz="8" w:space="0" w:color="auto"/>
            </w:tcBorders>
            <w:shd w:val="clear" w:color="auto" w:fill="auto"/>
            <w:vAlign w:val="center"/>
            <w:hideMark/>
          </w:tcPr>
          <w:p w14:paraId="1D80BFEE" w14:textId="77777777" w:rsidR="00C411E4" w:rsidRPr="00D67D0D" w:rsidRDefault="00C411E4" w:rsidP="003513D4">
            <w:pPr>
              <w:spacing w:after="0" w:line="240" w:lineRule="auto"/>
              <w:jc w:val="both"/>
              <w:rPr>
                <w:rFonts w:ascii="Calibri" w:eastAsia="Times New Roman" w:hAnsi="Calibri" w:cs="Calibri"/>
                <w:color w:val="000000"/>
                <w:sz w:val="18"/>
                <w:szCs w:val="18"/>
              </w:rPr>
            </w:pPr>
            <w:r w:rsidRPr="00D67D0D">
              <w:rPr>
                <w:rFonts w:ascii="Calibri" w:eastAsia="Times New Roman" w:hAnsi="Calibri" w:cs="Calibri"/>
                <w:color w:val="000000"/>
                <w:sz w:val="18"/>
                <w:szCs w:val="18"/>
              </w:rPr>
              <w:t>0.8965</w:t>
            </w:r>
          </w:p>
        </w:tc>
      </w:tr>
      <w:tr w:rsidR="00C411E4" w:rsidRPr="00D67D0D" w14:paraId="3D262A93" w14:textId="77777777" w:rsidTr="008D1EAA">
        <w:trPr>
          <w:trHeight w:val="315"/>
          <w:jc w:val="center"/>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6147CD41"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15</w:t>
            </w:r>
          </w:p>
        </w:tc>
        <w:tc>
          <w:tcPr>
            <w:tcW w:w="700" w:type="dxa"/>
            <w:tcBorders>
              <w:top w:val="nil"/>
              <w:left w:val="nil"/>
              <w:bottom w:val="single" w:sz="8" w:space="0" w:color="auto"/>
              <w:right w:val="single" w:sz="8" w:space="0" w:color="auto"/>
            </w:tcBorders>
            <w:shd w:val="clear" w:color="auto" w:fill="auto"/>
            <w:noWrap/>
            <w:vAlign w:val="center"/>
            <w:hideMark/>
          </w:tcPr>
          <w:p w14:paraId="1A9A2908"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0.8987</w:t>
            </w:r>
          </w:p>
        </w:tc>
        <w:tc>
          <w:tcPr>
            <w:tcW w:w="760" w:type="dxa"/>
            <w:tcBorders>
              <w:top w:val="nil"/>
              <w:left w:val="nil"/>
              <w:bottom w:val="single" w:sz="8" w:space="0" w:color="auto"/>
              <w:right w:val="single" w:sz="8" w:space="0" w:color="auto"/>
            </w:tcBorders>
            <w:shd w:val="clear" w:color="auto" w:fill="auto"/>
            <w:noWrap/>
            <w:vAlign w:val="center"/>
            <w:hideMark/>
          </w:tcPr>
          <w:p w14:paraId="2724D965"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0.9476</w:t>
            </w:r>
          </w:p>
        </w:tc>
        <w:tc>
          <w:tcPr>
            <w:tcW w:w="700" w:type="dxa"/>
            <w:tcBorders>
              <w:top w:val="nil"/>
              <w:left w:val="nil"/>
              <w:bottom w:val="single" w:sz="8" w:space="0" w:color="auto"/>
              <w:right w:val="single" w:sz="8" w:space="0" w:color="auto"/>
            </w:tcBorders>
            <w:shd w:val="clear" w:color="auto" w:fill="auto"/>
            <w:noWrap/>
            <w:vAlign w:val="center"/>
            <w:hideMark/>
          </w:tcPr>
          <w:p w14:paraId="4BB4C817"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0.8798</w:t>
            </w:r>
          </w:p>
        </w:tc>
        <w:tc>
          <w:tcPr>
            <w:tcW w:w="640" w:type="dxa"/>
            <w:tcBorders>
              <w:top w:val="nil"/>
              <w:left w:val="nil"/>
              <w:bottom w:val="single" w:sz="8" w:space="0" w:color="auto"/>
              <w:right w:val="single" w:sz="8" w:space="0" w:color="auto"/>
            </w:tcBorders>
            <w:shd w:val="clear" w:color="auto" w:fill="auto"/>
            <w:noWrap/>
            <w:vAlign w:val="center"/>
            <w:hideMark/>
          </w:tcPr>
          <w:p w14:paraId="716CF05F"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0.7895</w:t>
            </w:r>
          </w:p>
        </w:tc>
        <w:tc>
          <w:tcPr>
            <w:tcW w:w="760" w:type="dxa"/>
            <w:tcBorders>
              <w:top w:val="nil"/>
              <w:left w:val="nil"/>
              <w:bottom w:val="single" w:sz="8" w:space="0" w:color="auto"/>
              <w:right w:val="single" w:sz="8" w:space="0" w:color="auto"/>
            </w:tcBorders>
            <w:shd w:val="clear" w:color="auto" w:fill="auto"/>
            <w:noWrap/>
            <w:vAlign w:val="center"/>
            <w:hideMark/>
          </w:tcPr>
          <w:p w14:paraId="7B4E5A6E"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0.8545</w:t>
            </w:r>
          </w:p>
        </w:tc>
        <w:tc>
          <w:tcPr>
            <w:tcW w:w="720" w:type="dxa"/>
            <w:tcBorders>
              <w:top w:val="nil"/>
              <w:left w:val="nil"/>
              <w:bottom w:val="single" w:sz="8" w:space="0" w:color="auto"/>
              <w:right w:val="single" w:sz="8" w:space="0" w:color="auto"/>
            </w:tcBorders>
            <w:shd w:val="clear" w:color="auto" w:fill="auto"/>
            <w:vAlign w:val="center"/>
            <w:hideMark/>
          </w:tcPr>
          <w:p w14:paraId="07F019C9" w14:textId="77777777" w:rsidR="00C411E4" w:rsidRPr="00D67D0D" w:rsidRDefault="00C411E4" w:rsidP="003513D4">
            <w:pPr>
              <w:spacing w:after="0" w:line="240" w:lineRule="auto"/>
              <w:jc w:val="both"/>
              <w:rPr>
                <w:rFonts w:ascii="Calibri" w:eastAsia="Times New Roman" w:hAnsi="Calibri" w:cs="Calibri"/>
                <w:color w:val="000000"/>
                <w:sz w:val="18"/>
                <w:szCs w:val="18"/>
              </w:rPr>
            </w:pPr>
            <w:r w:rsidRPr="00D67D0D">
              <w:rPr>
                <w:rFonts w:ascii="Calibri" w:eastAsia="Times New Roman" w:hAnsi="Calibri" w:cs="Calibri"/>
                <w:color w:val="000000"/>
                <w:sz w:val="18"/>
                <w:szCs w:val="18"/>
              </w:rPr>
              <w:t>0.9512</w:t>
            </w:r>
          </w:p>
        </w:tc>
        <w:tc>
          <w:tcPr>
            <w:tcW w:w="720" w:type="dxa"/>
            <w:tcBorders>
              <w:top w:val="nil"/>
              <w:left w:val="nil"/>
              <w:bottom w:val="single" w:sz="8" w:space="0" w:color="auto"/>
              <w:right w:val="single" w:sz="8" w:space="0" w:color="auto"/>
            </w:tcBorders>
            <w:shd w:val="clear" w:color="auto" w:fill="auto"/>
            <w:vAlign w:val="center"/>
            <w:hideMark/>
          </w:tcPr>
          <w:p w14:paraId="2119F62F" w14:textId="77777777" w:rsidR="00C411E4" w:rsidRPr="00D67D0D" w:rsidRDefault="00C411E4" w:rsidP="003513D4">
            <w:pPr>
              <w:spacing w:after="0" w:line="240" w:lineRule="auto"/>
              <w:jc w:val="both"/>
              <w:rPr>
                <w:rFonts w:ascii="Calibri" w:eastAsia="Times New Roman" w:hAnsi="Calibri" w:cs="Calibri"/>
                <w:color w:val="000000"/>
                <w:sz w:val="18"/>
                <w:szCs w:val="18"/>
              </w:rPr>
            </w:pPr>
            <w:r w:rsidRPr="00D67D0D">
              <w:rPr>
                <w:rFonts w:ascii="Calibri" w:eastAsia="Times New Roman" w:hAnsi="Calibri" w:cs="Calibri"/>
                <w:color w:val="000000"/>
                <w:sz w:val="18"/>
                <w:szCs w:val="18"/>
              </w:rPr>
              <w:t>0.7789</w:t>
            </w:r>
          </w:p>
        </w:tc>
        <w:tc>
          <w:tcPr>
            <w:tcW w:w="680" w:type="dxa"/>
            <w:tcBorders>
              <w:top w:val="nil"/>
              <w:left w:val="nil"/>
              <w:bottom w:val="single" w:sz="8" w:space="0" w:color="auto"/>
              <w:right w:val="single" w:sz="8" w:space="0" w:color="auto"/>
            </w:tcBorders>
            <w:shd w:val="clear" w:color="auto" w:fill="auto"/>
            <w:vAlign w:val="center"/>
            <w:hideMark/>
          </w:tcPr>
          <w:p w14:paraId="7C062B75" w14:textId="77777777" w:rsidR="00C411E4" w:rsidRPr="00D67D0D" w:rsidRDefault="00C411E4" w:rsidP="003513D4">
            <w:pPr>
              <w:spacing w:after="0" w:line="240" w:lineRule="auto"/>
              <w:jc w:val="both"/>
              <w:rPr>
                <w:rFonts w:ascii="Calibri" w:eastAsia="Times New Roman" w:hAnsi="Calibri" w:cs="Calibri"/>
                <w:color w:val="000000"/>
                <w:sz w:val="18"/>
                <w:szCs w:val="18"/>
              </w:rPr>
            </w:pPr>
            <w:r w:rsidRPr="00D67D0D">
              <w:rPr>
                <w:rFonts w:ascii="Calibri" w:eastAsia="Times New Roman" w:hAnsi="Calibri" w:cs="Calibri"/>
                <w:color w:val="000000"/>
                <w:sz w:val="18"/>
                <w:szCs w:val="18"/>
              </w:rPr>
              <w:t>0.7548</w:t>
            </w:r>
          </w:p>
        </w:tc>
        <w:tc>
          <w:tcPr>
            <w:tcW w:w="740" w:type="dxa"/>
            <w:tcBorders>
              <w:top w:val="nil"/>
              <w:left w:val="nil"/>
              <w:bottom w:val="single" w:sz="8" w:space="0" w:color="auto"/>
              <w:right w:val="single" w:sz="8" w:space="0" w:color="auto"/>
            </w:tcBorders>
            <w:shd w:val="clear" w:color="auto" w:fill="auto"/>
            <w:vAlign w:val="center"/>
            <w:hideMark/>
          </w:tcPr>
          <w:p w14:paraId="13BE2529" w14:textId="77777777" w:rsidR="00C411E4" w:rsidRPr="00D67D0D" w:rsidRDefault="00C411E4" w:rsidP="003513D4">
            <w:pPr>
              <w:spacing w:after="0" w:line="240" w:lineRule="auto"/>
              <w:jc w:val="both"/>
              <w:rPr>
                <w:rFonts w:ascii="Calibri" w:eastAsia="Times New Roman" w:hAnsi="Calibri" w:cs="Calibri"/>
                <w:color w:val="000000"/>
                <w:sz w:val="18"/>
                <w:szCs w:val="18"/>
              </w:rPr>
            </w:pPr>
            <w:r w:rsidRPr="00D67D0D">
              <w:rPr>
                <w:rFonts w:ascii="Calibri" w:eastAsia="Times New Roman" w:hAnsi="Calibri" w:cs="Calibri"/>
                <w:color w:val="000000"/>
                <w:sz w:val="18"/>
                <w:szCs w:val="18"/>
              </w:rPr>
              <w:t>0.7985</w:t>
            </w:r>
          </w:p>
        </w:tc>
        <w:tc>
          <w:tcPr>
            <w:tcW w:w="760" w:type="dxa"/>
            <w:tcBorders>
              <w:top w:val="nil"/>
              <w:left w:val="nil"/>
              <w:bottom w:val="single" w:sz="8" w:space="0" w:color="auto"/>
              <w:right w:val="single" w:sz="8" w:space="0" w:color="auto"/>
            </w:tcBorders>
            <w:shd w:val="clear" w:color="auto" w:fill="auto"/>
            <w:vAlign w:val="center"/>
            <w:hideMark/>
          </w:tcPr>
          <w:p w14:paraId="00A460E7" w14:textId="77777777" w:rsidR="00C411E4" w:rsidRPr="00D67D0D" w:rsidRDefault="00C411E4" w:rsidP="003513D4">
            <w:pPr>
              <w:spacing w:after="0" w:line="240" w:lineRule="auto"/>
              <w:jc w:val="both"/>
              <w:rPr>
                <w:rFonts w:ascii="Calibri" w:eastAsia="Times New Roman" w:hAnsi="Calibri" w:cs="Calibri"/>
                <w:color w:val="000000"/>
                <w:sz w:val="18"/>
                <w:szCs w:val="18"/>
              </w:rPr>
            </w:pPr>
            <w:r w:rsidRPr="00D67D0D">
              <w:rPr>
                <w:rFonts w:ascii="Calibri" w:eastAsia="Times New Roman" w:hAnsi="Calibri" w:cs="Calibri"/>
                <w:color w:val="000000"/>
                <w:sz w:val="18"/>
                <w:szCs w:val="18"/>
              </w:rPr>
              <w:t>0.9055</w:t>
            </w:r>
          </w:p>
        </w:tc>
      </w:tr>
      <w:tr w:rsidR="00C411E4" w:rsidRPr="00D67D0D" w14:paraId="517C919B" w14:textId="77777777" w:rsidTr="008D1EAA">
        <w:trPr>
          <w:trHeight w:val="315"/>
          <w:jc w:val="center"/>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7C3C2D21"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16</w:t>
            </w:r>
          </w:p>
        </w:tc>
        <w:tc>
          <w:tcPr>
            <w:tcW w:w="700" w:type="dxa"/>
            <w:tcBorders>
              <w:top w:val="nil"/>
              <w:left w:val="nil"/>
              <w:bottom w:val="single" w:sz="8" w:space="0" w:color="auto"/>
              <w:right w:val="single" w:sz="8" w:space="0" w:color="auto"/>
            </w:tcBorders>
            <w:shd w:val="clear" w:color="auto" w:fill="auto"/>
            <w:noWrap/>
            <w:vAlign w:val="center"/>
            <w:hideMark/>
          </w:tcPr>
          <w:p w14:paraId="2B9C4D97"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0.7744</w:t>
            </w:r>
          </w:p>
        </w:tc>
        <w:tc>
          <w:tcPr>
            <w:tcW w:w="760" w:type="dxa"/>
            <w:tcBorders>
              <w:top w:val="nil"/>
              <w:left w:val="nil"/>
              <w:bottom w:val="single" w:sz="8" w:space="0" w:color="auto"/>
              <w:right w:val="single" w:sz="8" w:space="0" w:color="auto"/>
            </w:tcBorders>
            <w:shd w:val="clear" w:color="auto" w:fill="auto"/>
            <w:noWrap/>
            <w:vAlign w:val="center"/>
            <w:hideMark/>
          </w:tcPr>
          <w:p w14:paraId="26596469"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0.9611</w:t>
            </w:r>
          </w:p>
        </w:tc>
        <w:tc>
          <w:tcPr>
            <w:tcW w:w="700" w:type="dxa"/>
            <w:tcBorders>
              <w:top w:val="nil"/>
              <w:left w:val="nil"/>
              <w:bottom w:val="single" w:sz="8" w:space="0" w:color="auto"/>
              <w:right w:val="single" w:sz="8" w:space="0" w:color="auto"/>
            </w:tcBorders>
            <w:shd w:val="clear" w:color="auto" w:fill="auto"/>
            <w:noWrap/>
            <w:vAlign w:val="center"/>
            <w:hideMark/>
          </w:tcPr>
          <w:p w14:paraId="4E6DDFB8"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0.7016</w:t>
            </w:r>
          </w:p>
        </w:tc>
        <w:tc>
          <w:tcPr>
            <w:tcW w:w="640" w:type="dxa"/>
            <w:tcBorders>
              <w:top w:val="nil"/>
              <w:left w:val="nil"/>
              <w:bottom w:val="single" w:sz="8" w:space="0" w:color="auto"/>
              <w:right w:val="single" w:sz="8" w:space="0" w:color="auto"/>
            </w:tcBorders>
            <w:shd w:val="clear" w:color="auto" w:fill="auto"/>
            <w:noWrap/>
            <w:vAlign w:val="center"/>
            <w:hideMark/>
          </w:tcPr>
          <w:p w14:paraId="682C6BEF"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0.8659</w:t>
            </w:r>
          </w:p>
        </w:tc>
        <w:tc>
          <w:tcPr>
            <w:tcW w:w="760" w:type="dxa"/>
            <w:tcBorders>
              <w:top w:val="nil"/>
              <w:left w:val="nil"/>
              <w:bottom w:val="single" w:sz="8" w:space="0" w:color="auto"/>
              <w:right w:val="single" w:sz="8" w:space="0" w:color="auto"/>
            </w:tcBorders>
            <w:shd w:val="clear" w:color="auto" w:fill="auto"/>
            <w:noWrap/>
            <w:vAlign w:val="center"/>
            <w:hideMark/>
          </w:tcPr>
          <w:p w14:paraId="0B35A4B7" w14:textId="77777777" w:rsidR="00C411E4" w:rsidRPr="00D67D0D" w:rsidRDefault="00C411E4" w:rsidP="003513D4">
            <w:pPr>
              <w:spacing w:after="0" w:line="240" w:lineRule="auto"/>
              <w:jc w:val="right"/>
              <w:rPr>
                <w:rFonts w:ascii="Calibri" w:eastAsia="Times New Roman" w:hAnsi="Calibri" w:cs="Calibri"/>
                <w:color w:val="000000"/>
                <w:sz w:val="18"/>
                <w:szCs w:val="18"/>
              </w:rPr>
            </w:pPr>
            <w:r w:rsidRPr="00D67D0D">
              <w:rPr>
                <w:rFonts w:ascii="Calibri" w:eastAsia="Times New Roman" w:hAnsi="Calibri" w:cs="Calibri"/>
                <w:color w:val="000000"/>
                <w:sz w:val="18"/>
                <w:szCs w:val="18"/>
              </w:rPr>
              <w:t>0.8873</w:t>
            </w:r>
          </w:p>
        </w:tc>
        <w:tc>
          <w:tcPr>
            <w:tcW w:w="720" w:type="dxa"/>
            <w:tcBorders>
              <w:top w:val="nil"/>
              <w:left w:val="nil"/>
              <w:bottom w:val="single" w:sz="8" w:space="0" w:color="auto"/>
              <w:right w:val="single" w:sz="8" w:space="0" w:color="auto"/>
            </w:tcBorders>
            <w:shd w:val="clear" w:color="auto" w:fill="auto"/>
            <w:vAlign w:val="center"/>
            <w:hideMark/>
          </w:tcPr>
          <w:p w14:paraId="23FCC1BF" w14:textId="77777777" w:rsidR="00C411E4" w:rsidRPr="00D67D0D" w:rsidRDefault="00C411E4" w:rsidP="003513D4">
            <w:pPr>
              <w:spacing w:after="0" w:line="240" w:lineRule="auto"/>
              <w:jc w:val="both"/>
              <w:rPr>
                <w:rFonts w:ascii="Calibri" w:eastAsia="Times New Roman" w:hAnsi="Calibri" w:cs="Calibri"/>
                <w:color w:val="000000"/>
                <w:sz w:val="18"/>
                <w:szCs w:val="18"/>
              </w:rPr>
            </w:pPr>
            <w:r w:rsidRPr="00D67D0D">
              <w:rPr>
                <w:rFonts w:ascii="Calibri" w:eastAsia="Times New Roman" w:hAnsi="Calibri" w:cs="Calibri"/>
                <w:color w:val="000000"/>
                <w:sz w:val="18"/>
                <w:szCs w:val="18"/>
              </w:rPr>
              <w:t>0.8346</w:t>
            </w:r>
          </w:p>
        </w:tc>
        <w:tc>
          <w:tcPr>
            <w:tcW w:w="720" w:type="dxa"/>
            <w:tcBorders>
              <w:top w:val="nil"/>
              <w:left w:val="nil"/>
              <w:bottom w:val="single" w:sz="8" w:space="0" w:color="auto"/>
              <w:right w:val="single" w:sz="8" w:space="0" w:color="auto"/>
            </w:tcBorders>
            <w:shd w:val="clear" w:color="auto" w:fill="auto"/>
            <w:vAlign w:val="center"/>
            <w:hideMark/>
          </w:tcPr>
          <w:p w14:paraId="32A177E2" w14:textId="77777777" w:rsidR="00C411E4" w:rsidRPr="00D67D0D" w:rsidRDefault="00C411E4" w:rsidP="003513D4">
            <w:pPr>
              <w:spacing w:after="0" w:line="240" w:lineRule="auto"/>
              <w:jc w:val="both"/>
              <w:rPr>
                <w:rFonts w:ascii="Calibri" w:eastAsia="Times New Roman" w:hAnsi="Calibri" w:cs="Calibri"/>
                <w:color w:val="000000"/>
                <w:sz w:val="18"/>
                <w:szCs w:val="18"/>
              </w:rPr>
            </w:pPr>
            <w:r w:rsidRPr="00D67D0D">
              <w:rPr>
                <w:rFonts w:ascii="Calibri" w:eastAsia="Times New Roman" w:hAnsi="Calibri" w:cs="Calibri"/>
                <w:color w:val="000000"/>
                <w:sz w:val="18"/>
                <w:szCs w:val="18"/>
              </w:rPr>
              <w:t>0.9113</w:t>
            </w:r>
          </w:p>
        </w:tc>
        <w:tc>
          <w:tcPr>
            <w:tcW w:w="680" w:type="dxa"/>
            <w:tcBorders>
              <w:top w:val="nil"/>
              <w:left w:val="nil"/>
              <w:bottom w:val="single" w:sz="8" w:space="0" w:color="auto"/>
              <w:right w:val="single" w:sz="8" w:space="0" w:color="auto"/>
            </w:tcBorders>
            <w:shd w:val="clear" w:color="auto" w:fill="auto"/>
            <w:vAlign w:val="center"/>
            <w:hideMark/>
          </w:tcPr>
          <w:p w14:paraId="7780D51E" w14:textId="77777777" w:rsidR="00C411E4" w:rsidRPr="00D67D0D" w:rsidRDefault="00C411E4" w:rsidP="003513D4">
            <w:pPr>
              <w:spacing w:after="0" w:line="240" w:lineRule="auto"/>
              <w:jc w:val="both"/>
              <w:rPr>
                <w:rFonts w:ascii="Calibri" w:eastAsia="Times New Roman" w:hAnsi="Calibri" w:cs="Calibri"/>
                <w:color w:val="000000"/>
                <w:sz w:val="18"/>
                <w:szCs w:val="18"/>
              </w:rPr>
            </w:pPr>
            <w:r w:rsidRPr="00D67D0D">
              <w:rPr>
                <w:rFonts w:ascii="Calibri" w:eastAsia="Times New Roman" w:hAnsi="Calibri" w:cs="Calibri"/>
                <w:color w:val="000000"/>
                <w:sz w:val="18"/>
                <w:szCs w:val="18"/>
              </w:rPr>
              <w:t>0.8674</w:t>
            </w:r>
          </w:p>
        </w:tc>
        <w:tc>
          <w:tcPr>
            <w:tcW w:w="740" w:type="dxa"/>
            <w:tcBorders>
              <w:top w:val="nil"/>
              <w:left w:val="nil"/>
              <w:bottom w:val="single" w:sz="8" w:space="0" w:color="auto"/>
              <w:right w:val="single" w:sz="8" w:space="0" w:color="auto"/>
            </w:tcBorders>
            <w:shd w:val="clear" w:color="auto" w:fill="auto"/>
            <w:vAlign w:val="center"/>
            <w:hideMark/>
          </w:tcPr>
          <w:p w14:paraId="247CCCB2" w14:textId="77777777" w:rsidR="00C411E4" w:rsidRPr="00D67D0D" w:rsidRDefault="00C411E4" w:rsidP="003513D4">
            <w:pPr>
              <w:spacing w:after="0" w:line="240" w:lineRule="auto"/>
              <w:jc w:val="both"/>
              <w:rPr>
                <w:rFonts w:ascii="Calibri" w:eastAsia="Times New Roman" w:hAnsi="Calibri" w:cs="Calibri"/>
                <w:color w:val="000000"/>
                <w:sz w:val="18"/>
                <w:szCs w:val="18"/>
              </w:rPr>
            </w:pPr>
            <w:r w:rsidRPr="00D67D0D">
              <w:rPr>
                <w:rFonts w:ascii="Calibri" w:eastAsia="Times New Roman" w:hAnsi="Calibri" w:cs="Calibri"/>
                <w:color w:val="000000"/>
                <w:sz w:val="18"/>
                <w:szCs w:val="18"/>
              </w:rPr>
              <w:t>0.8468</w:t>
            </w:r>
          </w:p>
        </w:tc>
        <w:tc>
          <w:tcPr>
            <w:tcW w:w="760" w:type="dxa"/>
            <w:tcBorders>
              <w:top w:val="nil"/>
              <w:left w:val="nil"/>
              <w:bottom w:val="single" w:sz="8" w:space="0" w:color="auto"/>
              <w:right w:val="single" w:sz="8" w:space="0" w:color="auto"/>
            </w:tcBorders>
            <w:shd w:val="clear" w:color="auto" w:fill="auto"/>
            <w:vAlign w:val="center"/>
            <w:hideMark/>
          </w:tcPr>
          <w:p w14:paraId="62C5989C" w14:textId="77777777" w:rsidR="00C411E4" w:rsidRPr="00D67D0D" w:rsidRDefault="00C411E4" w:rsidP="003513D4">
            <w:pPr>
              <w:spacing w:after="0" w:line="240" w:lineRule="auto"/>
              <w:jc w:val="both"/>
              <w:rPr>
                <w:rFonts w:ascii="Calibri" w:eastAsia="Times New Roman" w:hAnsi="Calibri" w:cs="Calibri"/>
                <w:color w:val="000000"/>
                <w:sz w:val="18"/>
                <w:szCs w:val="18"/>
              </w:rPr>
            </w:pPr>
            <w:r w:rsidRPr="00D67D0D">
              <w:rPr>
                <w:rFonts w:ascii="Calibri" w:eastAsia="Times New Roman" w:hAnsi="Calibri" w:cs="Calibri"/>
                <w:color w:val="000000"/>
                <w:sz w:val="18"/>
                <w:szCs w:val="18"/>
              </w:rPr>
              <w:t>0.9861</w:t>
            </w:r>
          </w:p>
        </w:tc>
      </w:tr>
    </w:tbl>
    <w:p w14:paraId="32EAC798" w14:textId="77777777" w:rsidR="00C411E4" w:rsidRPr="00874847" w:rsidRDefault="00C411E4" w:rsidP="00B5611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73F7D55A" w14:textId="597A800F" w:rsidR="00C411E4" w:rsidRPr="00874847" w:rsidRDefault="00C411E4" w:rsidP="00E6331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874847">
        <w:rPr>
          <w:rFonts w:asciiTheme="majorBidi" w:hAnsiTheme="majorBidi" w:cstheme="majorBidi"/>
          <w:sz w:val="24"/>
          <w:szCs w:val="24"/>
        </w:rPr>
        <w:t xml:space="preserve">The results shown in </w:t>
      </w:r>
      <w:r w:rsidRPr="00650523">
        <w:rPr>
          <w:rFonts w:asciiTheme="majorBidi" w:hAnsiTheme="majorBidi" w:cstheme="majorBidi"/>
          <w:sz w:val="24"/>
          <w:szCs w:val="24"/>
        </w:rPr>
        <w:fldChar w:fldCharType="begin"/>
      </w:r>
      <w:r w:rsidRPr="00650523">
        <w:rPr>
          <w:rFonts w:asciiTheme="majorBidi" w:hAnsiTheme="majorBidi" w:cstheme="majorBidi"/>
          <w:sz w:val="24"/>
          <w:szCs w:val="24"/>
        </w:rPr>
        <w:instrText xml:space="preserve"> REF _Ref500763069 \h </w:instrText>
      </w:r>
      <w:r w:rsidR="00650523" w:rsidRPr="00650523">
        <w:rPr>
          <w:rFonts w:asciiTheme="majorBidi" w:hAnsiTheme="majorBidi" w:cstheme="majorBidi"/>
          <w:sz w:val="24"/>
          <w:szCs w:val="24"/>
        </w:rPr>
        <w:instrText xml:space="preserve"> \* MERGEFORMAT </w:instrText>
      </w:r>
      <w:r w:rsidRPr="00650523">
        <w:rPr>
          <w:rFonts w:asciiTheme="majorBidi" w:hAnsiTheme="majorBidi" w:cstheme="majorBidi"/>
          <w:sz w:val="24"/>
          <w:szCs w:val="24"/>
        </w:rPr>
      </w:r>
      <w:r w:rsidRPr="00650523">
        <w:rPr>
          <w:rFonts w:asciiTheme="majorBidi" w:hAnsiTheme="majorBidi" w:cstheme="majorBidi"/>
          <w:sz w:val="24"/>
          <w:szCs w:val="24"/>
        </w:rPr>
        <w:fldChar w:fldCharType="separate"/>
      </w:r>
      <w:r w:rsidR="001101E6" w:rsidRPr="001101E6">
        <w:rPr>
          <w:rFonts w:asciiTheme="majorBidi" w:hAnsiTheme="majorBidi" w:cstheme="majorBidi"/>
          <w:i/>
          <w:iCs/>
        </w:rPr>
        <w:t xml:space="preserve">Table </w:t>
      </w:r>
      <w:r w:rsidR="001101E6" w:rsidRPr="001101E6">
        <w:rPr>
          <w:rFonts w:asciiTheme="majorBidi" w:hAnsiTheme="majorBidi" w:cstheme="majorBidi"/>
          <w:i/>
          <w:iCs/>
          <w:noProof/>
        </w:rPr>
        <w:t>20</w:t>
      </w:r>
      <w:r w:rsidRPr="00650523">
        <w:rPr>
          <w:rFonts w:asciiTheme="majorBidi" w:hAnsiTheme="majorBidi" w:cstheme="majorBidi"/>
          <w:sz w:val="24"/>
          <w:szCs w:val="24"/>
        </w:rPr>
        <w:fldChar w:fldCharType="end"/>
      </w:r>
      <w:r w:rsidRPr="00650523">
        <w:rPr>
          <w:rFonts w:asciiTheme="majorBidi" w:hAnsiTheme="majorBidi" w:cstheme="majorBidi"/>
          <w:sz w:val="24"/>
          <w:szCs w:val="24"/>
        </w:rPr>
        <w:t xml:space="preserve"> </w:t>
      </w:r>
      <w:r w:rsidRPr="00874847">
        <w:rPr>
          <w:rFonts w:asciiTheme="majorBidi" w:hAnsiTheme="majorBidi" w:cstheme="majorBidi"/>
          <w:sz w:val="24"/>
          <w:szCs w:val="24"/>
        </w:rPr>
        <w:t xml:space="preserve">is plotted to find the confidence intervals of each of the experiments using mean with 95% confidence intervals. The plot for the confidence interval is shown in </w:t>
      </w:r>
      <w:r w:rsidRPr="00650523">
        <w:rPr>
          <w:rFonts w:asciiTheme="majorBidi" w:hAnsiTheme="majorBidi" w:cstheme="majorBidi"/>
          <w:sz w:val="24"/>
          <w:szCs w:val="24"/>
        </w:rPr>
        <w:fldChar w:fldCharType="begin"/>
      </w:r>
      <w:r w:rsidRPr="00650523">
        <w:rPr>
          <w:rFonts w:asciiTheme="majorBidi" w:hAnsiTheme="majorBidi" w:cstheme="majorBidi"/>
          <w:sz w:val="24"/>
          <w:szCs w:val="24"/>
        </w:rPr>
        <w:instrText xml:space="preserve"> REF _Ref500765666 \h </w:instrText>
      </w:r>
      <w:r w:rsidR="00650523" w:rsidRPr="00650523">
        <w:rPr>
          <w:rFonts w:asciiTheme="majorBidi" w:hAnsiTheme="majorBidi" w:cstheme="majorBidi"/>
          <w:sz w:val="24"/>
          <w:szCs w:val="24"/>
        </w:rPr>
        <w:instrText xml:space="preserve"> \* MERGEFORMAT </w:instrText>
      </w:r>
      <w:r w:rsidRPr="00650523">
        <w:rPr>
          <w:rFonts w:asciiTheme="majorBidi" w:hAnsiTheme="majorBidi" w:cstheme="majorBidi"/>
          <w:sz w:val="24"/>
          <w:szCs w:val="24"/>
        </w:rPr>
      </w:r>
      <w:r w:rsidRPr="00650523">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13</w:t>
      </w:r>
      <w:r w:rsidRPr="00650523">
        <w:rPr>
          <w:rFonts w:asciiTheme="majorBidi" w:hAnsiTheme="majorBidi" w:cstheme="majorBidi"/>
          <w:sz w:val="24"/>
          <w:szCs w:val="24"/>
        </w:rPr>
        <w:fldChar w:fldCharType="end"/>
      </w:r>
      <w:r w:rsidR="00B5611C">
        <w:rPr>
          <w:rFonts w:asciiTheme="majorBidi" w:hAnsiTheme="majorBidi" w:cstheme="majorBidi"/>
          <w:sz w:val="24"/>
          <w:szCs w:val="24"/>
        </w:rPr>
        <w:t>.</w:t>
      </w:r>
      <w:r w:rsidR="00B5611C">
        <w:rPr>
          <w:rStyle w:val="CommentReference"/>
        </w:rPr>
        <w:commentReference w:id="422"/>
      </w:r>
    </w:p>
    <w:p w14:paraId="05C0D450" w14:textId="77777777" w:rsidR="00C411E4" w:rsidRDefault="00C411E4" w:rsidP="00B5611C">
      <w:pPr>
        <w:pStyle w:val="ListParagraph"/>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pPr>
      <w:r>
        <w:rPr>
          <w:noProof/>
        </w:rPr>
        <w:drawing>
          <wp:inline distT="0" distB="0" distL="0" distR="0" wp14:anchorId="5210A88E" wp14:editId="36D269E6">
            <wp:extent cx="4933950" cy="3400425"/>
            <wp:effectExtent l="0" t="0" r="0" b="9525"/>
            <wp:docPr id="86" name="Chart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19DA2DB" w14:textId="6EB787A2" w:rsidR="00C411E4" w:rsidRPr="00B5611C" w:rsidRDefault="00C411E4" w:rsidP="00817352">
      <w:pPr>
        <w:pStyle w:val="Caption"/>
        <w:ind w:left="720"/>
        <w:jc w:val="center"/>
        <w:rPr>
          <w:rFonts w:asciiTheme="majorBidi" w:hAnsiTheme="majorBidi" w:cstheme="majorBidi"/>
          <w:b/>
          <w:bCs/>
          <w:i w:val="0"/>
          <w:iCs w:val="0"/>
          <w:color w:val="auto"/>
        </w:rPr>
      </w:pPr>
      <w:bookmarkStart w:id="423" w:name="_Ref500765666"/>
      <w:bookmarkStart w:id="424" w:name="_Toc506449859"/>
      <w:r w:rsidRPr="00B5611C">
        <w:rPr>
          <w:rFonts w:asciiTheme="majorBidi" w:hAnsiTheme="majorBidi" w:cstheme="majorBidi"/>
          <w:b/>
          <w:bCs/>
          <w:i w:val="0"/>
          <w:iCs w:val="0"/>
          <w:color w:val="auto"/>
        </w:rPr>
        <w:t xml:space="preserve">Figure </w:t>
      </w:r>
      <w:r w:rsidRPr="00B5611C">
        <w:rPr>
          <w:rFonts w:asciiTheme="majorBidi" w:hAnsiTheme="majorBidi" w:cstheme="majorBidi"/>
          <w:b/>
          <w:bCs/>
          <w:i w:val="0"/>
          <w:iCs w:val="0"/>
          <w:color w:val="auto"/>
        </w:rPr>
        <w:fldChar w:fldCharType="begin"/>
      </w:r>
      <w:r w:rsidRPr="00B5611C">
        <w:rPr>
          <w:rFonts w:asciiTheme="majorBidi" w:hAnsiTheme="majorBidi" w:cstheme="majorBidi"/>
          <w:b/>
          <w:bCs/>
          <w:i w:val="0"/>
          <w:iCs w:val="0"/>
          <w:color w:val="auto"/>
        </w:rPr>
        <w:instrText xml:space="preserve"> SEQ Figure \* ARABIC </w:instrText>
      </w:r>
      <w:r w:rsidRPr="00B5611C">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13</w:t>
      </w:r>
      <w:r w:rsidRPr="00B5611C">
        <w:rPr>
          <w:rFonts w:asciiTheme="majorBidi" w:hAnsiTheme="majorBidi" w:cstheme="majorBidi"/>
          <w:b/>
          <w:bCs/>
          <w:i w:val="0"/>
          <w:iCs w:val="0"/>
          <w:noProof/>
          <w:color w:val="auto"/>
        </w:rPr>
        <w:fldChar w:fldCharType="end"/>
      </w:r>
      <w:bookmarkEnd w:id="423"/>
      <w:r w:rsidRPr="00B5611C">
        <w:rPr>
          <w:rFonts w:asciiTheme="majorBidi" w:hAnsiTheme="majorBidi" w:cstheme="majorBidi"/>
          <w:b/>
          <w:bCs/>
          <w:i w:val="0"/>
          <w:iCs w:val="0"/>
          <w:color w:val="auto"/>
        </w:rPr>
        <w:t>: Plot of Mutator GA  Confidence Interval for parameters selection</w:t>
      </w:r>
      <w:bookmarkEnd w:id="424"/>
    </w:p>
    <w:p w14:paraId="277D8254" w14:textId="21204B76" w:rsidR="00C411E4" w:rsidRPr="00874847" w:rsidRDefault="00C411E4" w:rsidP="00035BD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874847">
        <w:rPr>
          <w:rFonts w:asciiTheme="majorBidi" w:hAnsiTheme="majorBidi" w:cstheme="majorBidi"/>
          <w:sz w:val="24"/>
          <w:szCs w:val="24"/>
        </w:rPr>
        <w:t xml:space="preserve">Following the results shown in </w:t>
      </w:r>
      <w:r w:rsidRPr="00650523">
        <w:rPr>
          <w:rFonts w:asciiTheme="majorBidi" w:hAnsiTheme="majorBidi" w:cstheme="majorBidi"/>
          <w:sz w:val="24"/>
          <w:szCs w:val="24"/>
        </w:rPr>
        <w:fldChar w:fldCharType="begin"/>
      </w:r>
      <w:r w:rsidRPr="00650523">
        <w:rPr>
          <w:rFonts w:asciiTheme="majorBidi" w:hAnsiTheme="majorBidi" w:cstheme="majorBidi"/>
          <w:sz w:val="24"/>
          <w:szCs w:val="24"/>
        </w:rPr>
        <w:instrText xml:space="preserve"> REF _Ref500765666 \h </w:instrText>
      </w:r>
      <w:r w:rsidR="00650523" w:rsidRPr="00650523">
        <w:rPr>
          <w:rFonts w:asciiTheme="majorBidi" w:hAnsiTheme="majorBidi" w:cstheme="majorBidi"/>
          <w:sz w:val="24"/>
          <w:szCs w:val="24"/>
        </w:rPr>
        <w:instrText xml:space="preserve"> \* MERGEFORMAT </w:instrText>
      </w:r>
      <w:r w:rsidRPr="00650523">
        <w:rPr>
          <w:rFonts w:asciiTheme="majorBidi" w:hAnsiTheme="majorBidi" w:cstheme="majorBidi"/>
          <w:sz w:val="24"/>
          <w:szCs w:val="24"/>
        </w:rPr>
      </w:r>
      <w:r w:rsidRPr="00650523">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13</w:t>
      </w:r>
      <w:r w:rsidRPr="00650523">
        <w:rPr>
          <w:rFonts w:asciiTheme="majorBidi" w:hAnsiTheme="majorBidi" w:cstheme="majorBidi"/>
          <w:sz w:val="24"/>
          <w:szCs w:val="24"/>
        </w:rPr>
        <w:fldChar w:fldCharType="end"/>
      </w:r>
      <w:r w:rsidRPr="00874847">
        <w:rPr>
          <w:rFonts w:asciiTheme="majorBidi" w:hAnsiTheme="majorBidi" w:cstheme="majorBidi"/>
          <w:sz w:val="24"/>
          <w:szCs w:val="24"/>
        </w:rPr>
        <w:t xml:space="preserve">, it can be seen that experiment 14 has the highest mean and relatively small length of error bars. The confidence interval for experiment 14 is the best among them as it shows the highest mean fitness of 0.8999. Experiments 7, 8, 3 and 11 have mean fitness of 0.8823, 0.8877, 0.8879 and 0.8889 respectively. Therefore, the best parameter combination for mutator GA is considered to be the parameters corresponding to experiment 14. These parameters are shown in </w:t>
      </w:r>
    </w:p>
    <w:p w14:paraId="14FD9108" w14:textId="2F377953" w:rsidR="00C411E4" w:rsidRPr="00B5611C" w:rsidRDefault="00C411E4" w:rsidP="00F47AF8">
      <w:pPr>
        <w:pStyle w:val="Caption"/>
        <w:keepNext/>
        <w:jc w:val="center"/>
        <w:rPr>
          <w:rFonts w:asciiTheme="majorBidi" w:hAnsiTheme="majorBidi" w:cstheme="majorBidi"/>
          <w:b/>
          <w:bCs/>
          <w:i w:val="0"/>
          <w:iCs w:val="0"/>
          <w:color w:val="auto"/>
        </w:rPr>
      </w:pPr>
      <w:bookmarkStart w:id="425" w:name="_Ref502829667"/>
      <w:bookmarkStart w:id="426" w:name="_Toc506449842"/>
      <w:commentRangeStart w:id="427"/>
      <w:r w:rsidRPr="00B5611C">
        <w:rPr>
          <w:rFonts w:asciiTheme="majorBidi" w:hAnsiTheme="majorBidi" w:cstheme="majorBidi"/>
          <w:b/>
          <w:bCs/>
          <w:i w:val="0"/>
          <w:iCs w:val="0"/>
          <w:color w:val="auto"/>
        </w:rPr>
        <w:t xml:space="preserve">Table </w:t>
      </w:r>
      <w:r w:rsidRPr="00B5611C">
        <w:rPr>
          <w:rFonts w:asciiTheme="majorBidi" w:hAnsiTheme="majorBidi" w:cstheme="majorBidi"/>
          <w:b/>
          <w:bCs/>
          <w:i w:val="0"/>
          <w:iCs w:val="0"/>
          <w:color w:val="auto"/>
        </w:rPr>
        <w:fldChar w:fldCharType="begin"/>
      </w:r>
      <w:r w:rsidRPr="00B5611C">
        <w:rPr>
          <w:rFonts w:asciiTheme="majorBidi" w:hAnsiTheme="majorBidi" w:cstheme="majorBidi"/>
          <w:b/>
          <w:bCs/>
          <w:i w:val="0"/>
          <w:iCs w:val="0"/>
          <w:color w:val="auto"/>
        </w:rPr>
        <w:instrText xml:space="preserve"> SEQ Table \* ARABIC </w:instrText>
      </w:r>
      <w:r w:rsidRPr="00B5611C">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21</w:t>
      </w:r>
      <w:r w:rsidRPr="00B5611C">
        <w:rPr>
          <w:rFonts w:asciiTheme="majorBidi" w:hAnsiTheme="majorBidi" w:cstheme="majorBidi"/>
          <w:b/>
          <w:bCs/>
          <w:i w:val="0"/>
          <w:iCs w:val="0"/>
          <w:noProof/>
          <w:color w:val="auto"/>
        </w:rPr>
        <w:fldChar w:fldCharType="end"/>
      </w:r>
      <w:bookmarkEnd w:id="425"/>
      <w:r w:rsidRPr="00B5611C">
        <w:rPr>
          <w:rFonts w:asciiTheme="majorBidi" w:hAnsiTheme="majorBidi" w:cstheme="majorBidi"/>
          <w:b/>
          <w:bCs/>
          <w:i w:val="0"/>
          <w:iCs w:val="0"/>
          <w:color w:val="auto"/>
        </w:rPr>
        <w:t>: Selected parameters for tester GA</w:t>
      </w:r>
      <w:bookmarkEnd w:id="426"/>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045"/>
      </w:tblGrid>
      <w:tr w:rsidR="00C411E4" w14:paraId="632328DF" w14:textId="77777777" w:rsidTr="008D1EAA">
        <w:trPr>
          <w:jc w:val="center"/>
        </w:trPr>
        <w:tc>
          <w:tcPr>
            <w:tcW w:w="4045" w:type="dxa"/>
          </w:tcPr>
          <w:p w14:paraId="5EB1A271"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Selection function = Tournament</w:t>
            </w:r>
          </w:p>
          <w:p w14:paraId="5FB1AE47"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Crossover probability = 0.75</w:t>
            </w:r>
          </w:p>
          <w:p w14:paraId="3E77C2D8"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Mutation probability = 0.1</w:t>
            </w:r>
          </w:p>
          <w:p w14:paraId="137AA546"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Population size = 40</w:t>
            </w:r>
          </w:p>
        </w:tc>
      </w:tr>
    </w:tbl>
    <w:commentRangeEnd w:id="427"/>
    <w:p w14:paraId="56E3E6ED" w14:textId="77777777" w:rsidR="00C411E4" w:rsidRPr="00874847" w:rsidRDefault="00B5611C"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Style w:val="CommentReference"/>
        </w:rPr>
        <w:commentReference w:id="427"/>
      </w:r>
    </w:p>
    <w:p w14:paraId="001EEBDE" w14:textId="38B973A4" w:rsidR="00C411E4" w:rsidRPr="003A17C1" w:rsidRDefault="00C411E4" w:rsidP="00537E58">
      <w:pPr>
        <w:pStyle w:val="Heading2"/>
        <w:numPr>
          <w:ilvl w:val="0"/>
          <w:numId w:val="38"/>
        </w:numPr>
      </w:pPr>
      <w:bookmarkStart w:id="428" w:name="_Toc506718146"/>
      <w:r w:rsidRPr="003A17C1">
        <w:t>Discussion of the results of Experiment</w:t>
      </w:r>
      <w:bookmarkEnd w:id="428"/>
    </w:p>
    <w:p w14:paraId="3D4B47FD" w14:textId="4670C380"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In this subsection, the results of the experiment are discussed. Each program under test is used separately to carry out the experiment and the individual results are shown and discussed as follows.</w:t>
      </w:r>
    </w:p>
    <w:p w14:paraId="0C15926D" w14:textId="705975D4" w:rsidR="00C411E4" w:rsidRPr="00E949CA" w:rsidRDefault="00C411E4" w:rsidP="008D1EAA">
      <w:pPr>
        <w:pStyle w:val="Heading2"/>
        <w:numPr>
          <w:ilvl w:val="0"/>
          <w:numId w:val="44"/>
        </w:numPr>
      </w:pPr>
      <w:bookmarkStart w:id="429" w:name="_Toc506718147"/>
      <w:commentRangeStart w:id="430"/>
      <w:r w:rsidRPr="00E949CA">
        <w:t>QuadraticSolver</w:t>
      </w:r>
      <w:commentRangeEnd w:id="430"/>
      <w:r w:rsidR="00B5611C">
        <w:rPr>
          <w:rStyle w:val="CommentReference"/>
          <w:rFonts w:asciiTheme="minorHAnsi" w:eastAsiaTheme="minorHAnsi" w:hAnsiTheme="minorHAnsi" w:cstheme="minorBidi"/>
          <w:b w:val="0"/>
          <w:bCs w:val="0"/>
        </w:rPr>
        <w:commentReference w:id="430"/>
      </w:r>
      <w:bookmarkEnd w:id="429"/>
    </w:p>
    <w:p w14:paraId="329F1579" w14:textId="15C01CCF"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This program has 14 LOC with three branches. The GAs run for 100 generations and the result is shown in </w:t>
      </w:r>
      <w:r>
        <w:rPr>
          <w:rFonts w:asciiTheme="majorBidi" w:hAnsiTheme="majorBidi" w:cstheme="majorBidi"/>
          <w:sz w:val="24"/>
          <w:szCs w:val="24"/>
        </w:rPr>
        <w:fldChar w:fldCharType="begin"/>
      </w:r>
      <w:r>
        <w:rPr>
          <w:rFonts w:asciiTheme="majorBidi" w:hAnsiTheme="majorBidi" w:cstheme="majorBidi"/>
          <w:sz w:val="24"/>
          <w:szCs w:val="24"/>
        </w:rPr>
        <w:instrText xml:space="preserve"> REF _Ref500771048 \h </w:instrText>
      </w:r>
      <w:r w:rsidR="00650523">
        <w:rPr>
          <w:rFonts w:asciiTheme="majorBidi" w:hAnsiTheme="majorBidi" w:cstheme="majorBidi"/>
          <w:sz w:val="24"/>
          <w:szCs w:val="24"/>
        </w:rPr>
        <w:instrText xml:space="preserve"> \* MERGEFORMAT </w:instrText>
      </w:r>
      <w:r>
        <w:rPr>
          <w:rFonts w:asciiTheme="majorBidi" w:hAnsiTheme="majorBidi" w:cstheme="majorBidi"/>
          <w:sz w:val="24"/>
          <w:szCs w:val="24"/>
        </w:rPr>
      </w:r>
      <w:r>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14</w:t>
      </w:r>
      <w:r>
        <w:rPr>
          <w:rFonts w:asciiTheme="majorBidi" w:hAnsiTheme="majorBidi" w:cstheme="majorBidi"/>
          <w:sz w:val="24"/>
          <w:szCs w:val="24"/>
        </w:rPr>
        <w:fldChar w:fldCharType="end"/>
      </w:r>
      <w:r>
        <w:rPr>
          <w:rFonts w:asciiTheme="majorBidi" w:hAnsiTheme="majorBidi" w:cstheme="majorBidi"/>
          <w:sz w:val="24"/>
          <w:szCs w:val="24"/>
        </w:rPr>
        <w:t>.</w:t>
      </w:r>
    </w:p>
    <w:p w14:paraId="1C078D70" w14:textId="77777777" w:rsidR="00C411E4" w:rsidRDefault="00C411E4" w:rsidP="00B5611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pPr>
      <w:r>
        <w:rPr>
          <w:noProof/>
        </w:rPr>
        <w:drawing>
          <wp:inline distT="0" distB="0" distL="0" distR="0" wp14:anchorId="1D340D5D" wp14:editId="70F16852">
            <wp:extent cx="2705100" cy="20669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0684"/>
                    <a:stretch/>
                  </pic:blipFill>
                  <pic:spPr bwMode="auto">
                    <a:xfrm>
                      <a:off x="0" y="0"/>
                      <a:ext cx="2705676" cy="2067365"/>
                    </a:xfrm>
                    <a:prstGeom prst="rect">
                      <a:avLst/>
                    </a:prstGeom>
                    <a:ln>
                      <a:noFill/>
                    </a:ln>
                    <a:extLst>
                      <a:ext uri="{53640926-AAD7-44D8-BBD7-CCE9431645EC}">
                        <a14:shadowObscured xmlns:a14="http://schemas.microsoft.com/office/drawing/2010/main"/>
                      </a:ext>
                    </a:extLst>
                  </pic:spPr>
                </pic:pic>
              </a:graphicData>
            </a:graphic>
          </wp:inline>
        </w:drawing>
      </w:r>
    </w:p>
    <w:p w14:paraId="68C9CA4A" w14:textId="453492D7" w:rsidR="00C411E4" w:rsidRPr="00B5611C" w:rsidRDefault="00C411E4" w:rsidP="00817352">
      <w:pPr>
        <w:pStyle w:val="Caption"/>
        <w:jc w:val="center"/>
        <w:rPr>
          <w:rFonts w:asciiTheme="majorBidi" w:hAnsiTheme="majorBidi" w:cstheme="majorBidi"/>
          <w:b/>
          <w:bCs/>
          <w:i w:val="0"/>
          <w:iCs w:val="0"/>
          <w:color w:val="auto"/>
          <w:sz w:val="24"/>
          <w:szCs w:val="24"/>
        </w:rPr>
      </w:pPr>
      <w:bookmarkStart w:id="431" w:name="_Ref500771048"/>
      <w:bookmarkStart w:id="432" w:name="_Toc506449860"/>
      <w:r w:rsidRPr="00B5611C">
        <w:rPr>
          <w:rFonts w:asciiTheme="majorBidi" w:hAnsiTheme="majorBidi" w:cstheme="majorBidi"/>
          <w:b/>
          <w:bCs/>
          <w:i w:val="0"/>
          <w:iCs w:val="0"/>
          <w:color w:val="auto"/>
        </w:rPr>
        <w:t xml:space="preserve">Figure </w:t>
      </w:r>
      <w:r w:rsidRPr="00B5611C">
        <w:rPr>
          <w:rFonts w:asciiTheme="majorBidi" w:hAnsiTheme="majorBidi" w:cstheme="majorBidi"/>
          <w:b/>
          <w:bCs/>
          <w:i w:val="0"/>
          <w:iCs w:val="0"/>
          <w:color w:val="auto"/>
        </w:rPr>
        <w:fldChar w:fldCharType="begin"/>
      </w:r>
      <w:r w:rsidRPr="00B5611C">
        <w:rPr>
          <w:rFonts w:asciiTheme="majorBidi" w:hAnsiTheme="majorBidi" w:cstheme="majorBidi"/>
          <w:b/>
          <w:bCs/>
          <w:i w:val="0"/>
          <w:iCs w:val="0"/>
          <w:color w:val="auto"/>
        </w:rPr>
        <w:instrText xml:space="preserve"> SEQ Figure \* ARABIC </w:instrText>
      </w:r>
      <w:r w:rsidRPr="00B5611C">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14</w:t>
      </w:r>
      <w:r w:rsidRPr="00B5611C">
        <w:rPr>
          <w:rFonts w:asciiTheme="majorBidi" w:hAnsiTheme="majorBidi" w:cstheme="majorBidi"/>
          <w:b/>
          <w:bCs/>
          <w:i w:val="0"/>
          <w:iCs w:val="0"/>
          <w:noProof/>
          <w:color w:val="auto"/>
        </w:rPr>
        <w:fldChar w:fldCharType="end"/>
      </w:r>
      <w:bookmarkEnd w:id="431"/>
      <w:r w:rsidRPr="00B5611C">
        <w:rPr>
          <w:rFonts w:asciiTheme="majorBidi" w:hAnsiTheme="majorBidi" w:cstheme="majorBidi"/>
          <w:b/>
          <w:bCs/>
          <w:i w:val="0"/>
          <w:iCs w:val="0"/>
          <w:color w:val="auto"/>
        </w:rPr>
        <w:t>: Total and Killed mutants for QuadraticSolver using 100 generations</w:t>
      </w:r>
      <w:bookmarkEnd w:id="432"/>
    </w:p>
    <w:p w14:paraId="20627976" w14:textId="5AAB9542"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By studying the result above, one can easily conclude that the GA needs more generations as the result for the number of killed mutants is yet to converge and looks promising (i.e. if more generation/time is allowed, more mutants would be killed). The percentage of the killed mutants and the number of unique tested mutants are shown in </w:t>
      </w:r>
      <w:r w:rsidRPr="00650523">
        <w:rPr>
          <w:rFonts w:asciiTheme="majorBidi" w:hAnsiTheme="majorBidi" w:cstheme="majorBidi"/>
          <w:sz w:val="24"/>
          <w:szCs w:val="24"/>
        </w:rPr>
        <w:fldChar w:fldCharType="begin"/>
      </w:r>
      <w:r w:rsidRPr="00650523">
        <w:rPr>
          <w:rFonts w:asciiTheme="majorBidi" w:hAnsiTheme="majorBidi" w:cstheme="majorBidi"/>
          <w:sz w:val="24"/>
          <w:szCs w:val="24"/>
        </w:rPr>
        <w:instrText xml:space="preserve"> REF _Ref500776991 \h </w:instrText>
      </w:r>
      <w:r w:rsidR="00650523" w:rsidRPr="00650523">
        <w:rPr>
          <w:rFonts w:asciiTheme="majorBidi" w:hAnsiTheme="majorBidi" w:cstheme="majorBidi"/>
          <w:sz w:val="24"/>
          <w:szCs w:val="24"/>
        </w:rPr>
        <w:instrText xml:space="preserve"> \* MERGEFORMAT </w:instrText>
      </w:r>
      <w:r w:rsidRPr="00650523">
        <w:rPr>
          <w:rFonts w:asciiTheme="majorBidi" w:hAnsiTheme="majorBidi" w:cstheme="majorBidi"/>
          <w:sz w:val="24"/>
          <w:szCs w:val="24"/>
        </w:rPr>
      </w:r>
      <w:r w:rsidRPr="00650523">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15</w:t>
      </w:r>
      <w:r w:rsidRPr="00650523">
        <w:rPr>
          <w:rFonts w:asciiTheme="majorBidi" w:hAnsiTheme="majorBidi" w:cstheme="majorBidi"/>
          <w:sz w:val="24"/>
          <w:szCs w:val="24"/>
        </w:rPr>
        <w:fldChar w:fldCharType="end"/>
      </w:r>
      <w:r>
        <w:rPr>
          <w:rFonts w:asciiTheme="majorBidi" w:hAnsiTheme="majorBidi" w:cstheme="majorBidi"/>
          <w:sz w:val="24"/>
          <w:szCs w:val="24"/>
        </w:rPr>
        <w:t>.</w:t>
      </w:r>
    </w:p>
    <w:p w14:paraId="7CDA7204" w14:textId="77777777" w:rsidR="00C411E4" w:rsidRDefault="00C411E4" w:rsidP="00B5611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pPr>
      <w:r>
        <w:rPr>
          <w:noProof/>
        </w:rPr>
        <w:drawing>
          <wp:inline distT="0" distB="0" distL="0" distR="0" wp14:anchorId="783C1330" wp14:editId="33B90CF4">
            <wp:extent cx="5486400" cy="206443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064434"/>
                    </a:xfrm>
                    <a:prstGeom prst="rect">
                      <a:avLst/>
                    </a:prstGeom>
                  </pic:spPr>
                </pic:pic>
              </a:graphicData>
            </a:graphic>
          </wp:inline>
        </w:drawing>
      </w:r>
    </w:p>
    <w:p w14:paraId="6354EE99" w14:textId="61CF5A24" w:rsidR="00C411E4" w:rsidRPr="00B5611C" w:rsidRDefault="00C411E4" w:rsidP="00817352">
      <w:pPr>
        <w:pStyle w:val="Caption"/>
        <w:jc w:val="center"/>
        <w:rPr>
          <w:rFonts w:asciiTheme="majorBidi" w:hAnsiTheme="majorBidi" w:cstheme="majorBidi"/>
          <w:b/>
          <w:bCs/>
          <w:i w:val="0"/>
          <w:iCs w:val="0"/>
          <w:color w:val="auto"/>
        </w:rPr>
      </w:pPr>
      <w:bookmarkStart w:id="433" w:name="_Ref500776991"/>
      <w:bookmarkStart w:id="434" w:name="_Toc506449861"/>
      <w:r w:rsidRPr="00B5611C">
        <w:rPr>
          <w:rFonts w:asciiTheme="majorBidi" w:hAnsiTheme="majorBidi" w:cstheme="majorBidi"/>
          <w:b/>
          <w:bCs/>
          <w:i w:val="0"/>
          <w:iCs w:val="0"/>
          <w:color w:val="auto"/>
        </w:rPr>
        <w:t xml:space="preserve">Figure </w:t>
      </w:r>
      <w:r w:rsidRPr="00B5611C">
        <w:rPr>
          <w:rFonts w:asciiTheme="majorBidi" w:hAnsiTheme="majorBidi" w:cstheme="majorBidi"/>
          <w:b/>
          <w:bCs/>
          <w:i w:val="0"/>
          <w:iCs w:val="0"/>
          <w:color w:val="auto"/>
        </w:rPr>
        <w:fldChar w:fldCharType="begin"/>
      </w:r>
      <w:r w:rsidRPr="00B5611C">
        <w:rPr>
          <w:rFonts w:asciiTheme="majorBidi" w:hAnsiTheme="majorBidi" w:cstheme="majorBidi"/>
          <w:b/>
          <w:bCs/>
          <w:i w:val="0"/>
          <w:iCs w:val="0"/>
          <w:color w:val="auto"/>
        </w:rPr>
        <w:instrText xml:space="preserve"> SEQ Figure \* ARABIC </w:instrText>
      </w:r>
      <w:r w:rsidRPr="00B5611C">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15</w:t>
      </w:r>
      <w:r w:rsidRPr="00B5611C">
        <w:rPr>
          <w:rFonts w:asciiTheme="majorBidi" w:hAnsiTheme="majorBidi" w:cstheme="majorBidi"/>
          <w:b/>
          <w:bCs/>
          <w:i w:val="0"/>
          <w:iCs w:val="0"/>
          <w:color w:val="auto"/>
        </w:rPr>
        <w:fldChar w:fldCharType="end"/>
      </w:r>
      <w:bookmarkEnd w:id="433"/>
      <w:r w:rsidRPr="00B5611C">
        <w:rPr>
          <w:rFonts w:asciiTheme="majorBidi" w:hAnsiTheme="majorBidi" w:cstheme="majorBidi"/>
          <w:b/>
          <w:bCs/>
          <w:i w:val="0"/>
          <w:iCs w:val="0"/>
          <w:color w:val="auto"/>
        </w:rPr>
        <w:t>:Killed mutants and unique mutants for QuadraticSolver (100 Generations)</w:t>
      </w:r>
      <w:bookmarkEnd w:id="434"/>
    </w:p>
    <w:p w14:paraId="4C525A31" w14:textId="7314054D"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percentage of killed mutants shown in </w:t>
      </w:r>
      <w:r w:rsidRPr="00650523">
        <w:rPr>
          <w:rFonts w:asciiTheme="majorBidi" w:hAnsiTheme="majorBidi" w:cstheme="majorBidi"/>
          <w:sz w:val="24"/>
          <w:szCs w:val="24"/>
        </w:rPr>
        <w:fldChar w:fldCharType="begin"/>
      </w:r>
      <w:r w:rsidRPr="00650523">
        <w:rPr>
          <w:rFonts w:asciiTheme="majorBidi" w:hAnsiTheme="majorBidi" w:cstheme="majorBidi"/>
          <w:sz w:val="24"/>
          <w:szCs w:val="24"/>
        </w:rPr>
        <w:instrText xml:space="preserve"> REF _Ref500776991 \h </w:instrText>
      </w:r>
      <w:r w:rsidR="00650523" w:rsidRPr="00650523">
        <w:rPr>
          <w:rFonts w:asciiTheme="majorBidi" w:hAnsiTheme="majorBidi" w:cstheme="majorBidi"/>
          <w:sz w:val="24"/>
          <w:szCs w:val="24"/>
        </w:rPr>
        <w:instrText xml:space="preserve"> \* MERGEFORMAT </w:instrText>
      </w:r>
      <w:r w:rsidRPr="00650523">
        <w:rPr>
          <w:rFonts w:asciiTheme="majorBidi" w:hAnsiTheme="majorBidi" w:cstheme="majorBidi"/>
          <w:sz w:val="24"/>
          <w:szCs w:val="24"/>
        </w:rPr>
      </w:r>
      <w:r w:rsidRPr="00650523">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15</w:t>
      </w:r>
      <w:r w:rsidRPr="00650523">
        <w:rPr>
          <w:rFonts w:asciiTheme="majorBidi" w:hAnsiTheme="majorBidi" w:cstheme="majorBidi"/>
          <w:sz w:val="24"/>
          <w:szCs w:val="24"/>
        </w:rPr>
        <w:fldChar w:fldCharType="end"/>
      </w:r>
      <w:r>
        <w:rPr>
          <w:rFonts w:asciiTheme="majorBidi" w:hAnsiTheme="majorBidi" w:cstheme="majorBidi"/>
          <w:sz w:val="24"/>
          <w:szCs w:val="24"/>
        </w:rPr>
        <w:t xml:space="preserve"> also demands for increase in the number of generation. The number of generations was then increased to 150 expecting the number of unique tested mutants to increase over time. The result is shown in </w:t>
      </w:r>
      <w:r w:rsidRPr="00650523">
        <w:rPr>
          <w:rFonts w:asciiTheme="majorBidi" w:hAnsiTheme="majorBidi" w:cstheme="majorBidi"/>
          <w:sz w:val="24"/>
          <w:szCs w:val="24"/>
        </w:rPr>
        <w:fldChar w:fldCharType="begin"/>
      </w:r>
      <w:r w:rsidRPr="00650523">
        <w:rPr>
          <w:rFonts w:asciiTheme="majorBidi" w:hAnsiTheme="majorBidi" w:cstheme="majorBidi"/>
          <w:sz w:val="24"/>
          <w:szCs w:val="24"/>
        </w:rPr>
        <w:instrText xml:space="preserve"> REF _Ref500785404 \h </w:instrText>
      </w:r>
      <w:r w:rsidR="00650523" w:rsidRPr="00650523">
        <w:rPr>
          <w:rFonts w:asciiTheme="majorBidi" w:hAnsiTheme="majorBidi" w:cstheme="majorBidi"/>
          <w:sz w:val="24"/>
          <w:szCs w:val="24"/>
        </w:rPr>
        <w:instrText xml:space="preserve"> \* MERGEFORMAT </w:instrText>
      </w:r>
      <w:r w:rsidRPr="00650523">
        <w:rPr>
          <w:rFonts w:asciiTheme="majorBidi" w:hAnsiTheme="majorBidi" w:cstheme="majorBidi"/>
          <w:sz w:val="24"/>
          <w:szCs w:val="24"/>
        </w:rPr>
      </w:r>
      <w:r w:rsidRPr="00650523">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16</w:t>
      </w:r>
      <w:r w:rsidRPr="00650523">
        <w:rPr>
          <w:rFonts w:asciiTheme="majorBidi" w:hAnsiTheme="majorBidi" w:cstheme="majorBidi"/>
          <w:sz w:val="24"/>
          <w:szCs w:val="24"/>
        </w:rPr>
        <w:fldChar w:fldCharType="end"/>
      </w:r>
      <w:r>
        <w:rPr>
          <w:rFonts w:asciiTheme="majorBidi" w:hAnsiTheme="majorBidi" w:cstheme="majorBidi"/>
          <w:sz w:val="24"/>
          <w:szCs w:val="24"/>
        </w:rPr>
        <w:t xml:space="preserve"> :</w:t>
      </w:r>
    </w:p>
    <w:p w14:paraId="0E5AF840" w14:textId="77777777" w:rsidR="00C411E4" w:rsidRDefault="00C411E4" w:rsidP="00C411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pPr>
      <w:r>
        <w:rPr>
          <w:noProof/>
        </w:rPr>
        <w:drawing>
          <wp:inline distT="0" distB="0" distL="0" distR="0" wp14:anchorId="5D32B180" wp14:editId="7CD05290">
            <wp:extent cx="5486400" cy="2069709"/>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069709"/>
                    </a:xfrm>
                    <a:prstGeom prst="rect">
                      <a:avLst/>
                    </a:prstGeom>
                  </pic:spPr>
                </pic:pic>
              </a:graphicData>
            </a:graphic>
          </wp:inline>
        </w:drawing>
      </w:r>
    </w:p>
    <w:p w14:paraId="52F258AF" w14:textId="2C8CD218" w:rsidR="00C411E4" w:rsidRPr="002D677D" w:rsidRDefault="00C411E4" w:rsidP="00817352">
      <w:pPr>
        <w:pStyle w:val="Caption"/>
        <w:jc w:val="center"/>
        <w:rPr>
          <w:rFonts w:asciiTheme="majorBidi" w:hAnsiTheme="majorBidi" w:cstheme="majorBidi"/>
          <w:b/>
          <w:bCs/>
          <w:i w:val="0"/>
          <w:iCs w:val="0"/>
          <w:color w:val="auto"/>
        </w:rPr>
      </w:pPr>
      <w:bookmarkStart w:id="435" w:name="_Ref500785404"/>
      <w:bookmarkStart w:id="436" w:name="_Toc506449862"/>
      <w:r w:rsidRPr="002D677D">
        <w:rPr>
          <w:rFonts w:asciiTheme="majorBidi" w:hAnsiTheme="majorBidi" w:cstheme="majorBidi"/>
          <w:b/>
          <w:bCs/>
          <w:i w:val="0"/>
          <w:iCs w:val="0"/>
          <w:color w:val="auto"/>
        </w:rPr>
        <w:t xml:space="preserve">Figure </w:t>
      </w:r>
      <w:r w:rsidRPr="002D677D">
        <w:rPr>
          <w:rFonts w:asciiTheme="majorBidi" w:hAnsiTheme="majorBidi" w:cstheme="majorBidi"/>
          <w:b/>
          <w:bCs/>
          <w:i w:val="0"/>
          <w:iCs w:val="0"/>
          <w:color w:val="auto"/>
        </w:rPr>
        <w:fldChar w:fldCharType="begin"/>
      </w:r>
      <w:r w:rsidRPr="002D677D">
        <w:rPr>
          <w:rFonts w:asciiTheme="majorBidi" w:hAnsiTheme="majorBidi" w:cstheme="majorBidi"/>
          <w:b/>
          <w:bCs/>
          <w:i w:val="0"/>
          <w:iCs w:val="0"/>
          <w:color w:val="auto"/>
        </w:rPr>
        <w:instrText xml:space="preserve"> SEQ Figure \* ARABIC </w:instrText>
      </w:r>
      <w:r w:rsidRPr="002D677D">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16</w:t>
      </w:r>
      <w:r w:rsidRPr="002D677D">
        <w:rPr>
          <w:rFonts w:asciiTheme="majorBidi" w:hAnsiTheme="majorBidi" w:cstheme="majorBidi"/>
          <w:b/>
          <w:bCs/>
          <w:i w:val="0"/>
          <w:iCs w:val="0"/>
          <w:color w:val="auto"/>
        </w:rPr>
        <w:fldChar w:fldCharType="end"/>
      </w:r>
      <w:bookmarkEnd w:id="435"/>
      <w:r w:rsidRPr="002D677D">
        <w:rPr>
          <w:rFonts w:asciiTheme="majorBidi" w:hAnsiTheme="majorBidi" w:cstheme="majorBidi"/>
          <w:b/>
          <w:bCs/>
          <w:i w:val="0"/>
          <w:iCs w:val="0"/>
          <w:color w:val="auto"/>
        </w:rPr>
        <w:t>: Killed mutants and unique mutants for QuadraticSolver (150 Generations)</w:t>
      </w:r>
      <w:bookmarkEnd w:id="436"/>
    </w:p>
    <w:p w14:paraId="36411C93" w14:textId="6C8CEDCC"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result in </w:t>
      </w:r>
      <w:r w:rsidRPr="00650523">
        <w:rPr>
          <w:rFonts w:asciiTheme="majorBidi" w:hAnsiTheme="majorBidi" w:cstheme="majorBidi"/>
          <w:sz w:val="24"/>
          <w:szCs w:val="24"/>
        </w:rPr>
        <w:fldChar w:fldCharType="begin"/>
      </w:r>
      <w:r w:rsidRPr="00650523">
        <w:rPr>
          <w:rFonts w:asciiTheme="majorBidi" w:hAnsiTheme="majorBidi" w:cstheme="majorBidi"/>
          <w:sz w:val="24"/>
          <w:szCs w:val="24"/>
        </w:rPr>
        <w:instrText xml:space="preserve"> REF _Ref500785404 \h </w:instrText>
      </w:r>
      <w:r w:rsidR="00650523" w:rsidRPr="00650523">
        <w:rPr>
          <w:rFonts w:asciiTheme="majorBidi" w:hAnsiTheme="majorBidi" w:cstheme="majorBidi"/>
          <w:sz w:val="24"/>
          <w:szCs w:val="24"/>
        </w:rPr>
        <w:instrText xml:space="preserve"> \* MERGEFORMAT </w:instrText>
      </w:r>
      <w:r w:rsidRPr="00650523">
        <w:rPr>
          <w:rFonts w:asciiTheme="majorBidi" w:hAnsiTheme="majorBidi" w:cstheme="majorBidi"/>
          <w:sz w:val="24"/>
          <w:szCs w:val="24"/>
        </w:rPr>
      </w:r>
      <w:r w:rsidRPr="00650523">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16</w:t>
      </w:r>
      <w:r w:rsidRPr="00650523">
        <w:rPr>
          <w:rFonts w:asciiTheme="majorBidi" w:hAnsiTheme="majorBidi" w:cstheme="majorBidi"/>
          <w:sz w:val="24"/>
          <w:szCs w:val="24"/>
        </w:rPr>
        <w:fldChar w:fldCharType="end"/>
      </w:r>
      <w:r>
        <w:rPr>
          <w:rFonts w:asciiTheme="majorBidi" w:hAnsiTheme="majorBidi" w:cstheme="majorBidi"/>
          <w:sz w:val="24"/>
          <w:szCs w:val="24"/>
        </w:rPr>
        <w:t xml:space="preserve"> shows that the total (cumulative) unique mutants generated keep increasing until after 75 generations, then there was no new mutant generated. In other words, the mutants generated after 75 generations were already generated mutants. (This is shown by the upper curve of the left graph). The lower curve shows the number of mutants killed in each generation. With increase in the number of generation, more mutants are being killed; this shows that the effectiveness of the test suite is improving in every next generation until when the generation reached 125, when no more mutants were killed. The graph on the right of </w:t>
      </w:r>
      <w:r w:rsidRPr="00650523">
        <w:rPr>
          <w:rFonts w:asciiTheme="majorBidi" w:hAnsiTheme="majorBidi" w:cstheme="majorBidi"/>
          <w:sz w:val="24"/>
          <w:szCs w:val="24"/>
        </w:rPr>
        <w:fldChar w:fldCharType="begin"/>
      </w:r>
      <w:r w:rsidRPr="00650523">
        <w:rPr>
          <w:rFonts w:asciiTheme="majorBidi" w:hAnsiTheme="majorBidi" w:cstheme="majorBidi"/>
          <w:sz w:val="24"/>
          <w:szCs w:val="24"/>
        </w:rPr>
        <w:instrText xml:space="preserve"> REF _Ref500785404 \h </w:instrText>
      </w:r>
      <w:r w:rsidR="00650523" w:rsidRPr="00650523">
        <w:rPr>
          <w:rFonts w:asciiTheme="majorBidi" w:hAnsiTheme="majorBidi" w:cstheme="majorBidi"/>
          <w:sz w:val="24"/>
          <w:szCs w:val="24"/>
        </w:rPr>
        <w:instrText xml:space="preserve"> \* MERGEFORMAT </w:instrText>
      </w:r>
      <w:r w:rsidRPr="00650523">
        <w:rPr>
          <w:rFonts w:asciiTheme="majorBidi" w:hAnsiTheme="majorBidi" w:cstheme="majorBidi"/>
          <w:sz w:val="24"/>
          <w:szCs w:val="24"/>
        </w:rPr>
      </w:r>
      <w:r w:rsidRPr="00650523">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16</w:t>
      </w:r>
      <w:r w:rsidRPr="00650523">
        <w:rPr>
          <w:rFonts w:asciiTheme="majorBidi" w:hAnsiTheme="majorBidi" w:cstheme="majorBidi"/>
          <w:sz w:val="24"/>
          <w:szCs w:val="24"/>
        </w:rPr>
        <w:fldChar w:fldCharType="end"/>
      </w:r>
      <w:r>
        <w:rPr>
          <w:rFonts w:asciiTheme="majorBidi" w:hAnsiTheme="majorBidi" w:cstheme="majorBidi"/>
          <w:sz w:val="24"/>
          <w:szCs w:val="24"/>
        </w:rPr>
        <w:t xml:space="preserve"> shows the proportion of the uniquely killed mutants out of the total generated mutants in each generation. The plot shown in </w:t>
      </w:r>
      <w:r w:rsidRPr="007F09FE">
        <w:rPr>
          <w:rFonts w:asciiTheme="majorBidi" w:hAnsiTheme="majorBidi" w:cstheme="majorBidi"/>
          <w:sz w:val="24"/>
          <w:szCs w:val="24"/>
        </w:rPr>
        <w:fldChar w:fldCharType="begin"/>
      </w:r>
      <w:r w:rsidRPr="007F09FE">
        <w:rPr>
          <w:rFonts w:asciiTheme="majorBidi" w:hAnsiTheme="majorBidi" w:cstheme="majorBidi"/>
          <w:sz w:val="24"/>
          <w:szCs w:val="24"/>
        </w:rPr>
        <w:instrText xml:space="preserve"> REF _Ref500788234 \h </w:instrText>
      </w:r>
      <w:r w:rsidR="007F09FE" w:rsidRPr="007F09FE">
        <w:rPr>
          <w:rFonts w:asciiTheme="majorBidi" w:hAnsiTheme="majorBidi" w:cstheme="majorBidi"/>
          <w:sz w:val="24"/>
          <w:szCs w:val="24"/>
        </w:rPr>
        <w:instrText xml:space="preserve"> \* MERGEFORMAT </w:instrText>
      </w:r>
      <w:r w:rsidRPr="007F09FE">
        <w:rPr>
          <w:rFonts w:asciiTheme="majorBidi" w:hAnsiTheme="majorBidi" w:cstheme="majorBidi"/>
          <w:sz w:val="24"/>
          <w:szCs w:val="24"/>
        </w:rPr>
      </w:r>
      <w:r w:rsidRPr="007F09FE">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17</w:t>
      </w:r>
      <w:r w:rsidRPr="007F09FE">
        <w:rPr>
          <w:rFonts w:asciiTheme="majorBidi" w:hAnsiTheme="majorBidi" w:cstheme="majorBidi"/>
          <w:sz w:val="24"/>
          <w:szCs w:val="24"/>
        </w:rPr>
        <w:fldChar w:fldCharType="end"/>
      </w:r>
      <w:r>
        <w:rPr>
          <w:rFonts w:asciiTheme="majorBidi" w:hAnsiTheme="majorBidi" w:cstheme="majorBidi"/>
          <w:sz w:val="24"/>
          <w:szCs w:val="24"/>
        </w:rPr>
        <w:t xml:space="preserve"> is another way to show the upper curve of the left graph in </w:t>
      </w:r>
      <w:r w:rsidRPr="007F09FE">
        <w:rPr>
          <w:rFonts w:asciiTheme="majorBidi" w:hAnsiTheme="majorBidi" w:cstheme="majorBidi"/>
          <w:sz w:val="24"/>
          <w:szCs w:val="24"/>
        </w:rPr>
        <w:fldChar w:fldCharType="begin"/>
      </w:r>
      <w:r w:rsidRPr="007F09FE">
        <w:rPr>
          <w:rFonts w:asciiTheme="majorBidi" w:hAnsiTheme="majorBidi" w:cstheme="majorBidi"/>
          <w:sz w:val="24"/>
          <w:szCs w:val="24"/>
        </w:rPr>
        <w:instrText xml:space="preserve"> REF _Ref500785404 \h </w:instrText>
      </w:r>
      <w:r w:rsidR="007F09FE" w:rsidRPr="007F09FE">
        <w:rPr>
          <w:rFonts w:asciiTheme="majorBidi" w:hAnsiTheme="majorBidi" w:cstheme="majorBidi"/>
          <w:sz w:val="24"/>
          <w:szCs w:val="24"/>
        </w:rPr>
        <w:instrText xml:space="preserve"> \* MERGEFORMAT </w:instrText>
      </w:r>
      <w:r w:rsidRPr="007F09FE">
        <w:rPr>
          <w:rFonts w:asciiTheme="majorBidi" w:hAnsiTheme="majorBidi" w:cstheme="majorBidi"/>
          <w:sz w:val="24"/>
          <w:szCs w:val="24"/>
        </w:rPr>
      </w:r>
      <w:r w:rsidRPr="007F09FE">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16</w:t>
      </w:r>
      <w:r w:rsidRPr="007F09FE">
        <w:rPr>
          <w:rFonts w:asciiTheme="majorBidi" w:hAnsiTheme="majorBidi" w:cstheme="majorBidi"/>
          <w:sz w:val="24"/>
          <w:szCs w:val="24"/>
        </w:rPr>
        <w:fldChar w:fldCharType="end"/>
      </w:r>
      <w:r>
        <w:rPr>
          <w:rFonts w:asciiTheme="majorBidi" w:hAnsiTheme="majorBidi" w:cstheme="majorBidi"/>
          <w:sz w:val="24"/>
          <w:szCs w:val="24"/>
        </w:rPr>
        <w:t xml:space="preserve">. It shows the number of unique mutants generated in each generation (not total). </w:t>
      </w:r>
    </w:p>
    <w:p w14:paraId="7AF1F590" w14:textId="77777777" w:rsidR="00C411E4" w:rsidRDefault="00C411E4" w:rsidP="002D677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pPr>
      <w:r>
        <w:rPr>
          <w:noProof/>
        </w:rPr>
        <w:drawing>
          <wp:inline distT="0" distB="0" distL="0" distR="0" wp14:anchorId="5EFC6110" wp14:editId="13247B4E">
            <wp:extent cx="2647950" cy="20048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7184" cy="2011868"/>
                    </a:xfrm>
                    <a:prstGeom prst="rect">
                      <a:avLst/>
                    </a:prstGeom>
                  </pic:spPr>
                </pic:pic>
              </a:graphicData>
            </a:graphic>
          </wp:inline>
        </w:drawing>
      </w:r>
    </w:p>
    <w:p w14:paraId="2F667E10" w14:textId="0D30CE15" w:rsidR="00C411E4" w:rsidRPr="002D677D" w:rsidRDefault="00C411E4" w:rsidP="00817352">
      <w:pPr>
        <w:pStyle w:val="Caption"/>
        <w:jc w:val="center"/>
        <w:rPr>
          <w:rFonts w:asciiTheme="majorBidi" w:hAnsiTheme="majorBidi" w:cstheme="majorBidi"/>
          <w:b/>
          <w:bCs/>
          <w:i w:val="0"/>
          <w:iCs w:val="0"/>
          <w:color w:val="auto"/>
        </w:rPr>
      </w:pPr>
      <w:bookmarkStart w:id="437" w:name="_Ref500788234"/>
      <w:bookmarkStart w:id="438" w:name="_Toc506449863"/>
      <w:r w:rsidRPr="002D677D">
        <w:rPr>
          <w:rFonts w:asciiTheme="majorBidi" w:hAnsiTheme="majorBidi" w:cstheme="majorBidi"/>
          <w:b/>
          <w:bCs/>
          <w:i w:val="0"/>
          <w:iCs w:val="0"/>
          <w:color w:val="auto"/>
        </w:rPr>
        <w:t xml:space="preserve">Figure </w:t>
      </w:r>
      <w:r w:rsidRPr="002D677D">
        <w:rPr>
          <w:rFonts w:asciiTheme="majorBidi" w:hAnsiTheme="majorBidi" w:cstheme="majorBidi"/>
          <w:b/>
          <w:bCs/>
          <w:i w:val="0"/>
          <w:iCs w:val="0"/>
          <w:color w:val="auto"/>
        </w:rPr>
        <w:fldChar w:fldCharType="begin"/>
      </w:r>
      <w:r w:rsidRPr="002D677D">
        <w:rPr>
          <w:rFonts w:asciiTheme="majorBidi" w:hAnsiTheme="majorBidi" w:cstheme="majorBidi"/>
          <w:b/>
          <w:bCs/>
          <w:i w:val="0"/>
          <w:iCs w:val="0"/>
          <w:color w:val="auto"/>
        </w:rPr>
        <w:instrText xml:space="preserve"> SEQ Figure \* ARABIC </w:instrText>
      </w:r>
      <w:r w:rsidRPr="002D677D">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17</w:t>
      </w:r>
      <w:r w:rsidRPr="002D677D">
        <w:rPr>
          <w:rFonts w:asciiTheme="majorBidi" w:hAnsiTheme="majorBidi" w:cstheme="majorBidi"/>
          <w:b/>
          <w:bCs/>
          <w:i w:val="0"/>
          <w:iCs w:val="0"/>
          <w:color w:val="auto"/>
        </w:rPr>
        <w:fldChar w:fldCharType="end"/>
      </w:r>
      <w:bookmarkEnd w:id="437"/>
      <w:r w:rsidRPr="002D677D">
        <w:rPr>
          <w:rFonts w:asciiTheme="majorBidi" w:hAnsiTheme="majorBidi" w:cstheme="majorBidi"/>
          <w:b/>
          <w:bCs/>
          <w:i w:val="0"/>
          <w:iCs w:val="0"/>
          <w:color w:val="auto"/>
        </w:rPr>
        <w:t>: Number of unique tested mutants for QuadraticSolver (150 Generations)</w:t>
      </w:r>
      <w:bookmarkEnd w:id="438"/>
    </w:p>
    <w:p w14:paraId="09FF0342"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As the number of generation reaches 75, no new mutant was generated. </w:t>
      </w:r>
    </w:p>
    <w:p w14:paraId="172CAD7B" w14:textId="622E16E2"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number of generation was further increased from 150 to 200. The result is shown in </w:t>
      </w:r>
      <w:r w:rsidRPr="00650523">
        <w:rPr>
          <w:rFonts w:asciiTheme="majorBidi" w:hAnsiTheme="majorBidi" w:cstheme="majorBidi"/>
          <w:sz w:val="24"/>
          <w:szCs w:val="24"/>
        </w:rPr>
        <w:fldChar w:fldCharType="begin"/>
      </w:r>
      <w:r w:rsidRPr="00650523">
        <w:rPr>
          <w:rFonts w:asciiTheme="majorBidi" w:hAnsiTheme="majorBidi" w:cstheme="majorBidi"/>
          <w:sz w:val="24"/>
          <w:szCs w:val="24"/>
        </w:rPr>
        <w:instrText xml:space="preserve"> REF _Ref500791370 \h </w:instrText>
      </w:r>
      <w:r w:rsidR="00650523" w:rsidRPr="00650523">
        <w:rPr>
          <w:rFonts w:asciiTheme="majorBidi" w:hAnsiTheme="majorBidi" w:cstheme="majorBidi"/>
          <w:sz w:val="24"/>
          <w:szCs w:val="24"/>
        </w:rPr>
        <w:instrText xml:space="preserve"> \* MERGEFORMAT </w:instrText>
      </w:r>
      <w:r w:rsidRPr="00650523">
        <w:rPr>
          <w:rFonts w:asciiTheme="majorBidi" w:hAnsiTheme="majorBidi" w:cstheme="majorBidi"/>
          <w:sz w:val="24"/>
          <w:szCs w:val="24"/>
        </w:rPr>
      </w:r>
      <w:r w:rsidRPr="00650523">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18</w:t>
      </w:r>
      <w:r w:rsidRPr="00650523">
        <w:rPr>
          <w:rFonts w:asciiTheme="majorBidi" w:hAnsiTheme="majorBidi" w:cstheme="majorBidi"/>
          <w:sz w:val="24"/>
          <w:szCs w:val="24"/>
        </w:rPr>
        <w:fldChar w:fldCharType="end"/>
      </w:r>
      <w:r w:rsidRPr="00650523">
        <w:rPr>
          <w:rFonts w:asciiTheme="majorBidi" w:hAnsiTheme="majorBidi" w:cstheme="majorBidi"/>
          <w:sz w:val="24"/>
          <w:szCs w:val="24"/>
        </w:rPr>
        <w:t>.</w:t>
      </w:r>
    </w:p>
    <w:p w14:paraId="28080B7F" w14:textId="77777777" w:rsidR="00C411E4" w:rsidRDefault="00C411E4" w:rsidP="00C411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pPr>
      <w:r>
        <w:rPr>
          <w:noProof/>
        </w:rPr>
        <w:drawing>
          <wp:inline distT="0" distB="0" distL="0" distR="0" wp14:anchorId="799B26AA" wp14:editId="502744F6">
            <wp:extent cx="5486400" cy="20726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072640"/>
                    </a:xfrm>
                    <a:prstGeom prst="rect">
                      <a:avLst/>
                    </a:prstGeom>
                  </pic:spPr>
                </pic:pic>
              </a:graphicData>
            </a:graphic>
          </wp:inline>
        </w:drawing>
      </w:r>
    </w:p>
    <w:p w14:paraId="57ADC95F" w14:textId="7CECFB22" w:rsidR="00C411E4" w:rsidRPr="002D677D" w:rsidRDefault="00C411E4" w:rsidP="00817352">
      <w:pPr>
        <w:pStyle w:val="Caption"/>
        <w:jc w:val="center"/>
        <w:rPr>
          <w:rFonts w:asciiTheme="majorBidi" w:hAnsiTheme="majorBidi" w:cstheme="majorBidi"/>
          <w:b/>
          <w:bCs/>
          <w:i w:val="0"/>
          <w:iCs w:val="0"/>
          <w:color w:val="auto"/>
        </w:rPr>
      </w:pPr>
      <w:bookmarkStart w:id="439" w:name="_Ref500791370"/>
      <w:bookmarkStart w:id="440" w:name="_Toc506449864"/>
      <w:r w:rsidRPr="002D677D">
        <w:rPr>
          <w:rFonts w:asciiTheme="majorBidi" w:hAnsiTheme="majorBidi" w:cstheme="majorBidi"/>
          <w:b/>
          <w:bCs/>
          <w:i w:val="0"/>
          <w:iCs w:val="0"/>
          <w:color w:val="auto"/>
        </w:rPr>
        <w:t xml:space="preserve">Figure </w:t>
      </w:r>
      <w:r w:rsidRPr="002D677D">
        <w:rPr>
          <w:rFonts w:asciiTheme="majorBidi" w:hAnsiTheme="majorBidi" w:cstheme="majorBidi"/>
          <w:b/>
          <w:bCs/>
          <w:i w:val="0"/>
          <w:iCs w:val="0"/>
          <w:color w:val="auto"/>
        </w:rPr>
        <w:fldChar w:fldCharType="begin"/>
      </w:r>
      <w:r w:rsidRPr="002D677D">
        <w:rPr>
          <w:rFonts w:asciiTheme="majorBidi" w:hAnsiTheme="majorBidi" w:cstheme="majorBidi"/>
          <w:b/>
          <w:bCs/>
          <w:i w:val="0"/>
          <w:iCs w:val="0"/>
          <w:color w:val="auto"/>
        </w:rPr>
        <w:instrText xml:space="preserve"> SEQ Figure \* ARABIC </w:instrText>
      </w:r>
      <w:r w:rsidRPr="002D677D">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18</w:t>
      </w:r>
      <w:r w:rsidRPr="002D677D">
        <w:rPr>
          <w:rFonts w:asciiTheme="majorBidi" w:hAnsiTheme="majorBidi" w:cstheme="majorBidi"/>
          <w:b/>
          <w:bCs/>
          <w:i w:val="0"/>
          <w:iCs w:val="0"/>
          <w:color w:val="auto"/>
        </w:rPr>
        <w:fldChar w:fldCharType="end"/>
      </w:r>
      <w:bookmarkEnd w:id="439"/>
      <w:r w:rsidRPr="002D677D">
        <w:rPr>
          <w:rFonts w:asciiTheme="majorBidi" w:hAnsiTheme="majorBidi" w:cstheme="majorBidi"/>
          <w:b/>
          <w:bCs/>
          <w:i w:val="0"/>
          <w:iCs w:val="0"/>
          <w:color w:val="auto"/>
        </w:rPr>
        <w:t>: Killed mutants and unique mutants for QuadraticSolver (200 Generations)</w:t>
      </w:r>
      <w:bookmarkEnd w:id="440"/>
    </w:p>
    <w:p w14:paraId="4113313B" w14:textId="6FEAD87E"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left graph of </w:t>
      </w:r>
      <w:r w:rsidRPr="00650523">
        <w:rPr>
          <w:rFonts w:asciiTheme="majorBidi" w:hAnsiTheme="majorBidi" w:cstheme="majorBidi"/>
          <w:sz w:val="24"/>
          <w:szCs w:val="24"/>
        </w:rPr>
        <w:fldChar w:fldCharType="begin"/>
      </w:r>
      <w:r w:rsidRPr="00650523">
        <w:rPr>
          <w:rFonts w:asciiTheme="majorBidi" w:hAnsiTheme="majorBidi" w:cstheme="majorBidi"/>
          <w:sz w:val="24"/>
          <w:szCs w:val="24"/>
        </w:rPr>
        <w:instrText xml:space="preserve"> REF _Ref500791370 \h </w:instrText>
      </w:r>
      <w:r w:rsidR="00650523" w:rsidRPr="00650523">
        <w:rPr>
          <w:rFonts w:asciiTheme="majorBidi" w:hAnsiTheme="majorBidi" w:cstheme="majorBidi"/>
          <w:sz w:val="24"/>
          <w:szCs w:val="24"/>
        </w:rPr>
        <w:instrText xml:space="preserve"> \* MERGEFORMAT </w:instrText>
      </w:r>
      <w:r w:rsidRPr="00650523">
        <w:rPr>
          <w:rFonts w:asciiTheme="majorBidi" w:hAnsiTheme="majorBidi" w:cstheme="majorBidi"/>
          <w:sz w:val="24"/>
          <w:szCs w:val="24"/>
        </w:rPr>
      </w:r>
      <w:r w:rsidRPr="00650523">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18</w:t>
      </w:r>
      <w:r w:rsidRPr="00650523">
        <w:rPr>
          <w:rFonts w:asciiTheme="majorBidi" w:hAnsiTheme="majorBidi" w:cstheme="majorBidi"/>
          <w:sz w:val="24"/>
          <w:szCs w:val="24"/>
        </w:rPr>
        <w:fldChar w:fldCharType="end"/>
      </w:r>
      <w:r>
        <w:rPr>
          <w:rFonts w:asciiTheme="majorBidi" w:hAnsiTheme="majorBidi" w:cstheme="majorBidi"/>
          <w:sz w:val="24"/>
          <w:szCs w:val="24"/>
        </w:rPr>
        <w:t xml:space="preserve"> shows the cumulative mutants generated and the one killed. Initially, the majority of the mutants were killed. The graph on the right of the figure depicts the proportion of killed mutants. It shows that the proportion of mutants being killed fluctuates along the different generations until it reaches 180 – when it seems to be stable.</w:t>
      </w:r>
    </w:p>
    <w:p w14:paraId="1854779B" w14:textId="77777777" w:rsidR="00C411E4" w:rsidRDefault="00C411E4" w:rsidP="00F07D8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pPr>
      <w:r>
        <w:rPr>
          <w:noProof/>
        </w:rPr>
        <w:drawing>
          <wp:inline distT="0" distB="0" distL="0" distR="0" wp14:anchorId="0D8D7F4A" wp14:editId="0858FF45">
            <wp:extent cx="2733675" cy="204216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0159"/>
                    <a:stretch/>
                  </pic:blipFill>
                  <pic:spPr bwMode="auto">
                    <a:xfrm>
                      <a:off x="0" y="0"/>
                      <a:ext cx="2734459" cy="2042746"/>
                    </a:xfrm>
                    <a:prstGeom prst="rect">
                      <a:avLst/>
                    </a:prstGeom>
                    <a:ln>
                      <a:noFill/>
                    </a:ln>
                    <a:extLst>
                      <a:ext uri="{53640926-AAD7-44D8-BBD7-CCE9431645EC}">
                        <a14:shadowObscured xmlns:a14="http://schemas.microsoft.com/office/drawing/2010/main"/>
                      </a:ext>
                    </a:extLst>
                  </pic:spPr>
                </pic:pic>
              </a:graphicData>
            </a:graphic>
          </wp:inline>
        </w:drawing>
      </w:r>
    </w:p>
    <w:p w14:paraId="7B7D409C" w14:textId="2FA209FE" w:rsidR="00C411E4" w:rsidRPr="00F07D8F" w:rsidRDefault="00C411E4" w:rsidP="00817352">
      <w:pPr>
        <w:pStyle w:val="Caption"/>
        <w:jc w:val="center"/>
        <w:rPr>
          <w:rFonts w:asciiTheme="majorBidi" w:hAnsiTheme="majorBidi" w:cstheme="majorBidi"/>
          <w:b/>
          <w:bCs/>
          <w:i w:val="0"/>
          <w:iCs w:val="0"/>
          <w:color w:val="auto"/>
        </w:rPr>
      </w:pPr>
      <w:bookmarkStart w:id="441" w:name="_Ref500792882"/>
      <w:bookmarkStart w:id="442" w:name="_Toc506449865"/>
      <w:r w:rsidRPr="00F07D8F">
        <w:rPr>
          <w:rFonts w:asciiTheme="majorBidi" w:hAnsiTheme="majorBidi" w:cstheme="majorBidi"/>
          <w:b/>
          <w:bCs/>
          <w:i w:val="0"/>
          <w:iCs w:val="0"/>
          <w:color w:val="auto"/>
        </w:rPr>
        <w:t xml:space="preserve">Figure </w:t>
      </w:r>
      <w:r w:rsidRPr="00F07D8F">
        <w:rPr>
          <w:rFonts w:asciiTheme="majorBidi" w:hAnsiTheme="majorBidi" w:cstheme="majorBidi"/>
          <w:b/>
          <w:bCs/>
          <w:i w:val="0"/>
          <w:iCs w:val="0"/>
          <w:color w:val="auto"/>
        </w:rPr>
        <w:fldChar w:fldCharType="begin"/>
      </w:r>
      <w:r w:rsidRPr="00F07D8F">
        <w:rPr>
          <w:rFonts w:asciiTheme="majorBidi" w:hAnsiTheme="majorBidi" w:cstheme="majorBidi"/>
          <w:b/>
          <w:bCs/>
          <w:i w:val="0"/>
          <w:iCs w:val="0"/>
          <w:color w:val="auto"/>
        </w:rPr>
        <w:instrText xml:space="preserve"> SEQ Figure \* ARABIC </w:instrText>
      </w:r>
      <w:r w:rsidRPr="00F07D8F">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19</w:t>
      </w:r>
      <w:r w:rsidRPr="00F07D8F">
        <w:rPr>
          <w:rFonts w:asciiTheme="majorBidi" w:hAnsiTheme="majorBidi" w:cstheme="majorBidi"/>
          <w:b/>
          <w:bCs/>
          <w:i w:val="0"/>
          <w:iCs w:val="0"/>
          <w:color w:val="auto"/>
        </w:rPr>
        <w:fldChar w:fldCharType="end"/>
      </w:r>
      <w:bookmarkEnd w:id="441"/>
      <w:r w:rsidRPr="00F07D8F">
        <w:rPr>
          <w:rFonts w:asciiTheme="majorBidi" w:hAnsiTheme="majorBidi" w:cstheme="majorBidi"/>
          <w:b/>
          <w:bCs/>
          <w:i w:val="0"/>
          <w:iCs w:val="0"/>
          <w:color w:val="auto"/>
        </w:rPr>
        <w:t>: Number of unique tested mutants for QuadraticSolver (200 Generations)</w:t>
      </w:r>
      <w:bookmarkEnd w:id="442"/>
    </w:p>
    <w:p w14:paraId="0F248F92" w14:textId="0B772348"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graph plot in </w:t>
      </w:r>
      <w:r w:rsidRPr="00650523">
        <w:rPr>
          <w:rFonts w:asciiTheme="majorBidi" w:hAnsiTheme="majorBidi" w:cstheme="majorBidi"/>
          <w:sz w:val="24"/>
          <w:szCs w:val="24"/>
        </w:rPr>
        <w:fldChar w:fldCharType="begin"/>
      </w:r>
      <w:r w:rsidRPr="00650523">
        <w:rPr>
          <w:rFonts w:asciiTheme="majorBidi" w:hAnsiTheme="majorBidi" w:cstheme="majorBidi"/>
          <w:sz w:val="24"/>
          <w:szCs w:val="24"/>
        </w:rPr>
        <w:instrText xml:space="preserve"> REF _Ref500792882 \h </w:instrText>
      </w:r>
      <w:r w:rsidR="00650523" w:rsidRPr="00650523">
        <w:rPr>
          <w:rFonts w:asciiTheme="majorBidi" w:hAnsiTheme="majorBidi" w:cstheme="majorBidi"/>
          <w:sz w:val="24"/>
          <w:szCs w:val="24"/>
        </w:rPr>
        <w:instrText xml:space="preserve"> \* MERGEFORMAT </w:instrText>
      </w:r>
      <w:r w:rsidRPr="00650523">
        <w:rPr>
          <w:rFonts w:asciiTheme="majorBidi" w:hAnsiTheme="majorBidi" w:cstheme="majorBidi"/>
          <w:sz w:val="24"/>
          <w:szCs w:val="24"/>
        </w:rPr>
      </w:r>
      <w:r w:rsidRPr="00650523">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19</w:t>
      </w:r>
      <w:r w:rsidRPr="00650523">
        <w:rPr>
          <w:rFonts w:asciiTheme="majorBidi" w:hAnsiTheme="majorBidi" w:cstheme="majorBidi"/>
          <w:sz w:val="24"/>
          <w:szCs w:val="24"/>
        </w:rPr>
        <w:fldChar w:fldCharType="end"/>
      </w:r>
      <w:r>
        <w:rPr>
          <w:rFonts w:asciiTheme="majorBidi" w:hAnsiTheme="majorBidi" w:cstheme="majorBidi"/>
          <w:sz w:val="24"/>
          <w:szCs w:val="24"/>
        </w:rPr>
        <w:t xml:space="preserve"> shows the number of unique mutants tested in the experiment during each generation when the number of generation is increased to 200. At almost 178</w:t>
      </w:r>
      <w:r w:rsidRPr="00B66B6C">
        <w:rPr>
          <w:rFonts w:asciiTheme="majorBidi" w:hAnsiTheme="majorBidi" w:cstheme="majorBidi"/>
          <w:sz w:val="24"/>
          <w:szCs w:val="24"/>
          <w:vertAlign w:val="superscript"/>
        </w:rPr>
        <w:t>th</w:t>
      </w:r>
      <w:r>
        <w:rPr>
          <w:rFonts w:asciiTheme="majorBidi" w:hAnsiTheme="majorBidi" w:cstheme="majorBidi"/>
          <w:sz w:val="24"/>
          <w:szCs w:val="24"/>
        </w:rPr>
        <w:t xml:space="preserve"> generation, no new mutants were tested. This means the mutants generated are already generated in the previous generations.</w:t>
      </w:r>
    </w:p>
    <w:p w14:paraId="08A480ED" w14:textId="6F5C44C6"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Finally, the number of generation was further increased to 250 so as to be confident about the results. The experiment was run and the results are shown in </w:t>
      </w:r>
      <w:r w:rsidRPr="00650523">
        <w:rPr>
          <w:rFonts w:asciiTheme="majorBidi" w:hAnsiTheme="majorBidi" w:cstheme="majorBidi"/>
          <w:sz w:val="24"/>
          <w:szCs w:val="24"/>
        </w:rPr>
        <w:fldChar w:fldCharType="begin"/>
      </w:r>
      <w:r w:rsidRPr="00650523">
        <w:rPr>
          <w:rFonts w:asciiTheme="majorBidi" w:hAnsiTheme="majorBidi" w:cstheme="majorBidi"/>
          <w:sz w:val="24"/>
          <w:szCs w:val="24"/>
        </w:rPr>
        <w:instrText xml:space="preserve"> REF _Ref501006723 \h </w:instrText>
      </w:r>
      <w:r w:rsidR="00650523" w:rsidRPr="00650523">
        <w:rPr>
          <w:rFonts w:asciiTheme="majorBidi" w:hAnsiTheme="majorBidi" w:cstheme="majorBidi"/>
          <w:sz w:val="24"/>
          <w:szCs w:val="24"/>
        </w:rPr>
        <w:instrText xml:space="preserve"> \* MERGEFORMAT </w:instrText>
      </w:r>
      <w:r w:rsidRPr="00650523">
        <w:rPr>
          <w:rFonts w:asciiTheme="majorBidi" w:hAnsiTheme="majorBidi" w:cstheme="majorBidi"/>
          <w:sz w:val="24"/>
          <w:szCs w:val="24"/>
        </w:rPr>
      </w:r>
      <w:r w:rsidRPr="00650523">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20</w:t>
      </w:r>
      <w:r w:rsidRPr="00650523">
        <w:rPr>
          <w:rFonts w:asciiTheme="majorBidi" w:hAnsiTheme="majorBidi" w:cstheme="majorBidi"/>
          <w:sz w:val="24"/>
          <w:szCs w:val="24"/>
        </w:rPr>
        <w:fldChar w:fldCharType="end"/>
      </w:r>
      <w:r>
        <w:rPr>
          <w:rFonts w:asciiTheme="majorBidi" w:hAnsiTheme="majorBidi" w:cstheme="majorBidi"/>
          <w:sz w:val="24"/>
          <w:szCs w:val="24"/>
        </w:rPr>
        <w:t>.</w:t>
      </w:r>
    </w:p>
    <w:p w14:paraId="29F2B002" w14:textId="77777777" w:rsidR="00C411E4" w:rsidRDefault="00C411E4" w:rsidP="00F07D8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pPr>
      <w:r w:rsidRPr="008264C0">
        <w:rPr>
          <w:noProof/>
        </w:rPr>
        <w:drawing>
          <wp:inline distT="0" distB="0" distL="0" distR="0" wp14:anchorId="5945B52F" wp14:editId="6244B1FA">
            <wp:extent cx="5486400" cy="2070735"/>
            <wp:effectExtent l="0" t="0" r="0" b="5715"/>
            <wp:docPr id="51" name="Picture 51" descr="C:\Users\hayatu4islam\Documents\COURSES\Fourth Semester\Thesis\Full Thesis Papers\Plots_2\New Plots\New New\Results\Res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yatu4islam\Documents\COURSES\Fourth Semester\Thesis\Full Thesis Papers\Plots_2\New Plots\New New\Results\Res1_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070735"/>
                    </a:xfrm>
                    <a:prstGeom prst="rect">
                      <a:avLst/>
                    </a:prstGeom>
                    <a:noFill/>
                    <a:ln>
                      <a:noFill/>
                    </a:ln>
                  </pic:spPr>
                </pic:pic>
              </a:graphicData>
            </a:graphic>
          </wp:inline>
        </w:drawing>
      </w:r>
    </w:p>
    <w:p w14:paraId="5E570122" w14:textId="332DDD0E" w:rsidR="00C411E4" w:rsidRPr="00F07D8F" w:rsidRDefault="00C411E4" w:rsidP="00817352">
      <w:pPr>
        <w:pStyle w:val="Caption"/>
        <w:jc w:val="center"/>
        <w:rPr>
          <w:rFonts w:asciiTheme="majorBidi" w:hAnsiTheme="majorBidi" w:cstheme="majorBidi"/>
          <w:b/>
          <w:bCs/>
          <w:i w:val="0"/>
          <w:iCs w:val="0"/>
          <w:color w:val="auto"/>
        </w:rPr>
      </w:pPr>
      <w:bookmarkStart w:id="443" w:name="_Ref501006723"/>
      <w:bookmarkStart w:id="444" w:name="_Toc506449866"/>
      <w:r w:rsidRPr="00F07D8F">
        <w:rPr>
          <w:rFonts w:asciiTheme="majorBidi" w:hAnsiTheme="majorBidi" w:cstheme="majorBidi"/>
          <w:b/>
          <w:bCs/>
          <w:i w:val="0"/>
          <w:iCs w:val="0"/>
          <w:color w:val="auto"/>
        </w:rPr>
        <w:t xml:space="preserve">Figure </w:t>
      </w:r>
      <w:r w:rsidRPr="00F07D8F">
        <w:rPr>
          <w:rFonts w:asciiTheme="majorBidi" w:hAnsiTheme="majorBidi" w:cstheme="majorBidi"/>
          <w:b/>
          <w:bCs/>
          <w:i w:val="0"/>
          <w:iCs w:val="0"/>
          <w:color w:val="auto"/>
        </w:rPr>
        <w:fldChar w:fldCharType="begin"/>
      </w:r>
      <w:r w:rsidRPr="00F07D8F">
        <w:rPr>
          <w:rFonts w:asciiTheme="majorBidi" w:hAnsiTheme="majorBidi" w:cstheme="majorBidi"/>
          <w:b/>
          <w:bCs/>
          <w:i w:val="0"/>
          <w:iCs w:val="0"/>
          <w:color w:val="auto"/>
        </w:rPr>
        <w:instrText xml:space="preserve"> SEQ Figure \* ARABIC </w:instrText>
      </w:r>
      <w:r w:rsidRPr="00F07D8F">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20</w:t>
      </w:r>
      <w:r w:rsidRPr="00F07D8F">
        <w:rPr>
          <w:rFonts w:asciiTheme="majorBidi" w:hAnsiTheme="majorBidi" w:cstheme="majorBidi"/>
          <w:b/>
          <w:bCs/>
          <w:i w:val="0"/>
          <w:iCs w:val="0"/>
          <w:color w:val="auto"/>
        </w:rPr>
        <w:fldChar w:fldCharType="end"/>
      </w:r>
      <w:bookmarkEnd w:id="443"/>
      <w:r w:rsidRPr="00F07D8F">
        <w:rPr>
          <w:rFonts w:asciiTheme="majorBidi" w:hAnsiTheme="majorBidi" w:cstheme="majorBidi"/>
          <w:b/>
          <w:bCs/>
          <w:i w:val="0"/>
          <w:iCs w:val="0"/>
          <w:color w:val="auto"/>
        </w:rPr>
        <w:t>: Killed mutants and unique mutants for QuadraticSolver (250 Generations tGA-mGA)</w:t>
      </w:r>
      <w:bookmarkEnd w:id="444"/>
    </w:p>
    <w:p w14:paraId="4AD36F56"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Having run the experiment for 250 generations, the results show that no more mutants are killed as the cumulative killed mutants remains unimproved for about 50 more generations. Out of 88 mutants generated, only 80 were killed. This resulted in killing 90.9% of the mutants generated. The overall performance of the test cases was recorded to be </w:t>
      </w:r>
      <w:r w:rsidRPr="006833CB">
        <w:rPr>
          <w:rFonts w:asciiTheme="majorBidi" w:hAnsiTheme="majorBidi" w:cstheme="majorBidi"/>
          <w:b/>
          <w:bCs/>
          <w:sz w:val="24"/>
          <w:szCs w:val="24"/>
        </w:rPr>
        <w:t>35.564</w:t>
      </w:r>
      <w:r>
        <w:rPr>
          <w:rFonts w:asciiTheme="majorBidi" w:hAnsiTheme="majorBidi" w:cstheme="majorBidi"/>
          <w:sz w:val="24"/>
          <w:szCs w:val="24"/>
        </w:rPr>
        <w:t>.</w:t>
      </w:r>
    </w:p>
    <w:p w14:paraId="2C6304FE" w14:textId="499A969A"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same experiment was repeated but with randomly generated mutants with the test cases generated by the GA. The results are shown in </w:t>
      </w:r>
      <w:r w:rsidRPr="00650523">
        <w:rPr>
          <w:rFonts w:asciiTheme="majorBidi" w:hAnsiTheme="majorBidi" w:cstheme="majorBidi"/>
          <w:sz w:val="24"/>
          <w:szCs w:val="24"/>
        </w:rPr>
        <w:fldChar w:fldCharType="begin"/>
      </w:r>
      <w:r w:rsidRPr="00650523">
        <w:rPr>
          <w:rFonts w:asciiTheme="majorBidi" w:hAnsiTheme="majorBidi" w:cstheme="majorBidi"/>
          <w:sz w:val="24"/>
          <w:szCs w:val="24"/>
        </w:rPr>
        <w:instrText xml:space="preserve"> REF _Ref501006322 \h </w:instrText>
      </w:r>
      <w:r w:rsidR="00650523" w:rsidRPr="00650523">
        <w:rPr>
          <w:rFonts w:asciiTheme="majorBidi" w:hAnsiTheme="majorBidi" w:cstheme="majorBidi"/>
          <w:sz w:val="24"/>
          <w:szCs w:val="24"/>
        </w:rPr>
        <w:instrText xml:space="preserve"> \* MERGEFORMAT </w:instrText>
      </w:r>
      <w:r w:rsidRPr="00650523">
        <w:rPr>
          <w:rFonts w:asciiTheme="majorBidi" w:hAnsiTheme="majorBidi" w:cstheme="majorBidi"/>
          <w:sz w:val="24"/>
          <w:szCs w:val="24"/>
        </w:rPr>
      </w:r>
      <w:r w:rsidRPr="00650523">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21</w:t>
      </w:r>
      <w:r w:rsidRPr="00650523">
        <w:rPr>
          <w:rFonts w:asciiTheme="majorBidi" w:hAnsiTheme="majorBidi" w:cstheme="majorBidi"/>
          <w:sz w:val="24"/>
          <w:szCs w:val="24"/>
        </w:rPr>
        <w:fldChar w:fldCharType="end"/>
      </w:r>
      <w:r>
        <w:rPr>
          <w:rFonts w:asciiTheme="majorBidi" w:hAnsiTheme="majorBidi" w:cstheme="majorBidi"/>
          <w:sz w:val="24"/>
          <w:szCs w:val="24"/>
        </w:rPr>
        <w:t xml:space="preserve"> .</w:t>
      </w:r>
    </w:p>
    <w:p w14:paraId="6DC35A70" w14:textId="77777777" w:rsidR="00C411E4" w:rsidRDefault="00C411E4" w:rsidP="00C411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pPr>
      <w:r>
        <w:rPr>
          <w:noProof/>
        </w:rPr>
        <w:drawing>
          <wp:inline distT="0" distB="0" distL="0" distR="0" wp14:anchorId="006C9EDD" wp14:editId="62172BFF">
            <wp:extent cx="5486400" cy="20720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072005"/>
                    </a:xfrm>
                    <a:prstGeom prst="rect">
                      <a:avLst/>
                    </a:prstGeom>
                  </pic:spPr>
                </pic:pic>
              </a:graphicData>
            </a:graphic>
          </wp:inline>
        </w:drawing>
      </w:r>
    </w:p>
    <w:p w14:paraId="7A71768A" w14:textId="2ED7B663" w:rsidR="00C411E4" w:rsidRPr="00F07D8F" w:rsidRDefault="00C411E4" w:rsidP="00817352">
      <w:pPr>
        <w:pStyle w:val="Caption"/>
        <w:jc w:val="center"/>
        <w:rPr>
          <w:rFonts w:asciiTheme="majorBidi" w:hAnsiTheme="majorBidi" w:cstheme="majorBidi"/>
          <w:b/>
          <w:bCs/>
          <w:i w:val="0"/>
          <w:iCs w:val="0"/>
          <w:color w:val="auto"/>
        </w:rPr>
      </w:pPr>
      <w:bookmarkStart w:id="445" w:name="_Ref501006322"/>
      <w:bookmarkStart w:id="446" w:name="_Toc506449867"/>
      <w:r w:rsidRPr="00F07D8F">
        <w:rPr>
          <w:rFonts w:asciiTheme="majorBidi" w:hAnsiTheme="majorBidi" w:cstheme="majorBidi"/>
          <w:b/>
          <w:bCs/>
          <w:i w:val="0"/>
          <w:iCs w:val="0"/>
          <w:color w:val="auto"/>
        </w:rPr>
        <w:t xml:space="preserve">Figure </w:t>
      </w:r>
      <w:r w:rsidRPr="00F07D8F">
        <w:rPr>
          <w:rFonts w:asciiTheme="majorBidi" w:hAnsiTheme="majorBidi" w:cstheme="majorBidi"/>
          <w:b/>
          <w:bCs/>
          <w:i w:val="0"/>
          <w:iCs w:val="0"/>
          <w:color w:val="auto"/>
        </w:rPr>
        <w:fldChar w:fldCharType="begin"/>
      </w:r>
      <w:r w:rsidRPr="00F07D8F">
        <w:rPr>
          <w:rFonts w:asciiTheme="majorBidi" w:hAnsiTheme="majorBidi" w:cstheme="majorBidi"/>
          <w:b/>
          <w:bCs/>
          <w:i w:val="0"/>
          <w:iCs w:val="0"/>
          <w:color w:val="auto"/>
        </w:rPr>
        <w:instrText xml:space="preserve"> SEQ Figure \* ARABIC </w:instrText>
      </w:r>
      <w:r w:rsidRPr="00F07D8F">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21</w:t>
      </w:r>
      <w:r w:rsidRPr="00F07D8F">
        <w:rPr>
          <w:rFonts w:asciiTheme="majorBidi" w:hAnsiTheme="majorBidi" w:cstheme="majorBidi"/>
          <w:b/>
          <w:bCs/>
          <w:i w:val="0"/>
          <w:iCs w:val="0"/>
          <w:color w:val="auto"/>
        </w:rPr>
        <w:fldChar w:fldCharType="end"/>
      </w:r>
      <w:bookmarkEnd w:id="445"/>
      <w:r w:rsidRPr="00F07D8F">
        <w:rPr>
          <w:rFonts w:asciiTheme="majorBidi" w:hAnsiTheme="majorBidi" w:cstheme="majorBidi"/>
          <w:b/>
          <w:bCs/>
          <w:i w:val="0"/>
          <w:iCs w:val="0"/>
          <w:color w:val="auto"/>
        </w:rPr>
        <w:t>: Killed mutants and unique mutants with randomly generated mutants for QuadraticSolver (250 Generations)</w:t>
      </w:r>
      <w:bookmarkEnd w:id="446"/>
    </w:p>
    <w:p w14:paraId="6DDD9613" w14:textId="5727246E" w:rsidR="00C411E4" w:rsidRDefault="00C411E4" w:rsidP="00035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results in the graphs show that less mutants (24 out of 87) were generated because they were not guided by any heuristic rather than random generation. In other words, 27.6% of the total mutants generated by GA was generated by random generator. What is clear is that most of the already generated mutants were repeatedly generated and the total unique mutants generated are only 24, (23 were killed) which is too small compare to the number when GA is used to generate them as shown in </w:t>
      </w:r>
      <w:r w:rsidRPr="00650523">
        <w:rPr>
          <w:rFonts w:asciiTheme="majorBidi" w:hAnsiTheme="majorBidi" w:cstheme="majorBidi"/>
          <w:sz w:val="24"/>
          <w:szCs w:val="24"/>
        </w:rPr>
        <w:fldChar w:fldCharType="begin"/>
      </w:r>
      <w:r w:rsidRPr="00650523">
        <w:rPr>
          <w:rFonts w:asciiTheme="majorBidi" w:hAnsiTheme="majorBidi" w:cstheme="majorBidi"/>
          <w:sz w:val="24"/>
          <w:szCs w:val="24"/>
        </w:rPr>
        <w:instrText xml:space="preserve"> REF _Ref501006723 \h </w:instrText>
      </w:r>
      <w:r w:rsidR="00650523" w:rsidRPr="00650523">
        <w:rPr>
          <w:rFonts w:asciiTheme="majorBidi" w:hAnsiTheme="majorBidi" w:cstheme="majorBidi"/>
          <w:sz w:val="24"/>
          <w:szCs w:val="24"/>
        </w:rPr>
        <w:instrText xml:space="preserve"> \* MERGEFORMAT </w:instrText>
      </w:r>
      <w:r w:rsidRPr="00650523">
        <w:rPr>
          <w:rFonts w:asciiTheme="majorBidi" w:hAnsiTheme="majorBidi" w:cstheme="majorBidi"/>
          <w:sz w:val="24"/>
          <w:szCs w:val="24"/>
        </w:rPr>
      </w:r>
      <w:r w:rsidRPr="00650523">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20</w:t>
      </w:r>
      <w:r w:rsidRPr="00650523">
        <w:rPr>
          <w:rFonts w:asciiTheme="majorBidi" w:hAnsiTheme="majorBidi" w:cstheme="majorBidi"/>
          <w:sz w:val="24"/>
          <w:szCs w:val="24"/>
        </w:rPr>
        <w:fldChar w:fldCharType="end"/>
      </w:r>
      <w:r>
        <w:rPr>
          <w:rFonts w:asciiTheme="majorBidi" w:hAnsiTheme="majorBidi" w:cstheme="majorBidi"/>
          <w:sz w:val="24"/>
          <w:szCs w:val="24"/>
        </w:rPr>
        <w:t xml:space="preserve">. In that case, 96% of the randomly generated mutants were killed in less than 10 generations. </w:t>
      </w:r>
      <w:r w:rsidRPr="00650523">
        <w:rPr>
          <w:rFonts w:asciiTheme="majorBidi" w:hAnsiTheme="majorBidi" w:cstheme="majorBidi"/>
          <w:sz w:val="24"/>
          <w:szCs w:val="24"/>
        </w:rPr>
        <w:fldChar w:fldCharType="begin"/>
      </w:r>
      <w:r w:rsidRPr="00650523">
        <w:rPr>
          <w:rFonts w:asciiTheme="majorBidi" w:hAnsiTheme="majorBidi" w:cstheme="majorBidi"/>
          <w:sz w:val="24"/>
          <w:szCs w:val="24"/>
        </w:rPr>
        <w:instrText xml:space="preserve"> REF _Ref501006917 \h </w:instrText>
      </w:r>
      <w:r w:rsidR="00650523" w:rsidRPr="00650523">
        <w:rPr>
          <w:rFonts w:asciiTheme="majorBidi" w:hAnsiTheme="majorBidi" w:cstheme="majorBidi"/>
          <w:sz w:val="24"/>
          <w:szCs w:val="24"/>
        </w:rPr>
        <w:instrText xml:space="preserve"> \* MERGEFORMAT </w:instrText>
      </w:r>
      <w:r w:rsidRPr="00650523">
        <w:rPr>
          <w:rFonts w:asciiTheme="majorBidi" w:hAnsiTheme="majorBidi" w:cstheme="majorBidi"/>
          <w:sz w:val="24"/>
          <w:szCs w:val="24"/>
        </w:rPr>
      </w:r>
      <w:r w:rsidRPr="00650523">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22</w:t>
      </w:r>
      <w:r w:rsidRPr="00650523">
        <w:rPr>
          <w:rFonts w:asciiTheme="majorBidi" w:hAnsiTheme="majorBidi" w:cstheme="majorBidi"/>
          <w:sz w:val="24"/>
          <w:szCs w:val="24"/>
        </w:rPr>
        <w:fldChar w:fldCharType="end"/>
      </w:r>
      <w:r>
        <w:rPr>
          <w:rFonts w:asciiTheme="majorBidi" w:hAnsiTheme="majorBidi" w:cstheme="majorBidi"/>
          <w:sz w:val="24"/>
          <w:szCs w:val="24"/>
        </w:rPr>
        <w:t xml:space="preserve"> shows the number of unique mutants generated in each generation. The random generator could not generate any new mutants before reaching the 10th generation.</w:t>
      </w:r>
    </w:p>
    <w:p w14:paraId="68D3402D" w14:textId="77777777" w:rsidR="00C411E4" w:rsidRDefault="00C411E4" w:rsidP="00F07D8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pPr>
      <w:r>
        <w:rPr>
          <w:noProof/>
        </w:rPr>
        <w:drawing>
          <wp:inline distT="0" distB="0" distL="0" distR="0" wp14:anchorId="2DFFB9D2" wp14:editId="4688669C">
            <wp:extent cx="2867025" cy="215538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5464" cy="2161733"/>
                    </a:xfrm>
                    <a:prstGeom prst="rect">
                      <a:avLst/>
                    </a:prstGeom>
                  </pic:spPr>
                </pic:pic>
              </a:graphicData>
            </a:graphic>
          </wp:inline>
        </w:drawing>
      </w:r>
    </w:p>
    <w:p w14:paraId="0B51E022" w14:textId="3253B5DA" w:rsidR="00C411E4" w:rsidRPr="00F07D8F" w:rsidRDefault="00C411E4" w:rsidP="00817352">
      <w:pPr>
        <w:pStyle w:val="Caption"/>
        <w:jc w:val="center"/>
        <w:rPr>
          <w:rFonts w:asciiTheme="majorBidi" w:hAnsiTheme="majorBidi" w:cstheme="majorBidi"/>
          <w:b/>
          <w:bCs/>
          <w:i w:val="0"/>
          <w:iCs w:val="0"/>
          <w:color w:val="auto"/>
        </w:rPr>
      </w:pPr>
      <w:bookmarkStart w:id="447" w:name="_Ref501006917"/>
      <w:bookmarkStart w:id="448" w:name="_Toc506449868"/>
      <w:r w:rsidRPr="00F07D8F">
        <w:rPr>
          <w:rFonts w:asciiTheme="majorBidi" w:hAnsiTheme="majorBidi" w:cstheme="majorBidi"/>
          <w:b/>
          <w:bCs/>
          <w:i w:val="0"/>
          <w:iCs w:val="0"/>
          <w:color w:val="auto"/>
        </w:rPr>
        <w:t xml:space="preserve">Figure </w:t>
      </w:r>
      <w:r w:rsidRPr="00F07D8F">
        <w:rPr>
          <w:rFonts w:asciiTheme="majorBidi" w:hAnsiTheme="majorBidi" w:cstheme="majorBidi"/>
          <w:b/>
          <w:bCs/>
          <w:i w:val="0"/>
          <w:iCs w:val="0"/>
          <w:color w:val="auto"/>
        </w:rPr>
        <w:fldChar w:fldCharType="begin"/>
      </w:r>
      <w:r w:rsidRPr="00F07D8F">
        <w:rPr>
          <w:rFonts w:asciiTheme="majorBidi" w:hAnsiTheme="majorBidi" w:cstheme="majorBidi"/>
          <w:b/>
          <w:bCs/>
          <w:i w:val="0"/>
          <w:iCs w:val="0"/>
          <w:color w:val="auto"/>
        </w:rPr>
        <w:instrText xml:space="preserve"> SEQ Figure \* ARABIC </w:instrText>
      </w:r>
      <w:r w:rsidRPr="00F07D8F">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22</w:t>
      </w:r>
      <w:r w:rsidRPr="00F07D8F">
        <w:rPr>
          <w:rFonts w:asciiTheme="majorBidi" w:hAnsiTheme="majorBidi" w:cstheme="majorBidi"/>
          <w:b/>
          <w:bCs/>
          <w:i w:val="0"/>
          <w:iCs w:val="0"/>
          <w:color w:val="auto"/>
        </w:rPr>
        <w:fldChar w:fldCharType="end"/>
      </w:r>
      <w:bookmarkEnd w:id="447"/>
      <w:r w:rsidRPr="00F07D8F">
        <w:rPr>
          <w:rFonts w:asciiTheme="majorBidi" w:hAnsiTheme="majorBidi" w:cstheme="majorBidi"/>
          <w:b/>
          <w:bCs/>
          <w:i w:val="0"/>
          <w:iCs w:val="0"/>
          <w:color w:val="auto"/>
        </w:rPr>
        <w:t>: Number of unique tested mutants (randomly generated) for QuadraticSolver (250 Generations)</w:t>
      </w:r>
      <w:bookmarkEnd w:id="448"/>
    </w:p>
    <w:p w14:paraId="5F102D66" w14:textId="6A6D5F83"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Conversely, randomly created test cases were executed against mutants generated by GA. This result is shown in </w:t>
      </w:r>
      <w:r w:rsidRPr="00650523">
        <w:rPr>
          <w:rFonts w:asciiTheme="majorBidi" w:hAnsiTheme="majorBidi" w:cstheme="majorBidi"/>
          <w:sz w:val="24"/>
          <w:szCs w:val="24"/>
        </w:rPr>
        <w:fldChar w:fldCharType="begin"/>
      </w:r>
      <w:r w:rsidRPr="00650523">
        <w:rPr>
          <w:rFonts w:asciiTheme="majorBidi" w:hAnsiTheme="majorBidi" w:cstheme="majorBidi"/>
          <w:sz w:val="24"/>
          <w:szCs w:val="24"/>
        </w:rPr>
        <w:instrText xml:space="preserve"> REF _Ref501092820 \h </w:instrText>
      </w:r>
      <w:r w:rsidR="00650523" w:rsidRPr="00650523">
        <w:rPr>
          <w:rFonts w:asciiTheme="majorBidi" w:hAnsiTheme="majorBidi" w:cstheme="majorBidi"/>
          <w:sz w:val="24"/>
          <w:szCs w:val="24"/>
        </w:rPr>
        <w:instrText xml:space="preserve"> \* MERGEFORMAT </w:instrText>
      </w:r>
      <w:r w:rsidRPr="00650523">
        <w:rPr>
          <w:rFonts w:asciiTheme="majorBidi" w:hAnsiTheme="majorBidi" w:cstheme="majorBidi"/>
          <w:sz w:val="24"/>
          <w:szCs w:val="24"/>
        </w:rPr>
      </w:r>
      <w:r w:rsidRPr="00650523">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23</w:t>
      </w:r>
      <w:r w:rsidRPr="00650523">
        <w:rPr>
          <w:rFonts w:asciiTheme="majorBidi" w:hAnsiTheme="majorBidi" w:cstheme="majorBidi"/>
          <w:sz w:val="24"/>
          <w:szCs w:val="24"/>
        </w:rPr>
        <w:fldChar w:fldCharType="end"/>
      </w:r>
      <w:r>
        <w:rPr>
          <w:rFonts w:asciiTheme="majorBidi" w:hAnsiTheme="majorBidi" w:cstheme="majorBidi"/>
          <w:sz w:val="24"/>
          <w:szCs w:val="24"/>
        </w:rPr>
        <w:t xml:space="preserve"> .</w:t>
      </w:r>
    </w:p>
    <w:p w14:paraId="0AAA92FA" w14:textId="77777777" w:rsidR="00C411E4" w:rsidRDefault="00C411E4" w:rsidP="00C411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pPr>
      <w:r>
        <w:rPr>
          <w:noProof/>
        </w:rPr>
        <w:drawing>
          <wp:inline distT="0" distB="0" distL="0" distR="0" wp14:anchorId="79D546C9" wp14:editId="06097E3D">
            <wp:extent cx="5486400" cy="2063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063750"/>
                    </a:xfrm>
                    <a:prstGeom prst="rect">
                      <a:avLst/>
                    </a:prstGeom>
                  </pic:spPr>
                </pic:pic>
              </a:graphicData>
            </a:graphic>
          </wp:inline>
        </w:drawing>
      </w:r>
    </w:p>
    <w:p w14:paraId="4CD52A08" w14:textId="31824116" w:rsidR="00C411E4" w:rsidRPr="00F07D8F" w:rsidRDefault="00C411E4" w:rsidP="00650523">
      <w:pPr>
        <w:pStyle w:val="Caption"/>
        <w:jc w:val="center"/>
        <w:rPr>
          <w:rFonts w:asciiTheme="majorBidi" w:hAnsiTheme="majorBidi" w:cstheme="majorBidi"/>
          <w:b/>
          <w:bCs/>
          <w:i w:val="0"/>
          <w:iCs w:val="0"/>
          <w:color w:val="auto"/>
        </w:rPr>
      </w:pPr>
      <w:bookmarkStart w:id="449" w:name="_Ref501092820"/>
      <w:bookmarkStart w:id="450" w:name="_Toc506449869"/>
      <w:r w:rsidRPr="00F07D8F">
        <w:rPr>
          <w:rFonts w:asciiTheme="majorBidi" w:hAnsiTheme="majorBidi" w:cstheme="majorBidi"/>
          <w:b/>
          <w:bCs/>
          <w:i w:val="0"/>
          <w:iCs w:val="0"/>
          <w:color w:val="auto"/>
        </w:rPr>
        <w:t xml:space="preserve">Figure </w:t>
      </w:r>
      <w:r w:rsidRPr="00F07D8F">
        <w:rPr>
          <w:rFonts w:asciiTheme="majorBidi" w:hAnsiTheme="majorBidi" w:cstheme="majorBidi"/>
          <w:b/>
          <w:bCs/>
          <w:i w:val="0"/>
          <w:iCs w:val="0"/>
          <w:color w:val="auto"/>
        </w:rPr>
        <w:fldChar w:fldCharType="begin"/>
      </w:r>
      <w:r w:rsidRPr="00F07D8F">
        <w:rPr>
          <w:rFonts w:asciiTheme="majorBidi" w:hAnsiTheme="majorBidi" w:cstheme="majorBidi"/>
          <w:b/>
          <w:bCs/>
          <w:i w:val="0"/>
          <w:iCs w:val="0"/>
          <w:color w:val="auto"/>
        </w:rPr>
        <w:instrText xml:space="preserve"> SEQ Figure \* ARABIC </w:instrText>
      </w:r>
      <w:r w:rsidRPr="00F07D8F">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23</w:t>
      </w:r>
      <w:r w:rsidRPr="00F07D8F">
        <w:rPr>
          <w:rFonts w:asciiTheme="majorBidi" w:hAnsiTheme="majorBidi" w:cstheme="majorBidi"/>
          <w:b/>
          <w:bCs/>
          <w:i w:val="0"/>
          <w:iCs w:val="0"/>
          <w:color w:val="auto"/>
        </w:rPr>
        <w:fldChar w:fldCharType="end"/>
      </w:r>
      <w:bookmarkEnd w:id="449"/>
      <w:r w:rsidRPr="00F07D8F">
        <w:rPr>
          <w:rFonts w:asciiTheme="majorBidi" w:hAnsiTheme="majorBidi" w:cstheme="majorBidi"/>
          <w:b/>
          <w:bCs/>
          <w:i w:val="0"/>
          <w:iCs w:val="0"/>
          <w:color w:val="auto"/>
        </w:rPr>
        <w:t>: Killed mutants and unique mutants with randomly generated tests for QuadraticSolver (250 Generations)</w:t>
      </w:r>
      <w:bookmarkEnd w:id="450"/>
    </w:p>
    <w:p w14:paraId="28BA4B00" w14:textId="59A0FCB5"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650523">
        <w:rPr>
          <w:rFonts w:asciiTheme="majorBidi" w:hAnsiTheme="majorBidi" w:cstheme="majorBidi"/>
          <w:sz w:val="24"/>
          <w:szCs w:val="24"/>
        </w:rPr>
        <w:fldChar w:fldCharType="begin"/>
      </w:r>
      <w:r w:rsidRPr="00650523">
        <w:rPr>
          <w:rFonts w:asciiTheme="majorBidi" w:hAnsiTheme="majorBidi" w:cstheme="majorBidi"/>
          <w:sz w:val="24"/>
          <w:szCs w:val="24"/>
        </w:rPr>
        <w:instrText xml:space="preserve"> REF _Ref501092820 \h </w:instrText>
      </w:r>
      <w:r w:rsidR="00650523" w:rsidRPr="00650523">
        <w:rPr>
          <w:rFonts w:asciiTheme="majorBidi" w:hAnsiTheme="majorBidi" w:cstheme="majorBidi"/>
          <w:sz w:val="24"/>
          <w:szCs w:val="24"/>
        </w:rPr>
        <w:instrText xml:space="preserve"> \* MERGEFORMAT </w:instrText>
      </w:r>
      <w:r w:rsidRPr="00650523">
        <w:rPr>
          <w:rFonts w:asciiTheme="majorBidi" w:hAnsiTheme="majorBidi" w:cstheme="majorBidi"/>
          <w:sz w:val="24"/>
          <w:szCs w:val="24"/>
        </w:rPr>
      </w:r>
      <w:r w:rsidRPr="00650523">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23</w:t>
      </w:r>
      <w:r w:rsidRPr="00650523">
        <w:rPr>
          <w:rFonts w:asciiTheme="majorBidi" w:hAnsiTheme="majorBidi" w:cstheme="majorBidi"/>
          <w:sz w:val="24"/>
          <w:szCs w:val="24"/>
        </w:rPr>
        <w:fldChar w:fldCharType="end"/>
      </w:r>
      <w:r>
        <w:rPr>
          <w:rFonts w:asciiTheme="majorBidi" w:hAnsiTheme="majorBidi" w:cstheme="majorBidi"/>
          <w:sz w:val="24"/>
          <w:szCs w:val="24"/>
        </w:rPr>
        <w:t xml:space="preserve"> shows the number and percentage of killed mutants and number of generated mutants. The mGA was able to generate 87 unique mutants until the 74th generation. Similarly, the random test was able to kill 38 unique mutants cumulatively at 92nd generation and no more mutants were killed. This shows that only 43.7% of the generated distinct mutants were killed by the randomly generated test cases.</w:t>
      </w:r>
    </w:p>
    <w:p w14:paraId="0DDC0D87" w14:textId="5361D8B1"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In order to compare the results of applying GAs to generate both mutants and test cases, an experiment was conducted by executing randomly generated mutants with randomly generated test cases. The results are shown in </w:t>
      </w:r>
      <w:r w:rsidRPr="00650523">
        <w:rPr>
          <w:rFonts w:asciiTheme="majorBidi" w:hAnsiTheme="majorBidi" w:cstheme="majorBidi"/>
          <w:sz w:val="24"/>
          <w:szCs w:val="24"/>
        </w:rPr>
        <w:fldChar w:fldCharType="begin"/>
      </w:r>
      <w:r w:rsidRPr="00650523">
        <w:rPr>
          <w:rFonts w:asciiTheme="majorBidi" w:hAnsiTheme="majorBidi" w:cstheme="majorBidi"/>
          <w:sz w:val="24"/>
          <w:szCs w:val="24"/>
        </w:rPr>
        <w:instrText xml:space="preserve"> REF _Ref501271293 \h </w:instrText>
      </w:r>
      <w:r w:rsidR="00650523" w:rsidRPr="00650523">
        <w:rPr>
          <w:rFonts w:asciiTheme="majorBidi" w:hAnsiTheme="majorBidi" w:cstheme="majorBidi"/>
          <w:sz w:val="24"/>
          <w:szCs w:val="24"/>
        </w:rPr>
        <w:instrText xml:space="preserve"> \* MERGEFORMAT </w:instrText>
      </w:r>
      <w:r w:rsidRPr="00650523">
        <w:rPr>
          <w:rFonts w:asciiTheme="majorBidi" w:hAnsiTheme="majorBidi" w:cstheme="majorBidi"/>
          <w:sz w:val="24"/>
          <w:szCs w:val="24"/>
        </w:rPr>
      </w:r>
      <w:r w:rsidRPr="00650523">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24</w:t>
      </w:r>
      <w:r w:rsidRPr="00650523">
        <w:rPr>
          <w:rFonts w:asciiTheme="majorBidi" w:hAnsiTheme="majorBidi" w:cstheme="majorBidi"/>
          <w:sz w:val="24"/>
          <w:szCs w:val="24"/>
        </w:rPr>
        <w:fldChar w:fldCharType="end"/>
      </w:r>
      <w:r>
        <w:rPr>
          <w:rFonts w:asciiTheme="majorBidi" w:hAnsiTheme="majorBidi" w:cstheme="majorBidi"/>
          <w:sz w:val="24"/>
          <w:szCs w:val="24"/>
        </w:rPr>
        <w:t xml:space="preserve"> :</w:t>
      </w:r>
    </w:p>
    <w:p w14:paraId="4DFFB54E" w14:textId="77777777" w:rsidR="00C411E4" w:rsidRDefault="00C411E4" w:rsidP="00C411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pPr>
      <w:r>
        <w:rPr>
          <w:noProof/>
        </w:rPr>
        <w:drawing>
          <wp:inline distT="0" distB="0" distL="0" distR="0" wp14:anchorId="353CAF52" wp14:editId="741EA95D">
            <wp:extent cx="5486400" cy="206883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068830"/>
                    </a:xfrm>
                    <a:prstGeom prst="rect">
                      <a:avLst/>
                    </a:prstGeom>
                  </pic:spPr>
                </pic:pic>
              </a:graphicData>
            </a:graphic>
          </wp:inline>
        </w:drawing>
      </w:r>
    </w:p>
    <w:p w14:paraId="65DB5331" w14:textId="72EAF0AC" w:rsidR="00C411E4" w:rsidRPr="00F07D8F" w:rsidRDefault="00C411E4" w:rsidP="00817352">
      <w:pPr>
        <w:pStyle w:val="Caption"/>
        <w:jc w:val="center"/>
        <w:rPr>
          <w:rFonts w:asciiTheme="majorBidi" w:hAnsiTheme="majorBidi" w:cstheme="majorBidi"/>
          <w:b/>
          <w:bCs/>
          <w:i w:val="0"/>
          <w:iCs w:val="0"/>
          <w:color w:val="auto"/>
        </w:rPr>
      </w:pPr>
      <w:bookmarkStart w:id="451" w:name="_Ref501271293"/>
      <w:bookmarkStart w:id="452" w:name="_Toc506449870"/>
      <w:r w:rsidRPr="00F07D8F">
        <w:rPr>
          <w:rFonts w:asciiTheme="majorBidi" w:hAnsiTheme="majorBidi" w:cstheme="majorBidi"/>
          <w:b/>
          <w:bCs/>
          <w:i w:val="0"/>
          <w:iCs w:val="0"/>
          <w:color w:val="auto"/>
        </w:rPr>
        <w:t xml:space="preserve">Figure </w:t>
      </w:r>
      <w:r w:rsidRPr="00F07D8F">
        <w:rPr>
          <w:rFonts w:asciiTheme="majorBidi" w:hAnsiTheme="majorBidi" w:cstheme="majorBidi"/>
          <w:b/>
          <w:bCs/>
          <w:i w:val="0"/>
          <w:iCs w:val="0"/>
          <w:color w:val="auto"/>
        </w:rPr>
        <w:fldChar w:fldCharType="begin"/>
      </w:r>
      <w:r w:rsidRPr="00F07D8F">
        <w:rPr>
          <w:rFonts w:asciiTheme="majorBidi" w:hAnsiTheme="majorBidi" w:cstheme="majorBidi"/>
          <w:b/>
          <w:bCs/>
          <w:i w:val="0"/>
          <w:iCs w:val="0"/>
          <w:color w:val="auto"/>
        </w:rPr>
        <w:instrText xml:space="preserve"> SEQ Figure \* ARABIC </w:instrText>
      </w:r>
      <w:r w:rsidRPr="00F07D8F">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24</w:t>
      </w:r>
      <w:r w:rsidRPr="00F07D8F">
        <w:rPr>
          <w:rFonts w:asciiTheme="majorBidi" w:hAnsiTheme="majorBidi" w:cstheme="majorBidi"/>
          <w:b/>
          <w:bCs/>
          <w:i w:val="0"/>
          <w:iCs w:val="0"/>
          <w:color w:val="auto"/>
        </w:rPr>
        <w:fldChar w:fldCharType="end"/>
      </w:r>
      <w:bookmarkEnd w:id="451"/>
      <w:r w:rsidRPr="00F07D8F">
        <w:rPr>
          <w:rFonts w:asciiTheme="majorBidi" w:hAnsiTheme="majorBidi" w:cstheme="majorBidi"/>
          <w:b/>
          <w:bCs/>
          <w:i w:val="0"/>
          <w:iCs w:val="0"/>
          <w:color w:val="auto"/>
        </w:rPr>
        <w:t>: Killed mutants and unique mutants with random mutants and tests for QuadraticSolver (250 Generations)</w:t>
      </w:r>
      <w:bookmarkEnd w:id="452"/>
    </w:p>
    <w:p w14:paraId="2A13612F"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plots in the figure above displays the number of mutants generated and killed as 21 and 15 respectively resulting into killing 71.4% of the mutants generated arbitrarily.</w:t>
      </w:r>
    </w:p>
    <w:p w14:paraId="44840E82"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192D612E" w14:textId="70E8537D" w:rsidR="00C411E4" w:rsidRPr="00E949CA" w:rsidRDefault="00C411E4" w:rsidP="00F07D8F">
      <w:pPr>
        <w:pStyle w:val="Heading2"/>
        <w:numPr>
          <w:ilvl w:val="0"/>
          <w:numId w:val="44"/>
        </w:numPr>
      </w:pPr>
      <w:bookmarkStart w:id="453" w:name="_Toc506718148"/>
      <w:r>
        <w:t>TriangleType</w:t>
      </w:r>
      <w:bookmarkEnd w:id="453"/>
    </w:p>
    <w:p w14:paraId="7CF5CDEA" w14:textId="61F7BD24"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This program has 14 LOC with three branches. It accepts three inputs which correspond to the three sides of a triangle. The output of the program is the type of triangle represented by the three sides as inputs. The GAs run for 250 generations and the result is shown in </w:t>
      </w:r>
      <w:r w:rsidRPr="00650523">
        <w:rPr>
          <w:rFonts w:asciiTheme="majorBidi" w:hAnsiTheme="majorBidi" w:cstheme="majorBidi"/>
          <w:sz w:val="24"/>
          <w:szCs w:val="24"/>
        </w:rPr>
        <w:fldChar w:fldCharType="begin"/>
      </w:r>
      <w:r w:rsidRPr="00650523">
        <w:rPr>
          <w:rFonts w:asciiTheme="majorBidi" w:hAnsiTheme="majorBidi" w:cstheme="majorBidi"/>
          <w:sz w:val="24"/>
          <w:szCs w:val="24"/>
        </w:rPr>
        <w:instrText xml:space="preserve"> REF _Ref501111843 \h </w:instrText>
      </w:r>
      <w:r w:rsidR="00650523" w:rsidRPr="00650523">
        <w:rPr>
          <w:rFonts w:asciiTheme="majorBidi" w:hAnsiTheme="majorBidi" w:cstheme="majorBidi"/>
          <w:sz w:val="24"/>
          <w:szCs w:val="24"/>
        </w:rPr>
        <w:instrText xml:space="preserve"> \* MERGEFORMAT </w:instrText>
      </w:r>
      <w:r w:rsidRPr="00650523">
        <w:rPr>
          <w:rFonts w:asciiTheme="majorBidi" w:hAnsiTheme="majorBidi" w:cstheme="majorBidi"/>
          <w:sz w:val="24"/>
          <w:szCs w:val="24"/>
        </w:rPr>
      </w:r>
      <w:r w:rsidRPr="00650523">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25</w:t>
      </w:r>
      <w:r w:rsidRPr="00650523">
        <w:rPr>
          <w:rFonts w:asciiTheme="majorBidi" w:hAnsiTheme="majorBidi" w:cstheme="majorBidi"/>
          <w:sz w:val="24"/>
          <w:szCs w:val="24"/>
        </w:rPr>
        <w:fldChar w:fldCharType="end"/>
      </w:r>
      <w:r>
        <w:rPr>
          <w:rFonts w:asciiTheme="majorBidi" w:hAnsiTheme="majorBidi" w:cstheme="majorBidi"/>
          <w:sz w:val="24"/>
          <w:szCs w:val="24"/>
        </w:rPr>
        <w:t xml:space="preserve"> .</w:t>
      </w:r>
    </w:p>
    <w:p w14:paraId="7CE990A7" w14:textId="77777777" w:rsidR="00C411E4" w:rsidRDefault="00C411E4" w:rsidP="00C411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pPr>
      <w:r w:rsidRPr="008264C0">
        <w:rPr>
          <w:noProof/>
        </w:rPr>
        <w:drawing>
          <wp:inline distT="0" distB="0" distL="0" distR="0" wp14:anchorId="5754470D" wp14:editId="573697B6">
            <wp:extent cx="5486400" cy="2070735"/>
            <wp:effectExtent l="0" t="0" r="0" b="5715"/>
            <wp:docPr id="60" name="Picture 60" descr="C:\Users\hayatu4islam\Documents\COURSES\Fourth Semester\Thesis\Full Thesis Papers\Plots_2\New Plots\New New\Results\Res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yatu4islam\Documents\COURSES\Fourth Semester\Thesis\Full Thesis Papers\Plots_2\New Plots\New New\Results\Res1_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070735"/>
                    </a:xfrm>
                    <a:prstGeom prst="rect">
                      <a:avLst/>
                    </a:prstGeom>
                    <a:noFill/>
                    <a:ln>
                      <a:noFill/>
                    </a:ln>
                  </pic:spPr>
                </pic:pic>
              </a:graphicData>
            </a:graphic>
          </wp:inline>
        </w:drawing>
      </w:r>
    </w:p>
    <w:p w14:paraId="275F403E" w14:textId="77FF2634" w:rsidR="00C411E4" w:rsidRPr="00F07D8F" w:rsidRDefault="00C411E4" w:rsidP="00650523">
      <w:pPr>
        <w:pStyle w:val="Caption"/>
        <w:jc w:val="center"/>
        <w:rPr>
          <w:rFonts w:asciiTheme="majorBidi" w:hAnsiTheme="majorBidi" w:cstheme="majorBidi"/>
          <w:b/>
          <w:bCs/>
          <w:i w:val="0"/>
          <w:iCs w:val="0"/>
          <w:color w:val="auto"/>
        </w:rPr>
      </w:pPr>
      <w:bookmarkStart w:id="454" w:name="_Ref501111843"/>
      <w:bookmarkStart w:id="455" w:name="_Toc506449871"/>
      <w:r w:rsidRPr="00F07D8F">
        <w:rPr>
          <w:rFonts w:asciiTheme="majorBidi" w:hAnsiTheme="majorBidi" w:cstheme="majorBidi"/>
          <w:b/>
          <w:bCs/>
          <w:i w:val="0"/>
          <w:iCs w:val="0"/>
          <w:color w:val="auto"/>
        </w:rPr>
        <w:t xml:space="preserve">Figure </w:t>
      </w:r>
      <w:r w:rsidRPr="00F07D8F">
        <w:rPr>
          <w:rFonts w:asciiTheme="majorBidi" w:hAnsiTheme="majorBidi" w:cstheme="majorBidi"/>
          <w:b/>
          <w:bCs/>
          <w:i w:val="0"/>
          <w:iCs w:val="0"/>
          <w:color w:val="auto"/>
        </w:rPr>
        <w:fldChar w:fldCharType="begin"/>
      </w:r>
      <w:r w:rsidRPr="00F07D8F">
        <w:rPr>
          <w:rFonts w:asciiTheme="majorBidi" w:hAnsiTheme="majorBidi" w:cstheme="majorBidi"/>
          <w:b/>
          <w:bCs/>
          <w:i w:val="0"/>
          <w:iCs w:val="0"/>
          <w:color w:val="auto"/>
        </w:rPr>
        <w:instrText xml:space="preserve"> SEQ Figure \* ARABIC </w:instrText>
      </w:r>
      <w:r w:rsidRPr="00F07D8F">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25</w:t>
      </w:r>
      <w:r w:rsidRPr="00F07D8F">
        <w:rPr>
          <w:rFonts w:asciiTheme="majorBidi" w:hAnsiTheme="majorBidi" w:cstheme="majorBidi"/>
          <w:b/>
          <w:bCs/>
          <w:i w:val="0"/>
          <w:iCs w:val="0"/>
          <w:color w:val="auto"/>
        </w:rPr>
        <w:fldChar w:fldCharType="end"/>
      </w:r>
      <w:bookmarkEnd w:id="454"/>
      <w:r w:rsidRPr="00F07D8F">
        <w:rPr>
          <w:rFonts w:asciiTheme="majorBidi" w:hAnsiTheme="majorBidi" w:cstheme="majorBidi"/>
          <w:b/>
          <w:bCs/>
          <w:i w:val="0"/>
          <w:iCs w:val="0"/>
          <w:color w:val="auto"/>
        </w:rPr>
        <w:t>: Killed mutants and unique mutants for TriangleType (250 Generations tGA-mGA)</w:t>
      </w:r>
      <w:bookmarkEnd w:id="455"/>
    </w:p>
    <w:p w14:paraId="0C3061D2" w14:textId="05E6B37D"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number unique mutants generated increases as the GA executes through the generations up to the 50th generation when no more mutants were generated by the mGA. The tGA generated and complemented test cases in every generation ensuring that maximum number of mutants were killed. At generation 195, the test suite has succeeded in killing 79 mutants out of the 88 generated mutants. This means 89.8% of the mutants were killed. The plot at the right of </w:t>
      </w:r>
      <w:r w:rsidRPr="00650523">
        <w:rPr>
          <w:rFonts w:asciiTheme="majorBidi" w:hAnsiTheme="majorBidi" w:cstheme="majorBidi"/>
          <w:sz w:val="24"/>
          <w:szCs w:val="24"/>
        </w:rPr>
        <w:fldChar w:fldCharType="begin"/>
      </w:r>
      <w:r w:rsidRPr="00650523">
        <w:rPr>
          <w:rFonts w:asciiTheme="majorBidi" w:hAnsiTheme="majorBidi" w:cstheme="majorBidi"/>
          <w:sz w:val="24"/>
          <w:szCs w:val="24"/>
        </w:rPr>
        <w:instrText xml:space="preserve"> REF _Ref501111843 \h </w:instrText>
      </w:r>
      <w:r w:rsidR="00650523" w:rsidRPr="00650523">
        <w:rPr>
          <w:rFonts w:asciiTheme="majorBidi" w:hAnsiTheme="majorBidi" w:cstheme="majorBidi"/>
          <w:sz w:val="24"/>
          <w:szCs w:val="24"/>
        </w:rPr>
        <w:instrText xml:space="preserve"> \* MERGEFORMAT </w:instrText>
      </w:r>
      <w:r w:rsidRPr="00650523">
        <w:rPr>
          <w:rFonts w:asciiTheme="majorBidi" w:hAnsiTheme="majorBidi" w:cstheme="majorBidi"/>
          <w:sz w:val="24"/>
          <w:szCs w:val="24"/>
        </w:rPr>
      </w:r>
      <w:r w:rsidRPr="00650523">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25</w:t>
      </w:r>
      <w:r w:rsidRPr="00650523">
        <w:rPr>
          <w:rFonts w:asciiTheme="majorBidi" w:hAnsiTheme="majorBidi" w:cstheme="majorBidi"/>
          <w:sz w:val="24"/>
          <w:szCs w:val="24"/>
        </w:rPr>
        <w:fldChar w:fldCharType="end"/>
      </w:r>
      <w:r>
        <w:rPr>
          <w:rFonts w:asciiTheme="majorBidi" w:hAnsiTheme="majorBidi" w:cstheme="majorBidi"/>
          <w:sz w:val="24"/>
          <w:szCs w:val="24"/>
        </w:rPr>
        <w:t xml:space="preserve"> shows the proportion of mutants being killed and how it fluctuates from one generation to next generation. The overall fitness of the test cases was </w:t>
      </w:r>
      <w:r w:rsidRPr="006833CB">
        <w:rPr>
          <w:rFonts w:asciiTheme="majorBidi" w:hAnsiTheme="majorBidi" w:cstheme="majorBidi"/>
          <w:b/>
          <w:bCs/>
          <w:sz w:val="24"/>
          <w:szCs w:val="24"/>
        </w:rPr>
        <w:t>34.95</w:t>
      </w:r>
      <w:r>
        <w:rPr>
          <w:rFonts w:asciiTheme="majorBidi" w:hAnsiTheme="majorBidi" w:cstheme="majorBidi"/>
          <w:sz w:val="24"/>
          <w:szCs w:val="24"/>
        </w:rPr>
        <w:t>.</w:t>
      </w:r>
    </w:p>
    <w:p w14:paraId="372559DB" w14:textId="5CFEAB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same experiment was repeated but with randomly generated mutants but with the test cases generated by the GA. The results are displayed in </w:t>
      </w:r>
      <w:r w:rsidRPr="00650523">
        <w:rPr>
          <w:rFonts w:asciiTheme="majorBidi" w:hAnsiTheme="majorBidi" w:cstheme="majorBidi"/>
          <w:sz w:val="24"/>
          <w:szCs w:val="24"/>
        </w:rPr>
        <w:fldChar w:fldCharType="begin"/>
      </w:r>
      <w:r w:rsidRPr="00650523">
        <w:rPr>
          <w:rFonts w:asciiTheme="majorBidi" w:hAnsiTheme="majorBidi" w:cstheme="majorBidi"/>
          <w:sz w:val="24"/>
          <w:szCs w:val="24"/>
        </w:rPr>
        <w:instrText xml:space="preserve"> REF _Ref501007302 \h </w:instrText>
      </w:r>
      <w:r w:rsidR="00650523" w:rsidRPr="00650523">
        <w:rPr>
          <w:rFonts w:asciiTheme="majorBidi" w:hAnsiTheme="majorBidi" w:cstheme="majorBidi"/>
          <w:sz w:val="24"/>
          <w:szCs w:val="24"/>
        </w:rPr>
        <w:instrText xml:space="preserve"> \* MERGEFORMAT </w:instrText>
      </w:r>
      <w:r w:rsidRPr="00650523">
        <w:rPr>
          <w:rFonts w:asciiTheme="majorBidi" w:hAnsiTheme="majorBidi" w:cstheme="majorBidi"/>
          <w:sz w:val="24"/>
          <w:szCs w:val="24"/>
        </w:rPr>
      </w:r>
      <w:r w:rsidRPr="00650523">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26</w:t>
      </w:r>
      <w:r w:rsidRPr="00650523">
        <w:rPr>
          <w:rFonts w:asciiTheme="majorBidi" w:hAnsiTheme="majorBidi" w:cstheme="majorBidi"/>
          <w:sz w:val="24"/>
          <w:szCs w:val="24"/>
        </w:rPr>
        <w:fldChar w:fldCharType="end"/>
      </w:r>
      <w:r>
        <w:rPr>
          <w:rFonts w:asciiTheme="majorBidi" w:hAnsiTheme="majorBidi" w:cstheme="majorBidi"/>
          <w:sz w:val="24"/>
          <w:szCs w:val="24"/>
        </w:rPr>
        <w:t xml:space="preserve"> .</w:t>
      </w:r>
    </w:p>
    <w:p w14:paraId="2EF4F29D" w14:textId="77777777" w:rsidR="00C411E4" w:rsidRDefault="00C411E4" w:rsidP="00C411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pPr>
      <w:r w:rsidRPr="0089300E">
        <w:rPr>
          <w:noProof/>
        </w:rPr>
        <w:drawing>
          <wp:inline distT="0" distB="0" distL="0" distR="0" wp14:anchorId="646700B9" wp14:editId="5E93B0B7">
            <wp:extent cx="5486400" cy="2073226"/>
            <wp:effectExtent l="0" t="0" r="0" b="3810"/>
            <wp:docPr id="57" name="Picture 57" descr="C:\Users\hayatu4islam\Documents\COURSES\Fourth Semester\Thesis\Full Thesis Papers\Plots_2\New Plots\New New\Results\rand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yatu4islam\Documents\COURSES\Fourth Semester\Thesis\Full Thesis Papers\Plots_2\New Plots\New New\Results\rand4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073226"/>
                    </a:xfrm>
                    <a:prstGeom prst="rect">
                      <a:avLst/>
                    </a:prstGeom>
                    <a:noFill/>
                    <a:ln>
                      <a:noFill/>
                    </a:ln>
                  </pic:spPr>
                </pic:pic>
              </a:graphicData>
            </a:graphic>
          </wp:inline>
        </w:drawing>
      </w:r>
    </w:p>
    <w:p w14:paraId="060C3287" w14:textId="48AC7DAE" w:rsidR="00C411E4" w:rsidRPr="00F07D8F" w:rsidRDefault="00C411E4" w:rsidP="00817352">
      <w:pPr>
        <w:pStyle w:val="Caption"/>
        <w:jc w:val="center"/>
        <w:rPr>
          <w:rFonts w:asciiTheme="majorBidi" w:hAnsiTheme="majorBidi" w:cstheme="majorBidi"/>
          <w:b/>
          <w:bCs/>
          <w:i w:val="0"/>
          <w:iCs w:val="0"/>
          <w:color w:val="auto"/>
        </w:rPr>
      </w:pPr>
      <w:bookmarkStart w:id="456" w:name="_Ref501007302"/>
      <w:bookmarkStart w:id="457" w:name="_Toc506449872"/>
      <w:r w:rsidRPr="00F07D8F">
        <w:rPr>
          <w:rFonts w:asciiTheme="majorBidi" w:hAnsiTheme="majorBidi" w:cstheme="majorBidi"/>
          <w:b/>
          <w:bCs/>
          <w:i w:val="0"/>
          <w:iCs w:val="0"/>
          <w:color w:val="auto"/>
        </w:rPr>
        <w:t xml:space="preserve">Figure </w:t>
      </w:r>
      <w:r w:rsidRPr="00F07D8F">
        <w:rPr>
          <w:rFonts w:asciiTheme="majorBidi" w:hAnsiTheme="majorBidi" w:cstheme="majorBidi"/>
          <w:b/>
          <w:bCs/>
          <w:i w:val="0"/>
          <w:iCs w:val="0"/>
          <w:color w:val="auto"/>
        </w:rPr>
        <w:fldChar w:fldCharType="begin"/>
      </w:r>
      <w:r w:rsidRPr="00F07D8F">
        <w:rPr>
          <w:rFonts w:asciiTheme="majorBidi" w:hAnsiTheme="majorBidi" w:cstheme="majorBidi"/>
          <w:b/>
          <w:bCs/>
          <w:i w:val="0"/>
          <w:iCs w:val="0"/>
          <w:color w:val="auto"/>
        </w:rPr>
        <w:instrText xml:space="preserve"> SEQ Figure \* ARABIC </w:instrText>
      </w:r>
      <w:r w:rsidRPr="00F07D8F">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26</w:t>
      </w:r>
      <w:r w:rsidRPr="00F07D8F">
        <w:rPr>
          <w:rFonts w:asciiTheme="majorBidi" w:hAnsiTheme="majorBidi" w:cstheme="majorBidi"/>
          <w:b/>
          <w:bCs/>
          <w:i w:val="0"/>
          <w:iCs w:val="0"/>
          <w:color w:val="auto"/>
        </w:rPr>
        <w:fldChar w:fldCharType="end"/>
      </w:r>
      <w:bookmarkEnd w:id="456"/>
      <w:r w:rsidRPr="00F07D8F">
        <w:rPr>
          <w:rFonts w:asciiTheme="majorBidi" w:hAnsiTheme="majorBidi" w:cstheme="majorBidi"/>
          <w:b/>
          <w:bCs/>
          <w:i w:val="0"/>
          <w:iCs w:val="0"/>
          <w:color w:val="auto"/>
        </w:rPr>
        <w:t>: Number of unique tested mutants (randomly generated) for Triangle (300 Generations)</w:t>
      </w:r>
      <w:bookmarkEnd w:id="457"/>
    </w:p>
    <w:p w14:paraId="1CFB0F15" w14:textId="0F9D215D" w:rsidR="00C411E4" w:rsidRDefault="00C411E4" w:rsidP="00035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5B33AA">
        <w:rPr>
          <w:rFonts w:asciiTheme="majorBidi" w:hAnsiTheme="majorBidi" w:cstheme="majorBidi"/>
          <w:sz w:val="24"/>
          <w:szCs w:val="24"/>
        </w:rPr>
        <w:t xml:space="preserve">The results shown in the graphs in </w:t>
      </w:r>
      <w:r w:rsidRPr="005B33AA">
        <w:rPr>
          <w:rFonts w:asciiTheme="majorBidi" w:hAnsiTheme="majorBidi" w:cstheme="majorBidi"/>
          <w:sz w:val="24"/>
          <w:szCs w:val="24"/>
        </w:rPr>
        <w:fldChar w:fldCharType="begin"/>
      </w:r>
      <w:r w:rsidRPr="005B33AA">
        <w:rPr>
          <w:rFonts w:asciiTheme="majorBidi" w:hAnsiTheme="majorBidi" w:cstheme="majorBidi"/>
          <w:sz w:val="24"/>
          <w:szCs w:val="24"/>
        </w:rPr>
        <w:instrText xml:space="preserve"> REF _Ref501007302 \h </w:instrText>
      </w:r>
      <w:r>
        <w:rPr>
          <w:rFonts w:asciiTheme="majorBidi" w:hAnsiTheme="majorBidi" w:cstheme="majorBidi"/>
          <w:sz w:val="24"/>
          <w:szCs w:val="24"/>
        </w:rPr>
        <w:instrText xml:space="preserve"> \* MERGEFORMAT </w:instrText>
      </w:r>
      <w:r w:rsidRPr="005B33AA">
        <w:rPr>
          <w:rFonts w:asciiTheme="majorBidi" w:hAnsiTheme="majorBidi" w:cstheme="majorBidi"/>
          <w:sz w:val="24"/>
          <w:szCs w:val="24"/>
        </w:rPr>
      </w:r>
      <w:r w:rsidRPr="005B33AA">
        <w:rPr>
          <w:rFonts w:asciiTheme="majorBidi" w:hAnsiTheme="majorBidi" w:cstheme="majorBidi"/>
          <w:sz w:val="24"/>
          <w:szCs w:val="24"/>
        </w:rPr>
        <w:fldChar w:fldCharType="separate"/>
      </w:r>
      <w:r w:rsidR="001101E6" w:rsidRPr="001101E6">
        <w:rPr>
          <w:rFonts w:asciiTheme="majorBidi" w:hAnsiTheme="majorBidi" w:cstheme="majorBidi"/>
          <w:sz w:val="24"/>
          <w:szCs w:val="24"/>
        </w:rPr>
        <w:t>Figure 26</w:t>
      </w:r>
      <w:r w:rsidRPr="005B33AA">
        <w:rPr>
          <w:rFonts w:asciiTheme="majorBidi" w:hAnsiTheme="majorBidi" w:cstheme="majorBidi"/>
          <w:sz w:val="24"/>
          <w:szCs w:val="24"/>
        </w:rPr>
        <w:fldChar w:fldCharType="end"/>
      </w:r>
      <w:r w:rsidRPr="005B33AA">
        <w:rPr>
          <w:rFonts w:asciiTheme="majorBidi" w:hAnsiTheme="majorBidi" w:cstheme="majorBidi"/>
          <w:sz w:val="24"/>
          <w:szCs w:val="24"/>
        </w:rPr>
        <w:t xml:space="preserve"> shows that only 24 mutants were generated and all the mutants were killed by the GA-guided </w:t>
      </w:r>
      <w:r>
        <w:rPr>
          <w:rFonts w:asciiTheme="majorBidi" w:hAnsiTheme="majorBidi" w:cstheme="majorBidi"/>
          <w:sz w:val="24"/>
          <w:szCs w:val="24"/>
        </w:rPr>
        <w:t>test cases. The results also show that all the mutants were killed after 50 generations. This shows that the test cases generated by the GA are effective. And the reason for quick convergence of the plot is the fact that the mutants were randomly generated while the test cases were guided by GA. In other words, the mutants generated were easier to kill than their counterparts generated by mGA.</w:t>
      </w:r>
    </w:p>
    <w:p w14:paraId="667E4848" w14:textId="5D93F9FF" w:rsidR="00C411E4" w:rsidRPr="005B33AA"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same experiment was repeated but with randomly generated test cases against the optimized mutants generated by mGA. The results are shown in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_Ref501117016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27</w:t>
      </w:r>
      <w:r w:rsidRPr="00457C7A">
        <w:rPr>
          <w:rFonts w:asciiTheme="majorBidi" w:hAnsiTheme="majorBidi" w:cstheme="majorBidi"/>
          <w:sz w:val="24"/>
          <w:szCs w:val="24"/>
        </w:rPr>
        <w:fldChar w:fldCharType="end"/>
      </w:r>
      <w:r>
        <w:rPr>
          <w:rFonts w:asciiTheme="majorBidi" w:hAnsiTheme="majorBidi" w:cstheme="majorBidi"/>
          <w:sz w:val="24"/>
          <w:szCs w:val="24"/>
        </w:rPr>
        <w:t xml:space="preserve"> . </w:t>
      </w:r>
    </w:p>
    <w:p w14:paraId="15A7E014" w14:textId="77777777" w:rsidR="00C411E4" w:rsidRDefault="00C411E4" w:rsidP="00F07D8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pPr>
      <w:r>
        <w:rPr>
          <w:noProof/>
        </w:rPr>
        <w:drawing>
          <wp:inline distT="0" distB="0" distL="0" distR="0" wp14:anchorId="62EF51D1" wp14:editId="1222AA00">
            <wp:extent cx="2743200" cy="206248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50000"/>
                    <a:stretch/>
                  </pic:blipFill>
                  <pic:spPr bwMode="auto">
                    <a:xfrm>
                      <a:off x="0" y="0"/>
                      <a:ext cx="2743200" cy="2062480"/>
                    </a:xfrm>
                    <a:prstGeom prst="rect">
                      <a:avLst/>
                    </a:prstGeom>
                    <a:ln>
                      <a:noFill/>
                    </a:ln>
                    <a:extLst>
                      <a:ext uri="{53640926-AAD7-44D8-BBD7-CCE9431645EC}">
                        <a14:shadowObscured xmlns:a14="http://schemas.microsoft.com/office/drawing/2010/main"/>
                      </a:ext>
                    </a:extLst>
                  </pic:spPr>
                </pic:pic>
              </a:graphicData>
            </a:graphic>
          </wp:inline>
        </w:drawing>
      </w:r>
    </w:p>
    <w:p w14:paraId="644C24A6" w14:textId="523E630C" w:rsidR="00C411E4" w:rsidRPr="00F07D8F" w:rsidRDefault="00C411E4" w:rsidP="00817352">
      <w:pPr>
        <w:pStyle w:val="Caption"/>
        <w:jc w:val="center"/>
        <w:rPr>
          <w:rFonts w:asciiTheme="majorBidi" w:hAnsiTheme="majorBidi" w:cstheme="majorBidi"/>
          <w:b/>
          <w:bCs/>
          <w:i w:val="0"/>
          <w:iCs w:val="0"/>
          <w:color w:val="auto"/>
        </w:rPr>
      </w:pPr>
      <w:bookmarkStart w:id="458" w:name="_Ref501117016"/>
      <w:bookmarkStart w:id="459" w:name="_Toc506449873"/>
      <w:r w:rsidRPr="00F07D8F">
        <w:rPr>
          <w:rFonts w:asciiTheme="majorBidi" w:hAnsiTheme="majorBidi" w:cstheme="majorBidi"/>
          <w:b/>
          <w:bCs/>
          <w:i w:val="0"/>
          <w:iCs w:val="0"/>
          <w:color w:val="auto"/>
        </w:rPr>
        <w:t xml:space="preserve">Figure </w:t>
      </w:r>
      <w:r w:rsidRPr="00F07D8F">
        <w:rPr>
          <w:rFonts w:asciiTheme="majorBidi" w:hAnsiTheme="majorBidi" w:cstheme="majorBidi"/>
          <w:b/>
          <w:bCs/>
          <w:i w:val="0"/>
          <w:iCs w:val="0"/>
          <w:color w:val="auto"/>
        </w:rPr>
        <w:fldChar w:fldCharType="begin"/>
      </w:r>
      <w:r w:rsidRPr="00F07D8F">
        <w:rPr>
          <w:rFonts w:asciiTheme="majorBidi" w:hAnsiTheme="majorBidi" w:cstheme="majorBidi"/>
          <w:b/>
          <w:bCs/>
          <w:i w:val="0"/>
          <w:iCs w:val="0"/>
          <w:color w:val="auto"/>
        </w:rPr>
        <w:instrText xml:space="preserve"> SEQ Figure \* ARABIC </w:instrText>
      </w:r>
      <w:r w:rsidRPr="00F07D8F">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27</w:t>
      </w:r>
      <w:r w:rsidRPr="00F07D8F">
        <w:rPr>
          <w:rFonts w:asciiTheme="majorBidi" w:hAnsiTheme="majorBidi" w:cstheme="majorBidi"/>
          <w:b/>
          <w:bCs/>
          <w:i w:val="0"/>
          <w:iCs w:val="0"/>
          <w:color w:val="auto"/>
        </w:rPr>
        <w:fldChar w:fldCharType="end"/>
      </w:r>
      <w:bookmarkEnd w:id="458"/>
      <w:r w:rsidRPr="00F07D8F">
        <w:rPr>
          <w:rFonts w:asciiTheme="majorBidi" w:hAnsiTheme="majorBidi" w:cstheme="majorBidi"/>
          <w:b/>
          <w:bCs/>
          <w:i w:val="0"/>
          <w:iCs w:val="0"/>
          <w:color w:val="auto"/>
        </w:rPr>
        <w:t>: Number of unique tested mutants with randomly generated tests for Triangle (250 Generations)</w:t>
      </w:r>
      <w:bookmarkEnd w:id="459"/>
    </w:p>
    <w:p w14:paraId="5826D5C9"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In this case, the mutation generation is guided by mGA and as a result, a high number of unique mutants (87 to be precise) were created and only 44 were killed out of 97 resulting in killing 50.6% of the generated mutants. This is because the test cases are generated randomly, rendering the killing of the mutants not as effective as killing the mutants with test cases generated by tGA.</w:t>
      </w:r>
    </w:p>
    <w:p w14:paraId="64E465EC" w14:textId="187D365C"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To show that GA is doing a great job in generating optimized mutants and test cases, an experiment is carried out by considering executing randomly generated mutants against randomly generated test cases. The plots in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_Ref501271828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28</w:t>
      </w:r>
      <w:r w:rsidRPr="00457C7A">
        <w:rPr>
          <w:rFonts w:asciiTheme="majorBidi" w:hAnsiTheme="majorBidi" w:cstheme="majorBidi"/>
          <w:sz w:val="24"/>
          <w:szCs w:val="24"/>
        </w:rPr>
        <w:fldChar w:fldCharType="end"/>
      </w:r>
      <w:r>
        <w:rPr>
          <w:rFonts w:asciiTheme="majorBidi" w:hAnsiTheme="majorBidi" w:cstheme="majorBidi"/>
          <w:sz w:val="24"/>
          <w:szCs w:val="24"/>
        </w:rPr>
        <w:t xml:space="preserve">  show the results of the experiment.</w:t>
      </w:r>
    </w:p>
    <w:p w14:paraId="2926E9C6" w14:textId="77777777" w:rsidR="00C411E4" w:rsidRDefault="00C411E4" w:rsidP="00C411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pPr>
      <w:r>
        <w:rPr>
          <w:noProof/>
        </w:rPr>
        <w:drawing>
          <wp:inline distT="0" distB="0" distL="0" distR="0" wp14:anchorId="56E08B21" wp14:editId="7F46559D">
            <wp:extent cx="5486400" cy="20840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084070"/>
                    </a:xfrm>
                    <a:prstGeom prst="rect">
                      <a:avLst/>
                    </a:prstGeom>
                  </pic:spPr>
                </pic:pic>
              </a:graphicData>
            </a:graphic>
          </wp:inline>
        </w:drawing>
      </w:r>
    </w:p>
    <w:p w14:paraId="54E31F01" w14:textId="4F28F398" w:rsidR="00C411E4" w:rsidRPr="00F07D8F" w:rsidRDefault="00C411E4" w:rsidP="00817352">
      <w:pPr>
        <w:pStyle w:val="Caption"/>
        <w:jc w:val="center"/>
        <w:rPr>
          <w:rFonts w:asciiTheme="majorBidi" w:hAnsiTheme="majorBidi" w:cstheme="majorBidi"/>
          <w:b/>
          <w:bCs/>
          <w:i w:val="0"/>
          <w:iCs w:val="0"/>
          <w:color w:val="auto"/>
        </w:rPr>
      </w:pPr>
      <w:bookmarkStart w:id="460" w:name="_Ref501271828"/>
      <w:bookmarkStart w:id="461" w:name="_Toc506449874"/>
      <w:r w:rsidRPr="00F07D8F">
        <w:rPr>
          <w:rFonts w:asciiTheme="majorBidi" w:hAnsiTheme="majorBidi" w:cstheme="majorBidi"/>
          <w:b/>
          <w:bCs/>
          <w:i w:val="0"/>
          <w:iCs w:val="0"/>
          <w:color w:val="auto"/>
        </w:rPr>
        <w:t xml:space="preserve">Figure </w:t>
      </w:r>
      <w:r w:rsidRPr="00F07D8F">
        <w:rPr>
          <w:rFonts w:asciiTheme="majorBidi" w:hAnsiTheme="majorBidi" w:cstheme="majorBidi"/>
          <w:b/>
          <w:bCs/>
          <w:i w:val="0"/>
          <w:iCs w:val="0"/>
          <w:color w:val="auto"/>
        </w:rPr>
        <w:fldChar w:fldCharType="begin"/>
      </w:r>
      <w:r w:rsidRPr="00F07D8F">
        <w:rPr>
          <w:rFonts w:asciiTheme="majorBidi" w:hAnsiTheme="majorBidi" w:cstheme="majorBidi"/>
          <w:b/>
          <w:bCs/>
          <w:i w:val="0"/>
          <w:iCs w:val="0"/>
          <w:color w:val="auto"/>
        </w:rPr>
        <w:instrText xml:space="preserve"> SEQ Figure \* ARABIC </w:instrText>
      </w:r>
      <w:r w:rsidRPr="00F07D8F">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28</w:t>
      </w:r>
      <w:r w:rsidRPr="00F07D8F">
        <w:rPr>
          <w:rFonts w:asciiTheme="majorBidi" w:hAnsiTheme="majorBidi" w:cstheme="majorBidi"/>
          <w:b/>
          <w:bCs/>
          <w:i w:val="0"/>
          <w:iCs w:val="0"/>
          <w:color w:val="auto"/>
        </w:rPr>
        <w:fldChar w:fldCharType="end"/>
      </w:r>
      <w:bookmarkEnd w:id="460"/>
      <w:r w:rsidRPr="00F07D8F">
        <w:rPr>
          <w:rFonts w:asciiTheme="majorBidi" w:hAnsiTheme="majorBidi" w:cstheme="majorBidi"/>
          <w:b/>
          <w:bCs/>
          <w:i w:val="0"/>
          <w:iCs w:val="0"/>
          <w:color w:val="auto"/>
        </w:rPr>
        <w:t>: Killed mutants and unique mutants with random mutants and tests for TriangleType (250 Generations)</w:t>
      </w:r>
      <w:bookmarkEnd w:id="461"/>
    </w:p>
    <w:p w14:paraId="28294D8B"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Out of 23 random mutants generated, only 69.9% were killed which equals to 16 killed mutants. As the generation of the execution reaches 135, no more mutants were killed nor generated.</w:t>
      </w:r>
    </w:p>
    <w:p w14:paraId="6E98C99C" w14:textId="5664C4EF" w:rsidR="00C411E4" w:rsidRPr="00E949CA" w:rsidRDefault="00C411E4" w:rsidP="00F07D8F">
      <w:pPr>
        <w:pStyle w:val="Heading2"/>
        <w:numPr>
          <w:ilvl w:val="0"/>
          <w:numId w:val="44"/>
        </w:numPr>
      </w:pPr>
      <w:bookmarkStart w:id="462" w:name="_Toc506718149"/>
      <w:r>
        <w:t>MID</w:t>
      </w:r>
      <w:bookmarkEnd w:id="462"/>
    </w:p>
    <w:p w14:paraId="767B6798"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This program has 20 LOC and finds the middle number from list of three numbers as inputs. The GAs run for 250 generations and the following are the results obtained.</w:t>
      </w:r>
    </w:p>
    <w:p w14:paraId="77423138" w14:textId="77777777" w:rsidR="00C411E4" w:rsidRDefault="00C411E4" w:rsidP="00C411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pPr>
      <w:r>
        <w:rPr>
          <w:noProof/>
        </w:rPr>
        <w:drawing>
          <wp:inline distT="0" distB="0" distL="0" distR="0" wp14:anchorId="484F6610" wp14:editId="290B61BC">
            <wp:extent cx="5486400" cy="21164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116455"/>
                    </a:xfrm>
                    <a:prstGeom prst="rect">
                      <a:avLst/>
                    </a:prstGeom>
                  </pic:spPr>
                </pic:pic>
              </a:graphicData>
            </a:graphic>
          </wp:inline>
        </w:drawing>
      </w:r>
    </w:p>
    <w:p w14:paraId="41672D0D" w14:textId="0F2B12AE" w:rsidR="00C411E4" w:rsidRPr="00F07D8F" w:rsidRDefault="00C411E4" w:rsidP="00817352">
      <w:pPr>
        <w:pStyle w:val="Caption"/>
        <w:jc w:val="center"/>
        <w:rPr>
          <w:rFonts w:asciiTheme="majorBidi" w:hAnsiTheme="majorBidi" w:cstheme="majorBidi"/>
          <w:b/>
          <w:bCs/>
          <w:i w:val="0"/>
          <w:iCs w:val="0"/>
          <w:color w:val="auto"/>
        </w:rPr>
      </w:pPr>
      <w:bookmarkStart w:id="463" w:name="_Ref501125401"/>
      <w:bookmarkStart w:id="464" w:name="_Toc506449875"/>
      <w:r w:rsidRPr="00F07D8F">
        <w:rPr>
          <w:rFonts w:asciiTheme="majorBidi" w:hAnsiTheme="majorBidi" w:cstheme="majorBidi"/>
          <w:b/>
          <w:bCs/>
          <w:i w:val="0"/>
          <w:iCs w:val="0"/>
          <w:color w:val="auto"/>
        </w:rPr>
        <w:t xml:space="preserve">Figure </w:t>
      </w:r>
      <w:r w:rsidRPr="00F07D8F">
        <w:rPr>
          <w:rFonts w:asciiTheme="majorBidi" w:hAnsiTheme="majorBidi" w:cstheme="majorBidi"/>
          <w:b/>
          <w:bCs/>
          <w:i w:val="0"/>
          <w:iCs w:val="0"/>
          <w:color w:val="auto"/>
        </w:rPr>
        <w:fldChar w:fldCharType="begin"/>
      </w:r>
      <w:r w:rsidRPr="00F07D8F">
        <w:rPr>
          <w:rFonts w:asciiTheme="majorBidi" w:hAnsiTheme="majorBidi" w:cstheme="majorBidi"/>
          <w:b/>
          <w:bCs/>
          <w:i w:val="0"/>
          <w:iCs w:val="0"/>
          <w:color w:val="auto"/>
        </w:rPr>
        <w:instrText xml:space="preserve"> SEQ Figure \* ARABIC </w:instrText>
      </w:r>
      <w:r w:rsidRPr="00F07D8F">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29</w:t>
      </w:r>
      <w:r w:rsidRPr="00F07D8F">
        <w:rPr>
          <w:rFonts w:asciiTheme="majorBidi" w:hAnsiTheme="majorBidi" w:cstheme="majorBidi"/>
          <w:b/>
          <w:bCs/>
          <w:i w:val="0"/>
          <w:iCs w:val="0"/>
          <w:color w:val="auto"/>
        </w:rPr>
        <w:fldChar w:fldCharType="end"/>
      </w:r>
      <w:bookmarkEnd w:id="463"/>
      <w:r w:rsidRPr="00F07D8F">
        <w:rPr>
          <w:rFonts w:asciiTheme="majorBidi" w:hAnsiTheme="majorBidi" w:cstheme="majorBidi"/>
          <w:b/>
          <w:bCs/>
          <w:i w:val="0"/>
          <w:iCs w:val="0"/>
          <w:color w:val="auto"/>
        </w:rPr>
        <w:t>: Killed mutants and unique mutants for MID  (250 Generations tGA-mGA)</w:t>
      </w:r>
      <w:bookmarkEnd w:id="464"/>
    </w:p>
    <w:p w14:paraId="2E38215E" w14:textId="77777777" w:rsidR="00C411E4" w:rsidRDefault="00C411E4" w:rsidP="00C411E4">
      <w:pPr>
        <w:pStyle w:val="Caption"/>
        <w:jc w:val="both"/>
        <w:rPr>
          <w:rFonts w:asciiTheme="majorBidi" w:hAnsiTheme="majorBidi" w:cstheme="majorBidi"/>
          <w:sz w:val="24"/>
          <w:szCs w:val="24"/>
        </w:rPr>
      </w:pPr>
      <w:r>
        <w:t>Number of unique tested mutants with randomly generated tests for MID (250 Generations)</w:t>
      </w:r>
    </w:p>
    <w:p w14:paraId="3A64DE3A" w14:textId="7B2681C4"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graphs in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_Ref501125401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29</w:t>
      </w:r>
      <w:r w:rsidRPr="00457C7A">
        <w:rPr>
          <w:rFonts w:asciiTheme="majorBidi" w:hAnsiTheme="majorBidi" w:cstheme="majorBidi"/>
          <w:sz w:val="24"/>
          <w:szCs w:val="24"/>
        </w:rPr>
        <w:fldChar w:fldCharType="end"/>
      </w:r>
      <w:r>
        <w:rPr>
          <w:rFonts w:asciiTheme="majorBidi" w:hAnsiTheme="majorBidi" w:cstheme="majorBidi"/>
          <w:sz w:val="24"/>
          <w:szCs w:val="24"/>
        </w:rPr>
        <w:t xml:space="preserve"> explains the total number of generated mutants and the number of those killed by the test generated by tGA. The total number of distinct mutants generated was 57 and all were killed. This means 100% of the generated mutants were killed by the test suite and the test suite is effective. The overall fitness value of the test suite is </w:t>
      </w:r>
      <w:r>
        <w:rPr>
          <w:rFonts w:asciiTheme="majorBidi" w:hAnsiTheme="majorBidi" w:cstheme="majorBidi"/>
          <w:b/>
          <w:bCs/>
          <w:sz w:val="24"/>
          <w:szCs w:val="24"/>
        </w:rPr>
        <w:t>40</w:t>
      </w:r>
      <w:r>
        <w:rPr>
          <w:rFonts w:asciiTheme="majorBidi" w:hAnsiTheme="majorBidi" w:cstheme="majorBidi"/>
          <w:sz w:val="24"/>
          <w:szCs w:val="24"/>
        </w:rPr>
        <w:t>.</w:t>
      </w:r>
    </w:p>
    <w:p w14:paraId="4AAE310F" w14:textId="34C0179C"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A set of random mutants of MID program was also generated and executed on the test cases generated by the tGA. The results are shown below:</w:t>
      </w:r>
    </w:p>
    <w:p w14:paraId="179CEC0F" w14:textId="77777777" w:rsidR="00C411E4" w:rsidRDefault="00C411E4" w:rsidP="00C411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pPr>
      <w:r>
        <w:rPr>
          <w:noProof/>
        </w:rPr>
        <w:drawing>
          <wp:inline distT="0" distB="0" distL="0" distR="0" wp14:anchorId="34B12EAE" wp14:editId="0C58AAB2">
            <wp:extent cx="5486400" cy="2082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082800"/>
                    </a:xfrm>
                    <a:prstGeom prst="rect">
                      <a:avLst/>
                    </a:prstGeom>
                  </pic:spPr>
                </pic:pic>
              </a:graphicData>
            </a:graphic>
          </wp:inline>
        </w:drawing>
      </w:r>
    </w:p>
    <w:p w14:paraId="7A18CC98" w14:textId="1737441D" w:rsidR="00C411E4" w:rsidRPr="00551A0F" w:rsidRDefault="00C411E4" w:rsidP="00817352">
      <w:pPr>
        <w:pStyle w:val="Caption"/>
        <w:jc w:val="center"/>
        <w:rPr>
          <w:rFonts w:asciiTheme="majorBidi" w:hAnsiTheme="majorBidi" w:cstheme="majorBidi"/>
          <w:b/>
          <w:bCs/>
          <w:i w:val="0"/>
          <w:iCs w:val="0"/>
          <w:color w:val="auto"/>
        </w:rPr>
      </w:pPr>
      <w:bookmarkStart w:id="465" w:name="_Ref501133233"/>
      <w:bookmarkStart w:id="466" w:name="_Toc506449876"/>
      <w:r w:rsidRPr="00551A0F">
        <w:rPr>
          <w:rFonts w:asciiTheme="majorBidi" w:hAnsiTheme="majorBidi" w:cstheme="majorBidi"/>
          <w:b/>
          <w:bCs/>
          <w:i w:val="0"/>
          <w:iCs w:val="0"/>
          <w:color w:val="auto"/>
        </w:rPr>
        <w:t xml:space="preserve">Figure </w:t>
      </w:r>
      <w:r w:rsidRPr="00551A0F">
        <w:rPr>
          <w:rFonts w:asciiTheme="majorBidi" w:hAnsiTheme="majorBidi" w:cstheme="majorBidi"/>
          <w:b/>
          <w:bCs/>
          <w:i w:val="0"/>
          <w:iCs w:val="0"/>
          <w:color w:val="auto"/>
        </w:rPr>
        <w:fldChar w:fldCharType="begin"/>
      </w:r>
      <w:r w:rsidRPr="00551A0F">
        <w:rPr>
          <w:rFonts w:asciiTheme="majorBidi" w:hAnsiTheme="majorBidi" w:cstheme="majorBidi"/>
          <w:b/>
          <w:bCs/>
          <w:i w:val="0"/>
          <w:iCs w:val="0"/>
          <w:color w:val="auto"/>
        </w:rPr>
        <w:instrText xml:space="preserve"> SEQ Figure \* ARABIC </w:instrText>
      </w:r>
      <w:r w:rsidRPr="00551A0F">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30</w:t>
      </w:r>
      <w:r w:rsidRPr="00551A0F">
        <w:rPr>
          <w:rFonts w:asciiTheme="majorBidi" w:hAnsiTheme="majorBidi" w:cstheme="majorBidi"/>
          <w:b/>
          <w:bCs/>
          <w:i w:val="0"/>
          <w:iCs w:val="0"/>
          <w:color w:val="auto"/>
        </w:rPr>
        <w:fldChar w:fldCharType="end"/>
      </w:r>
      <w:bookmarkEnd w:id="465"/>
      <w:r w:rsidRPr="00551A0F">
        <w:rPr>
          <w:rFonts w:asciiTheme="majorBidi" w:hAnsiTheme="majorBidi" w:cstheme="majorBidi"/>
          <w:b/>
          <w:bCs/>
          <w:i w:val="0"/>
          <w:iCs w:val="0"/>
          <w:color w:val="auto"/>
        </w:rPr>
        <w:t>: Number of unique tested mutants (randomly generated) for MID (250 Generations)</w:t>
      </w:r>
      <w:bookmarkEnd w:id="466"/>
    </w:p>
    <w:p w14:paraId="246DD88F" w14:textId="45977E29"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_Ref501133233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30</w:t>
      </w:r>
      <w:r w:rsidRPr="00457C7A">
        <w:rPr>
          <w:rFonts w:asciiTheme="majorBidi" w:hAnsiTheme="majorBidi" w:cstheme="majorBidi"/>
          <w:sz w:val="24"/>
          <w:szCs w:val="24"/>
        </w:rPr>
        <w:fldChar w:fldCharType="end"/>
      </w:r>
      <w:r>
        <w:rPr>
          <w:rFonts w:asciiTheme="majorBidi" w:hAnsiTheme="majorBidi" w:cstheme="majorBidi"/>
          <w:sz w:val="24"/>
          <w:szCs w:val="24"/>
        </w:rPr>
        <w:t xml:space="preserve"> shows how all the randomly generated mutants were killed by test suites in less than 20 generations due to the fact that the mutants were just randomly generated, which leads to generating easy to kill mutants. This makes the optimized test cases kill the mutants in such a short time (generation). </w:t>
      </w:r>
    </w:p>
    <w:p w14:paraId="2519AACF" w14:textId="3F5125BD" w:rsidR="00C411E4" w:rsidRDefault="00C411E4" w:rsidP="00457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Conversely, mGA was allowed to generate optimized mutants and executed against randomly generated test cases. The result is shown in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_Ref501264651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31</w:t>
      </w:r>
      <w:r w:rsidRPr="00457C7A">
        <w:rPr>
          <w:rFonts w:asciiTheme="majorBidi" w:hAnsiTheme="majorBidi" w:cstheme="majorBidi"/>
          <w:sz w:val="24"/>
          <w:szCs w:val="24"/>
        </w:rPr>
        <w:fldChar w:fldCharType="end"/>
      </w:r>
      <w:r>
        <w:rPr>
          <w:rFonts w:asciiTheme="majorBidi" w:hAnsiTheme="majorBidi" w:cstheme="majorBidi"/>
          <w:sz w:val="24"/>
          <w:szCs w:val="24"/>
        </w:rPr>
        <w:t>:</w:t>
      </w:r>
    </w:p>
    <w:p w14:paraId="64BA9E44" w14:textId="77777777" w:rsidR="00C411E4" w:rsidRDefault="00C411E4" w:rsidP="00C411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pPr>
      <w:r>
        <w:rPr>
          <w:noProof/>
        </w:rPr>
        <w:drawing>
          <wp:inline distT="0" distB="0" distL="0" distR="0" wp14:anchorId="40992E34" wp14:editId="4F8E5BEE">
            <wp:extent cx="5486400" cy="20643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064385"/>
                    </a:xfrm>
                    <a:prstGeom prst="rect">
                      <a:avLst/>
                    </a:prstGeom>
                  </pic:spPr>
                </pic:pic>
              </a:graphicData>
            </a:graphic>
          </wp:inline>
        </w:drawing>
      </w:r>
    </w:p>
    <w:p w14:paraId="66567316" w14:textId="01CF7B63" w:rsidR="00C411E4" w:rsidRPr="00551A0F" w:rsidRDefault="00C411E4" w:rsidP="00817352">
      <w:pPr>
        <w:pStyle w:val="Caption"/>
        <w:jc w:val="center"/>
        <w:rPr>
          <w:rFonts w:asciiTheme="majorBidi" w:hAnsiTheme="majorBidi" w:cstheme="majorBidi"/>
          <w:b/>
          <w:bCs/>
          <w:i w:val="0"/>
          <w:iCs w:val="0"/>
          <w:color w:val="auto"/>
        </w:rPr>
      </w:pPr>
      <w:bookmarkStart w:id="467" w:name="_Ref501264651"/>
      <w:bookmarkStart w:id="468" w:name="_Toc506449877"/>
      <w:r w:rsidRPr="00551A0F">
        <w:rPr>
          <w:rFonts w:asciiTheme="majorBidi" w:hAnsiTheme="majorBidi" w:cstheme="majorBidi"/>
          <w:b/>
          <w:bCs/>
          <w:i w:val="0"/>
          <w:iCs w:val="0"/>
          <w:color w:val="auto"/>
        </w:rPr>
        <w:t xml:space="preserve">Figure </w:t>
      </w:r>
      <w:r w:rsidRPr="00551A0F">
        <w:rPr>
          <w:rFonts w:asciiTheme="majorBidi" w:hAnsiTheme="majorBidi" w:cstheme="majorBidi"/>
          <w:b/>
          <w:bCs/>
          <w:i w:val="0"/>
          <w:iCs w:val="0"/>
          <w:color w:val="auto"/>
        </w:rPr>
        <w:fldChar w:fldCharType="begin"/>
      </w:r>
      <w:r w:rsidRPr="00551A0F">
        <w:rPr>
          <w:rFonts w:asciiTheme="majorBidi" w:hAnsiTheme="majorBidi" w:cstheme="majorBidi"/>
          <w:b/>
          <w:bCs/>
          <w:i w:val="0"/>
          <w:iCs w:val="0"/>
          <w:color w:val="auto"/>
        </w:rPr>
        <w:instrText xml:space="preserve"> SEQ Figure \* ARABIC </w:instrText>
      </w:r>
      <w:r w:rsidRPr="00551A0F">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31</w:t>
      </w:r>
      <w:r w:rsidRPr="00551A0F">
        <w:rPr>
          <w:rFonts w:asciiTheme="majorBidi" w:hAnsiTheme="majorBidi" w:cstheme="majorBidi"/>
          <w:b/>
          <w:bCs/>
          <w:i w:val="0"/>
          <w:iCs w:val="0"/>
          <w:color w:val="auto"/>
        </w:rPr>
        <w:fldChar w:fldCharType="end"/>
      </w:r>
      <w:bookmarkEnd w:id="467"/>
      <w:r w:rsidRPr="00551A0F">
        <w:rPr>
          <w:rFonts w:asciiTheme="majorBidi" w:hAnsiTheme="majorBidi" w:cstheme="majorBidi"/>
          <w:b/>
          <w:bCs/>
          <w:i w:val="0"/>
          <w:iCs w:val="0"/>
          <w:color w:val="auto"/>
        </w:rPr>
        <w:t>: Killed mutants and unique mutants with randomly generated tests for MID (250 Generations)</w:t>
      </w:r>
      <w:bookmarkEnd w:id="468"/>
    </w:p>
    <w:p w14:paraId="1D8A11C6"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figure above shows that only 50 mutants were generated and 23 were killed by the randomly created test cases. This makes the proportion of the killed mutants to be 46% of the total generated mutants guided by mGA.</w:t>
      </w:r>
    </w:p>
    <w:p w14:paraId="54D8994B"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In order to validate and justify the effectiveness of using GA to generate mutants and test cases, another experiment was carried out by executing mutants that were generated randomly while taking randomly generated test cases as inputs. The results of the execution are shown in below:</w:t>
      </w:r>
    </w:p>
    <w:p w14:paraId="147DAD36" w14:textId="77777777" w:rsidR="00C411E4" w:rsidRDefault="00C411E4" w:rsidP="00C411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pPr>
      <w:r>
        <w:rPr>
          <w:noProof/>
        </w:rPr>
        <w:drawing>
          <wp:inline distT="0" distB="0" distL="0" distR="0" wp14:anchorId="2369878A" wp14:editId="228176F3">
            <wp:extent cx="5486400" cy="20859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085975"/>
                    </a:xfrm>
                    <a:prstGeom prst="rect">
                      <a:avLst/>
                    </a:prstGeom>
                  </pic:spPr>
                </pic:pic>
              </a:graphicData>
            </a:graphic>
          </wp:inline>
        </w:drawing>
      </w:r>
    </w:p>
    <w:p w14:paraId="346AB7BA" w14:textId="613062B5" w:rsidR="00C411E4" w:rsidRPr="00551A0F" w:rsidRDefault="00C411E4" w:rsidP="00817352">
      <w:pPr>
        <w:pStyle w:val="Caption"/>
        <w:jc w:val="center"/>
        <w:rPr>
          <w:rFonts w:asciiTheme="majorBidi" w:hAnsiTheme="majorBidi" w:cstheme="majorBidi"/>
          <w:b/>
          <w:bCs/>
          <w:i w:val="0"/>
          <w:iCs w:val="0"/>
          <w:color w:val="auto"/>
        </w:rPr>
      </w:pPr>
      <w:bookmarkStart w:id="469" w:name="_Ref501272711"/>
      <w:bookmarkStart w:id="470" w:name="_Toc506449878"/>
      <w:r w:rsidRPr="00551A0F">
        <w:rPr>
          <w:rFonts w:asciiTheme="majorBidi" w:hAnsiTheme="majorBidi" w:cstheme="majorBidi"/>
          <w:b/>
          <w:bCs/>
          <w:i w:val="0"/>
          <w:iCs w:val="0"/>
          <w:color w:val="auto"/>
        </w:rPr>
        <w:t xml:space="preserve">Figure </w:t>
      </w:r>
      <w:r w:rsidRPr="00551A0F">
        <w:rPr>
          <w:rFonts w:asciiTheme="majorBidi" w:hAnsiTheme="majorBidi" w:cstheme="majorBidi"/>
          <w:b/>
          <w:bCs/>
          <w:i w:val="0"/>
          <w:iCs w:val="0"/>
          <w:color w:val="auto"/>
        </w:rPr>
        <w:fldChar w:fldCharType="begin"/>
      </w:r>
      <w:r w:rsidRPr="00551A0F">
        <w:rPr>
          <w:rFonts w:asciiTheme="majorBidi" w:hAnsiTheme="majorBidi" w:cstheme="majorBidi"/>
          <w:b/>
          <w:bCs/>
          <w:i w:val="0"/>
          <w:iCs w:val="0"/>
          <w:color w:val="auto"/>
        </w:rPr>
        <w:instrText xml:space="preserve"> SEQ Figure \* ARABIC </w:instrText>
      </w:r>
      <w:r w:rsidRPr="00551A0F">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32</w:t>
      </w:r>
      <w:r w:rsidRPr="00551A0F">
        <w:rPr>
          <w:rFonts w:asciiTheme="majorBidi" w:hAnsiTheme="majorBidi" w:cstheme="majorBidi"/>
          <w:b/>
          <w:bCs/>
          <w:i w:val="0"/>
          <w:iCs w:val="0"/>
          <w:color w:val="auto"/>
        </w:rPr>
        <w:fldChar w:fldCharType="end"/>
      </w:r>
      <w:bookmarkEnd w:id="469"/>
      <w:r w:rsidRPr="00551A0F">
        <w:rPr>
          <w:rFonts w:asciiTheme="majorBidi" w:hAnsiTheme="majorBidi" w:cstheme="majorBidi"/>
          <w:b/>
          <w:bCs/>
          <w:i w:val="0"/>
          <w:iCs w:val="0"/>
          <w:color w:val="auto"/>
        </w:rPr>
        <w:t>: Killed mutants and unique mutants with random mutants and tests for MID (250 Generations)</w:t>
      </w:r>
      <w:bookmarkEnd w:id="470"/>
    </w:p>
    <w:p w14:paraId="7D171C81"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7AAD7B11" w14:textId="1D4D9D60"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plots in the left graph of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_Ref501272711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32</w:t>
      </w:r>
      <w:r w:rsidRPr="00457C7A">
        <w:rPr>
          <w:rFonts w:asciiTheme="majorBidi" w:hAnsiTheme="majorBidi" w:cstheme="majorBidi"/>
          <w:sz w:val="24"/>
          <w:szCs w:val="24"/>
        </w:rPr>
        <w:fldChar w:fldCharType="end"/>
      </w:r>
      <w:r>
        <w:rPr>
          <w:rFonts w:asciiTheme="majorBidi" w:hAnsiTheme="majorBidi" w:cstheme="majorBidi"/>
          <w:sz w:val="24"/>
          <w:szCs w:val="24"/>
        </w:rPr>
        <w:t xml:space="preserve"> shows the total number of mutants generated and killed as 16 and 13 respectively causing the percentage of the killed mutants to be 81.3%.</w:t>
      </w:r>
    </w:p>
    <w:p w14:paraId="6C574544" w14:textId="54B4080F" w:rsidR="00C411E4" w:rsidRPr="00E949CA" w:rsidRDefault="00C411E4" w:rsidP="00551A0F">
      <w:pPr>
        <w:pStyle w:val="Heading2"/>
        <w:numPr>
          <w:ilvl w:val="0"/>
          <w:numId w:val="44"/>
        </w:numPr>
      </w:pPr>
      <w:bookmarkStart w:id="471" w:name="_Toc506718150"/>
      <w:r>
        <w:t>LineRectangleClassifier</w:t>
      </w:r>
      <w:bookmarkEnd w:id="471"/>
    </w:p>
    <w:p w14:paraId="6B0938E9"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This program takes eight inputs (four inputs corresponding to the coordinates of a line and four inputs representing the coordinates of a rectangle). It determines the location of the line with respect to the rectangle. The line can be completely inside the rectangle or completely outside the rectangle. It can also be partly inside and partly outside the rectangle. Those that are found completely outside the rectangle can be at the top, bottom, left or right side of the rectangle. The GAs run for 250 generations and the following are the results obtained.</w:t>
      </w:r>
    </w:p>
    <w:p w14:paraId="5BD9428C" w14:textId="77777777" w:rsidR="00C411E4" w:rsidRDefault="00C411E4" w:rsidP="00C411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pPr>
      <w:r>
        <w:rPr>
          <w:noProof/>
        </w:rPr>
        <w:drawing>
          <wp:inline distT="0" distB="0" distL="0" distR="0" wp14:anchorId="5BBD1C7F" wp14:editId="00FB1446">
            <wp:extent cx="5486400" cy="206208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062089"/>
                    </a:xfrm>
                    <a:prstGeom prst="rect">
                      <a:avLst/>
                    </a:prstGeom>
                  </pic:spPr>
                </pic:pic>
              </a:graphicData>
            </a:graphic>
          </wp:inline>
        </w:drawing>
      </w:r>
    </w:p>
    <w:p w14:paraId="38DAD119" w14:textId="4CA30CF8" w:rsidR="00C411E4" w:rsidRPr="00551A0F" w:rsidRDefault="00C411E4" w:rsidP="00817352">
      <w:pPr>
        <w:pStyle w:val="Caption"/>
        <w:jc w:val="center"/>
        <w:rPr>
          <w:rFonts w:asciiTheme="majorBidi" w:hAnsiTheme="majorBidi" w:cstheme="majorBidi"/>
          <w:b/>
          <w:bCs/>
          <w:i w:val="0"/>
          <w:iCs w:val="0"/>
          <w:color w:val="auto"/>
        </w:rPr>
      </w:pPr>
      <w:bookmarkStart w:id="472" w:name="_Ref501223563"/>
      <w:bookmarkStart w:id="473" w:name="_Toc506449879"/>
      <w:r w:rsidRPr="00551A0F">
        <w:rPr>
          <w:rFonts w:asciiTheme="majorBidi" w:hAnsiTheme="majorBidi" w:cstheme="majorBidi"/>
          <w:b/>
          <w:bCs/>
          <w:i w:val="0"/>
          <w:iCs w:val="0"/>
          <w:color w:val="auto"/>
        </w:rPr>
        <w:t xml:space="preserve">Figure </w:t>
      </w:r>
      <w:r w:rsidRPr="00551A0F">
        <w:rPr>
          <w:rFonts w:asciiTheme="majorBidi" w:hAnsiTheme="majorBidi" w:cstheme="majorBidi"/>
          <w:b/>
          <w:bCs/>
          <w:i w:val="0"/>
          <w:iCs w:val="0"/>
          <w:color w:val="auto"/>
        </w:rPr>
        <w:fldChar w:fldCharType="begin"/>
      </w:r>
      <w:r w:rsidRPr="00551A0F">
        <w:rPr>
          <w:rFonts w:asciiTheme="majorBidi" w:hAnsiTheme="majorBidi" w:cstheme="majorBidi"/>
          <w:b/>
          <w:bCs/>
          <w:i w:val="0"/>
          <w:iCs w:val="0"/>
          <w:color w:val="auto"/>
        </w:rPr>
        <w:instrText xml:space="preserve"> SEQ Figure \* ARABIC </w:instrText>
      </w:r>
      <w:r w:rsidRPr="00551A0F">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33</w:t>
      </w:r>
      <w:r w:rsidRPr="00551A0F">
        <w:rPr>
          <w:rFonts w:asciiTheme="majorBidi" w:hAnsiTheme="majorBidi" w:cstheme="majorBidi"/>
          <w:b/>
          <w:bCs/>
          <w:i w:val="0"/>
          <w:iCs w:val="0"/>
          <w:color w:val="auto"/>
        </w:rPr>
        <w:fldChar w:fldCharType="end"/>
      </w:r>
      <w:bookmarkEnd w:id="472"/>
      <w:r w:rsidRPr="00551A0F">
        <w:rPr>
          <w:rFonts w:asciiTheme="majorBidi" w:hAnsiTheme="majorBidi" w:cstheme="majorBidi"/>
          <w:b/>
          <w:bCs/>
          <w:i w:val="0"/>
          <w:iCs w:val="0"/>
          <w:color w:val="auto"/>
        </w:rPr>
        <w:t>: Killed mutants and unique mutants for LineRectangleClassifier  (250 Generations tGA-mGA)</w:t>
      </w:r>
      <w:bookmarkEnd w:id="473"/>
    </w:p>
    <w:p w14:paraId="3D947690" w14:textId="17A1E1BF"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A total number of 99 mutants were produced and only 74 were killed. This results in killing 74.74% of the total mutants generated. The plot on the right side of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_Ref501223563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33</w:t>
      </w:r>
      <w:r w:rsidRPr="00457C7A">
        <w:rPr>
          <w:rFonts w:asciiTheme="majorBidi" w:hAnsiTheme="majorBidi" w:cstheme="majorBidi"/>
          <w:sz w:val="24"/>
          <w:szCs w:val="24"/>
        </w:rPr>
        <w:fldChar w:fldCharType="end"/>
      </w:r>
      <w:r>
        <w:rPr>
          <w:rFonts w:asciiTheme="majorBidi" w:hAnsiTheme="majorBidi" w:cstheme="majorBidi"/>
          <w:sz w:val="24"/>
          <w:szCs w:val="24"/>
        </w:rPr>
        <w:t xml:space="preserve"> shows the percentage of the killed mutants in each generation. The overall fitness of the test suite was </w:t>
      </w:r>
      <w:r w:rsidRPr="006833CB">
        <w:rPr>
          <w:rFonts w:asciiTheme="majorBidi" w:hAnsiTheme="majorBidi" w:cstheme="majorBidi"/>
          <w:b/>
          <w:bCs/>
          <w:sz w:val="24"/>
          <w:szCs w:val="24"/>
        </w:rPr>
        <w:t>33.98</w:t>
      </w:r>
      <w:r>
        <w:rPr>
          <w:rFonts w:asciiTheme="majorBidi" w:hAnsiTheme="majorBidi" w:cstheme="majorBidi"/>
          <w:sz w:val="24"/>
          <w:szCs w:val="24"/>
        </w:rPr>
        <w:t>.</w:t>
      </w:r>
    </w:p>
    <w:p w14:paraId="03953AEC"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On the other hand, set of random mutants were generated and test cases generated by GA were executed against the mutants. The results of the execution are shown below.</w:t>
      </w:r>
    </w:p>
    <w:p w14:paraId="0F022397" w14:textId="77777777" w:rsidR="00C411E4" w:rsidRDefault="00C411E4" w:rsidP="00C411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pPr>
      <w:r>
        <w:rPr>
          <w:noProof/>
        </w:rPr>
        <w:drawing>
          <wp:inline distT="0" distB="0" distL="0" distR="0" wp14:anchorId="3B4576A1" wp14:editId="72E4D6FA">
            <wp:extent cx="5486400" cy="20662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066290"/>
                    </a:xfrm>
                    <a:prstGeom prst="rect">
                      <a:avLst/>
                    </a:prstGeom>
                  </pic:spPr>
                </pic:pic>
              </a:graphicData>
            </a:graphic>
          </wp:inline>
        </w:drawing>
      </w:r>
    </w:p>
    <w:p w14:paraId="601BFFA4" w14:textId="6F02A2CE" w:rsidR="00C411E4" w:rsidRPr="00551A0F" w:rsidRDefault="00C411E4" w:rsidP="00817352">
      <w:pPr>
        <w:pStyle w:val="Caption"/>
        <w:jc w:val="center"/>
        <w:rPr>
          <w:rFonts w:asciiTheme="majorBidi" w:hAnsiTheme="majorBidi" w:cstheme="majorBidi"/>
          <w:b/>
          <w:bCs/>
          <w:i w:val="0"/>
          <w:iCs w:val="0"/>
          <w:color w:val="auto"/>
        </w:rPr>
      </w:pPr>
      <w:bookmarkStart w:id="474" w:name="_Ref502829390"/>
      <w:bookmarkStart w:id="475" w:name="_Toc506449880"/>
      <w:r w:rsidRPr="00551A0F">
        <w:rPr>
          <w:rFonts w:asciiTheme="majorBidi" w:hAnsiTheme="majorBidi" w:cstheme="majorBidi"/>
          <w:b/>
          <w:bCs/>
          <w:i w:val="0"/>
          <w:iCs w:val="0"/>
          <w:color w:val="auto"/>
        </w:rPr>
        <w:t xml:space="preserve">Figure </w:t>
      </w:r>
      <w:r w:rsidRPr="00551A0F">
        <w:rPr>
          <w:rFonts w:asciiTheme="majorBidi" w:hAnsiTheme="majorBidi" w:cstheme="majorBidi"/>
          <w:b/>
          <w:bCs/>
          <w:i w:val="0"/>
          <w:iCs w:val="0"/>
          <w:color w:val="auto"/>
        </w:rPr>
        <w:fldChar w:fldCharType="begin"/>
      </w:r>
      <w:r w:rsidRPr="00551A0F">
        <w:rPr>
          <w:rFonts w:asciiTheme="majorBidi" w:hAnsiTheme="majorBidi" w:cstheme="majorBidi"/>
          <w:b/>
          <w:bCs/>
          <w:i w:val="0"/>
          <w:iCs w:val="0"/>
          <w:color w:val="auto"/>
        </w:rPr>
        <w:instrText xml:space="preserve"> SEQ Figure \* ARABIC </w:instrText>
      </w:r>
      <w:r w:rsidRPr="00551A0F">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34</w:t>
      </w:r>
      <w:r w:rsidRPr="00551A0F">
        <w:rPr>
          <w:rFonts w:asciiTheme="majorBidi" w:hAnsiTheme="majorBidi" w:cstheme="majorBidi"/>
          <w:b/>
          <w:bCs/>
          <w:i w:val="0"/>
          <w:iCs w:val="0"/>
          <w:color w:val="auto"/>
        </w:rPr>
        <w:fldChar w:fldCharType="end"/>
      </w:r>
      <w:bookmarkEnd w:id="474"/>
      <w:r w:rsidRPr="00551A0F">
        <w:rPr>
          <w:rFonts w:asciiTheme="majorBidi" w:hAnsiTheme="majorBidi" w:cstheme="majorBidi"/>
          <w:b/>
          <w:bCs/>
          <w:i w:val="0"/>
          <w:iCs w:val="0"/>
          <w:color w:val="auto"/>
        </w:rPr>
        <w:t>: Number of unique tested mutants (randomly generated) for LineRectangleClassifier (250 Generations)</w:t>
      </w:r>
      <w:bookmarkEnd w:id="475"/>
    </w:p>
    <w:p w14:paraId="2D2B21BA"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A total number of 30 mutants were randomly generated and 100% of the mutants were killed. This is because test cases were generated by tGA and as a result the effective test cases killed the entire mutants.</w:t>
      </w:r>
    </w:p>
    <w:p w14:paraId="6AB9ACAB" w14:textId="2F94533C"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Randomly generated test cases were executed against mutants generated by mGA. The result of the execution is shown in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_Ref501265345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35</w:t>
      </w:r>
      <w:r w:rsidRPr="00457C7A">
        <w:rPr>
          <w:rFonts w:asciiTheme="majorBidi" w:hAnsiTheme="majorBidi" w:cstheme="majorBidi"/>
          <w:sz w:val="24"/>
          <w:szCs w:val="24"/>
        </w:rPr>
        <w:fldChar w:fldCharType="end"/>
      </w:r>
      <w:r>
        <w:rPr>
          <w:rFonts w:asciiTheme="majorBidi" w:hAnsiTheme="majorBidi" w:cstheme="majorBidi"/>
          <w:sz w:val="24"/>
          <w:szCs w:val="24"/>
        </w:rPr>
        <w:t>:</w:t>
      </w:r>
    </w:p>
    <w:p w14:paraId="7021FCA0" w14:textId="77777777" w:rsidR="00C411E4" w:rsidRDefault="00C411E4" w:rsidP="00C411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pPr>
      <w:r>
        <w:rPr>
          <w:noProof/>
        </w:rPr>
        <w:drawing>
          <wp:inline distT="0" distB="0" distL="0" distR="0" wp14:anchorId="50182DFB" wp14:editId="4AA8C515">
            <wp:extent cx="5486400" cy="208661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086610"/>
                    </a:xfrm>
                    <a:prstGeom prst="rect">
                      <a:avLst/>
                    </a:prstGeom>
                  </pic:spPr>
                </pic:pic>
              </a:graphicData>
            </a:graphic>
          </wp:inline>
        </w:drawing>
      </w:r>
    </w:p>
    <w:p w14:paraId="62E58487" w14:textId="0425C4F3" w:rsidR="00C411E4" w:rsidRPr="00551A0F" w:rsidRDefault="00C411E4" w:rsidP="00817352">
      <w:pPr>
        <w:pStyle w:val="Caption"/>
        <w:jc w:val="center"/>
        <w:rPr>
          <w:rFonts w:asciiTheme="majorBidi" w:hAnsiTheme="majorBidi" w:cstheme="majorBidi"/>
          <w:b/>
          <w:bCs/>
          <w:i w:val="0"/>
          <w:iCs w:val="0"/>
          <w:color w:val="auto"/>
        </w:rPr>
      </w:pPr>
      <w:bookmarkStart w:id="476" w:name="_Ref501265345"/>
      <w:bookmarkStart w:id="477" w:name="_Toc506449881"/>
      <w:r w:rsidRPr="00551A0F">
        <w:rPr>
          <w:rFonts w:asciiTheme="majorBidi" w:hAnsiTheme="majorBidi" w:cstheme="majorBidi"/>
          <w:b/>
          <w:bCs/>
          <w:i w:val="0"/>
          <w:iCs w:val="0"/>
          <w:color w:val="auto"/>
        </w:rPr>
        <w:t xml:space="preserve">Figure </w:t>
      </w:r>
      <w:r w:rsidRPr="00551A0F">
        <w:rPr>
          <w:rFonts w:asciiTheme="majorBidi" w:hAnsiTheme="majorBidi" w:cstheme="majorBidi"/>
          <w:b/>
          <w:bCs/>
          <w:i w:val="0"/>
          <w:iCs w:val="0"/>
          <w:color w:val="auto"/>
        </w:rPr>
        <w:fldChar w:fldCharType="begin"/>
      </w:r>
      <w:r w:rsidRPr="00551A0F">
        <w:rPr>
          <w:rFonts w:asciiTheme="majorBidi" w:hAnsiTheme="majorBidi" w:cstheme="majorBidi"/>
          <w:b/>
          <w:bCs/>
          <w:i w:val="0"/>
          <w:iCs w:val="0"/>
          <w:color w:val="auto"/>
        </w:rPr>
        <w:instrText xml:space="preserve"> SEQ Figure \* ARABIC </w:instrText>
      </w:r>
      <w:r w:rsidRPr="00551A0F">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35</w:t>
      </w:r>
      <w:r w:rsidRPr="00551A0F">
        <w:rPr>
          <w:rFonts w:asciiTheme="majorBidi" w:hAnsiTheme="majorBidi" w:cstheme="majorBidi"/>
          <w:b/>
          <w:bCs/>
          <w:i w:val="0"/>
          <w:iCs w:val="0"/>
          <w:color w:val="auto"/>
        </w:rPr>
        <w:fldChar w:fldCharType="end"/>
      </w:r>
      <w:bookmarkEnd w:id="476"/>
      <w:r w:rsidRPr="00551A0F">
        <w:rPr>
          <w:rFonts w:asciiTheme="majorBidi" w:hAnsiTheme="majorBidi" w:cstheme="majorBidi"/>
          <w:b/>
          <w:bCs/>
          <w:i w:val="0"/>
          <w:iCs w:val="0"/>
          <w:color w:val="auto"/>
        </w:rPr>
        <w:t>: Killed mutants and unique mutants with randomly generated tests for LineRectangleClassifier (250</w:t>
      </w:r>
      <w:r w:rsidRPr="00F96406">
        <w:t xml:space="preserve"> </w:t>
      </w:r>
      <w:r w:rsidRPr="00551A0F">
        <w:rPr>
          <w:rFonts w:asciiTheme="majorBidi" w:hAnsiTheme="majorBidi" w:cstheme="majorBidi"/>
          <w:b/>
          <w:bCs/>
          <w:i w:val="0"/>
          <w:iCs w:val="0"/>
          <w:color w:val="auto"/>
        </w:rPr>
        <w:t>Generations)</w:t>
      </w:r>
      <w:bookmarkEnd w:id="477"/>
    </w:p>
    <w:p w14:paraId="1A1A195E" w14:textId="7EBD9CFB" w:rsidR="00C411E4" w:rsidRDefault="00C411E4" w:rsidP="00035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results shown in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_Ref501265345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35</w:t>
      </w:r>
      <w:r w:rsidRPr="00457C7A">
        <w:rPr>
          <w:rFonts w:asciiTheme="majorBidi" w:hAnsiTheme="majorBidi" w:cstheme="majorBidi"/>
          <w:sz w:val="24"/>
          <w:szCs w:val="24"/>
        </w:rPr>
        <w:fldChar w:fldCharType="end"/>
      </w:r>
      <w:r>
        <w:rPr>
          <w:rFonts w:asciiTheme="majorBidi" w:hAnsiTheme="majorBidi" w:cstheme="majorBidi"/>
          <w:sz w:val="24"/>
          <w:szCs w:val="24"/>
        </w:rPr>
        <w:t xml:space="preserve"> depict the total number of mutants of LineRectangleClassifier program generated by mGA and the number of mutants killed. It can be seen that 81 mutants were generated in total while only 51.9% equivalent to 42 mutants were successfully killed by the randomly generated test cases.</w:t>
      </w:r>
    </w:p>
    <w:p w14:paraId="764BFB52"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Another experiment was carried out by executing randomly generated mutants against randomly generated test cases.</w:t>
      </w:r>
    </w:p>
    <w:p w14:paraId="5BF56043" w14:textId="77777777" w:rsidR="00C411E4" w:rsidRDefault="00C411E4" w:rsidP="00C411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pPr>
      <w:r>
        <w:rPr>
          <w:noProof/>
        </w:rPr>
        <w:drawing>
          <wp:inline distT="0" distB="0" distL="0" distR="0" wp14:anchorId="479D9ABC" wp14:editId="0445EB8D">
            <wp:extent cx="5486400" cy="208089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080895"/>
                    </a:xfrm>
                    <a:prstGeom prst="rect">
                      <a:avLst/>
                    </a:prstGeom>
                  </pic:spPr>
                </pic:pic>
              </a:graphicData>
            </a:graphic>
          </wp:inline>
        </w:drawing>
      </w:r>
    </w:p>
    <w:p w14:paraId="6F7AE4B2" w14:textId="0E45D5C1" w:rsidR="00C411E4" w:rsidRPr="00551A0F" w:rsidRDefault="00C411E4" w:rsidP="00817352">
      <w:pPr>
        <w:pStyle w:val="Caption"/>
        <w:jc w:val="center"/>
        <w:rPr>
          <w:rFonts w:asciiTheme="majorBidi" w:hAnsiTheme="majorBidi" w:cstheme="majorBidi"/>
          <w:b/>
          <w:bCs/>
          <w:i w:val="0"/>
          <w:iCs w:val="0"/>
          <w:color w:val="auto"/>
        </w:rPr>
      </w:pPr>
      <w:bookmarkStart w:id="478" w:name="_Ref506447529"/>
      <w:bookmarkStart w:id="479" w:name="_Toc506449882"/>
      <w:r w:rsidRPr="00551A0F">
        <w:rPr>
          <w:rFonts w:asciiTheme="majorBidi" w:hAnsiTheme="majorBidi" w:cstheme="majorBidi"/>
          <w:b/>
          <w:bCs/>
          <w:i w:val="0"/>
          <w:iCs w:val="0"/>
          <w:color w:val="auto"/>
        </w:rPr>
        <w:t xml:space="preserve">Figure </w:t>
      </w:r>
      <w:r w:rsidRPr="00551A0F">
        <w:rPr>
          <w:rFonts w:asciiTheme="majorBidi" w:hAnsiTheme="majorBidi" w:cstheme="majorBidi"/>
          <w:b/>
          <w:bCs/>
          <w:i w:val="0"/>
          <w:iCs w:val="0"/>
          <w:color w:val="auto"/>
        </w:rPr>
        <w:fldChar w:fldCharType="begin"/>
      </w:r>
      <w:r w:rsidRPr="00551A0F">
        <w:rPr>
          <w:rFonts w:asciiTheme="majorBidi" w:hAnsiTheme="majorBidi" w:cstheme="majorBidi"/>
          <w:b/>
          <w:bCs/>
          <w:i w:val="0"/>
          <w:iCs w:val="0"/>
          <w:color w:val="auto"/>
        </w:rPr>
        <w:instrText xml:space="preserve"> SEQ Figure \* ARABIC </w:instrText>
      </w:r>
      <w:r w:rsidRPr="00551A0F">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36</w:t>
      </w:r>
      <w:r w:rsidRPr="00551A0F">
        <w:rPr>
          <w:rFonts w:asciiTheme="majorBidi" w:hAnsiTheme="majorBidi" w:cstheme="majorBidi"/>
          <w:b/>
          <w:bCs/>
          <w:i w:val="0"/>
          <w:iCs w:val="0"/>
          <w:color w:val="auto"/>
        </w:rPr>
        <w:fldChar w:fldCharType="end"/>
      </w:r>
      <w:bookmarkEnd w:id="478"/>
      <w:r w:rsidRPr="00551A0F">
        <w:rPr>
          <w:rFonts w:asciiTheme="majorBidi" w:hAnsiTheme="majorBidi" w:cstheme="majorBidi"/>
          <w:b/>
          <w:bCs/>
          <w:i w:val="0"/>
          <w:iCs w:val="0"/>
          <w:color w:val="auto"/>
        </w:rPr>
        <w:t>: Killed mutants and unique mutants with random mutants and tests for LineRectangleClassifier (250 Generations)</w:t>
      </w:r>
      <w:bookmarkEnd w:id="479"/>
    </w:p>
    <w:p w14:paraId="58A47241"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graphs show that only 20 mutants were killed out of 28 randomly generated mutants. And the percentage of the killed mutants in each generation is shown to be 71.4%.</w:t>
      </w:r>
    </w:p>
    <w:p w14:paraId="37C00F8A" w14:textId="28FA33C5" w:rsidR="00C411E4" w:rsidRPr="00E949CA" w:rsidRDefault="00C411E4" w:rsidP="00551A0F">
      <w:pPr>
        <w:pStyle w:val="Heading2"/>
        <w:numPr>
          <w:ilvl w:val="0"/>
          <w:numId w:val="44"/>
        </w:numPr>
      </w:pPr>
      <w:bookmarkStart w:id="480" w:name="_Toc506718151"/>
      <w:r>
        <w:t>PointCircleClassifier</w:t>
      </w:r>
      <w:bookmarkEnd w:id="480"/>
    </w:p>
    <w:p w14:paraId="5E20F87F"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program PointCircleClassifier takes the coordinates of a circle, its radius and a coordinates of a point as inputs and detect if the point is inside the circle, outside the circle or on the circumference of the circle. It has 12 LOC. The GAs run for 250 generations and the following are the results obtained.</w:t>
      </w:r>
    </w:p>
    <w:p w14:paraId="31EA1866" w14:textId="77777777" w:rsidR="00C411E4" w:rsidRDefault="00C411E4" w:rsidP="00C411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pPr>
      <w:r w:rsidRPr="008264C0">
        <w:rPr>
          <w:noProof/>
        </w:rPr>
        <w:drawing>
          <wp:inline distT="0" distB="0" distL="0" distR="0" wp14:anchorId="096A3E1E" wp14:editId="4BDDB9B9">
            <wp:extent cx="5486400" cy="2081530"/>
            <wp:effectExtent l="0" t="0" r="0" b="0"/>
            <wp:docPr id="52" name="Picture 52" descr="C:\Users\hayatu4islam\Documents\COURSES\Fourth Semester\Thesis\Full Thesis Papers\Plots_2\New Plots\New New\Results\Res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yatu4islam\Documents\COURSES\Fourth Semester\Thesis\Full Thesis Papers\Plots_2\New Plots\New New\Results\Res1_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2081530"/>
                    </a:xfrm>
                    <a:prstGeom prst="rect">
                      <a:avLst/>
                    </a:prstGeom>
                    <a:noFill/>
                    <a:ln>
                      <a:noFill/>
                    </a:ln>
                  </pic:spPr>
                </pic:pic>
              </a:graphicData>
            </a:graphic>
          </wp:inline>
        </w:drawing>
      </w:r>
    </w:p>
    <w:p w14:paraId="7CB6C8FC" w14:textId="1943390C" w:rsidR="00C411E4" w:rsidRPr="00551A0F" w:rsidRDefault="00C411E4" w:rsidP="00817352">
      <w:pPr>
        <w:pStyle w:val="Caption"/>
        <w:jc w:val="center"/>
        <w:rPr>
          <w:rFonts w:asciiTheme="majorBidi" w:hAnsiTheme="majorBidi" w:cstheme="majorBidi"/>
          <w:b/>
          <w:bCs/>
          <w:i w:val="0"/>
          <w:iCs w:val="0"/>
          <w:color w:val="auto"/>
        </w:rPr>
      </w:pPr>
      <w:bookmarkStart w:id="481" w:name="_Ref501224129"/>
      <w:bookmarkStart w:id="482" w:name="_Toc506449883"/>
      <w:r w:rsidRPr="00551A0F">
        <w:rPr>
          <w:rFonts w:asciiTheme="majorBidi" w:hAnsiTheme="majorBidi" w:cstheme="majorBidi"/>
          <w:b/>
          <w:bCs/>
          <w:i w:val="0"/>
          <w:iCs w:val="0"/>
          <w:color w:val="auto"/>
        </w:rPr>
        <w:t xml:space="preserve">Figure </w:t>
      </w:r>
      <w:r w:rsidRPr="00551A0F">
        <w:rPr>
          <w:rFonts w:asciiTheme="majorBidi" w:hAnsiTheme="majorBidi" w:cstheme="majorBidi"/>
          <w:b/>
          <w:bCs/>
          <w:i w:val="0"/>
          <w:iCs w:val="0"/>
          <w:color w:val="auto"/>
        </w:rPr>
        <w:fldChar w:fldCharType="begin"/>
      </w:r>
      <w:r w:rsidRPr="00551A0F">
        <w:rPr>
          <w:rFonts w:asciiTheme="majorBidi" w:hAnsiTheme="majorBidi" w:cstheme="majorBidi"/>
          <w:b/>
          <w:bCs/>
          <w:i w:val="0"/>
          <w:iCs w:val="0"/>
          <w:color w:val="auto"/>
        </w:rPr>
        <w:instrText xml:space="preserve"> SEQ Figure \* ARABIC </w:instrText>
      </w:r>
      <w:r w:rsidRPr="00551A0F">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37</w:t>
      </w:r>
      <w:r w:rsidRPr="00551A0F">
        <w:rPr>
          <w:rFonts w:asciiTheme="majorBidi" w:hAnsiTheme="majorBidi" w:cstheme="majorBidi"/>
          <w:b/>
          <w:bCs/>
          <w:i w:val="0"/>
          <w:iCs w:val="0"/>
          <w:color w:val="auto"/>
        </w:rPr>
        <w:fldChar w:fldCharType="end"/>
      </w:r>
      <w:bookmarkEnd w:id="481"/>
      <w:r w:rsidRPr="00551A0F">
        <w:rPr>
          <w:rFonts w:asciiTheme="majorBidi" w:hAnsiTheme="majorBidi" w:cstheme="majorBidi"/>
          <w:b/>
          <w:bCs/>
          <w:i w:val="0"/>
          <w:iCs w:val="0"/>
          <w:color w:val="auto"/>
        </w:rPr>
        <w:t>: Killed mutants and unique mutants for PointCircleClassifier  (250 Generations tGA-mGA)</w:t>
      </w:r>
      <w:bookmarkEnd w:id="482"/>
    </w:p>
    <w:p w14:paraId="0B4953C7" w14:textId="4D4FBA18" w:rsidR="00C411E4" w:rsidRDefault="00C411E4" w:rsidP="00457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plot on the left side of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_Ref501224129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37</w:t>
      </w:r>
      <w:r w:rsidRPr="00457C7A">
        <w:rPr>
          <w:rFonts w:asciiTheme="majorBidi" w:hAnsiTheme="majorBidi" w:cstheme="majorBidi"/>
          <w:sz w:val="24"/>
          <w:szCs w:val="24"/>
        </w:rPr>
        <w:fldChar w:fldCharType="end"/>
      </w:r>
      <w:r>
        <w:rPr>
          <w:rFonts w:asciiTheme="majorBidi" w:hAnsiTheme="majorBidi" w:cstheme="majorBidi"/>
          <w:sz w:val="24"/>
          <w:szCs w:val="24"/>
        </w:rPr>
        <w:t xml:space="preserve"> shows the total number of mutants generated by mGA and the number of killed ones. It shows that 85 out of 86 mutants were killed. The overall fitness evaluation of the test suite was </w:t>
      </w:r>
      <w:r w:rsidRPr="00440B05">
        <w:rPr>
          <w:rFonts w:asciiTheme="majorBidi" w:hAnsiTheme="majorBidi" w:cstheme="majorBidi"/>
          <w:b/>
          <w:bCs/>
          <w:sz w:val="24"/>
          <w:szCs w:val="24"/>
        </w:rPr>
        <w:t>35.73</w:t>
      </w:r>
      <w:r>
        <w:rPr>
          <w:rFonts w:asciiTheme="majorBidi" w:hAnsiTheme="majorBidi" w:cstheme="majorBidi"/>
          <w:sz w:val="24"/>
          <w:szCs w:val="24"/>
        </w:rPr>
        <w:t xml:space="preserve">. This means 98.8% of the total mutants were killed by the optimized test cases. The plot on the right is the graph showing the percentage of killed mutants in each generation. Another variant of the experiment was conducted by generating mutants randomly and executing them against the optimized test cases. The result of the execution is shown in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_Ref501224556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38</w:t>
      </w:r>
      <w:r w:rsidRPr="00457C7A">
        <w:rPr>
          <w:rFonts w:asciiTheme="majorBidi" w:hAnsiTheme="majorBidi" w:cstheme="majorBidi"/>
          <w:sz w:val="24"/>
          <w:szCs w:val="24"/>
        </w:rPr>
        <w:fldChar w:fldCharType="end"/>
      </w:r>
      <w:r>
        <w:rPr>
          <w:rFonts w:asciiTheme="majorBidi" w:hAnsiTheme="majorBidi" w:cstheme="majorBidi"/>
          <w:sz w:val="24"/>
          <w:szCs w:val="24"/>
        </w:rPr>
        <w:t>.</w:t>
      </w:r>
    </w:p>
    <w:p w14:paraId="171F9FE2" w14:textId="77777777" w:rsidR="00C411E4" w:rsidRDefault="00C411E4" w:rsidP="00C411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pPr>
      <w:r>
        <w:rPr>
          <w:noProof/>
        </w:rPr>
        <w:drawing>
          <wp:inline distT="0" distB="0" distL="0" distR="0" wp14:anchorId="142ACA39" wp14:editId="489CA248">
            <wp:extent cx="5486400" cy="20789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078990"/>
                    </a:xfrm>
                    <a:prstGeom prst="rect">
                      <a:avLst/>
                    </a:prstGeom>
                  </pic:spPr>
                </pic:pic>
              </a:graphicData>
            </a:graphic>
          </wp:inline>
        </w:drawing>
      </w:r>
    </w:p>
    <w:p w14:paraId="3345697C" w14:textId="59013799" w:rsidR="00C411E4" w:rsidRPr="00551A0F" w:rsidRDefault="00C411E4" w:rsidP="00817352">
      <w:pPr>
        <w:pStyle w:val="Caption"/>
        <w:jc w:val="center"/>
        <w:rPr>
          <w:rFonts w:asciiTheme="majorBidi" w:hAnsiTheme="majorBidi" w:cstheme="majorBidi"/>
          <w:b/>
          <w:bCs/>
          <w:i w:val="0"/>
          <w:iCs w:val="0"/>
          <w:color w:val="auto"/>
        </w:rPr>
      </w:pPr>
      <w:bookmarkStart w:id="483" w:name="_Ref501224556"/>
      <w:bookmarkStart w:id="484" w:name="_Toc506449884"/>
      <w:r w:rsidRPr="00551A0F">
        <w:rPr>
          <w:rFonts w:asciiTheme="majorBidi" w:hAnsiTheme="majorBidi" w:cstheme="majorBidi"/>
          <w:b/>
          <w:bCs/>
          <w:i w:val="0"/>
          <w:iCs w:val="0"/>
          <w:color w:val="auto"/>
        </w:rPr>
        <w:t xml:space="preserve">Figure </w:t>
      </w:r>
      <w:r w:rsidRPr="00551A0F">
        <w:rPr>
          <w:rFonts w:asciiTheme="majorBidi" w:hAnsiTheme="majorBidi" w:cstheme="majorBidi"/>
          <w:b/>
          <w:bCs/>
          <w:i w:val="0"/>
          <w:iCs w:val="0"/>
          <w:color w:val="auto"/>
        </w:rPr>
        <w:fldChar w:fldCharType="begin"/>
      </w:r>
      <w:r w:rsidRPr="00551A0F">
        <w:rPr>
          <w:rFonts w:asciiTheme="majorBidi" w:hAnsiTheme="majorBidi" w:cstheme="majorBidi"/>
          <w:b/>
          <w:bCs/>
          <w:i w:val="0"/>
          <w:iCs w:val="0"/>
          <w:color w:val="auto"/>
        </w:rPr>
        <w:instrText xml:space="preserve"> SEQ Figure \* ARABIC </w:instrText>
      </w:r>
      <w:r w:rsidRPr="00551A0F">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38</w:t>
      </w:r>
      <w:r w:rsidRPr="00551A0F">
        <w:rPr>
          <w:rFonts w:asciiTheme="majorBidi" w:hAnsiTheme="majorBidi" w:cstheme="majorBidi"/>
          <w:b/>
          <w:bCs/>
          <w:i w:val="0"/>
          <w:iCs w:val="0"/>
          <w:color w:val="auto"/>
        </w:rPr>
        <w:fldChar w:fldCharType="end"/>
      </w:r>
      <w:bookmarkEnd w:id="483"/>
      <w:r w:rsidRPr="00551A0F">
        <w:rPr>
          <w:rFonts w:asciiTheme="majorBidi" w:hAnsiTheme="majorBidi" w:cstheme="majorBidi"/>
          <w:b/>
          <w:bCs/>
          <w:i w:val="0"/>
          <w:iCs w:val="0"/>
          <w:color w:val="auto"/>
        </w:rPr>
        <w:t>: Number of unique tested mutants (randomly generated) for PointCircleClassifier (250 Generations)</w:t>
      </w:r>
      <w:bookmarkEnd w:id="484"/>
    </w:p>
    <w:p w14:paraId="08EC7F5C"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result shows that only 20 unique mutants were generated. This is because the mutants were generated randomly. In other words, the generation of mutants is not guided by any heuristic but only random generation. The result also depicts that 19 out of 20 mutants were killed, which is equivalent to 95% of the mutants being killed. </w:t>
      </w:r>
    </w:p>
    <w:p w14:paraId="73DEA092" w14:textId="32217578"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On the other hand, optimized mutants (i.e. difficult-to-kill mutants) are executed against randomly generated test cases. The result of the execution is shown in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_Ref501266724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39</w:t>
      </w:r>
      <w:r w:rsidRPr="00457C7A">
        <w:rPr>
          <w:rFonts w:asciiTheme="majorBidi" w:hAnsiTheme="majorBidi" w:cstheme="majorBidi"/>
          <w:sz w:val="24"/>
          <w:szCs w:val="24"/>
        </w:rPr>
        <w:fldChar w:fldCharType="end"/>
      </w:r>
      <w:r>
        <w:rPr>
          <w:rFonts w:asciiTheme="majorBidi" w:hAnsiTheme="majorBidi" w:cstheme="majorBidi"/>
          <w:sz w:val="24"/>
          <w:szCs w:val="24"/>
        </w:rPr>
        <w:t>.</w:t>
      </w:r>
    </w:p>
    <w:p w14:paraId="3EC2EB10" w14:textId="77777777" w:rsidR="00C411E4" w:rsidRDefault="00C411E4" w:rsidP="00C411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pPr>
      <w:r>
        <w:rPr>
          <w:noProof/>
        </w:rPr>
        <w:drawing>
          <wp:inline distT="0" distB="0" distL="0" distR="0" wp14:anchorId="3C0A7920" wp14:editId="78D599B6">
            <wp:extent cx="5486400" cy="2082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082800"/>
                    </a:xfrm>
                    <a:prstGeom prst="rect">
                      <a:avLst/>
                    </a:prstGeom>
                  </pic:spPr>
                </pic:pic>
              </a:graphicData>
            </a:graphic>
          </wp:inline>
        </w:drawing>
      </w:r>
    </w:p>
    <w:p w14:paraId="56C09F8D" w14:textId="6D6C487A" w:rsidR="00C411E4" w:rsidRPr="00551A0F" w:rsidRDefault="00C411E4" w:rsidP="00817352">
      <w:pPr>
        <w:pStyle w:val="Caption"/>
        <w:jc w:val="center"/>
        <w:rPr>
          <w:rFonts w:asciiTheme="majorBidi" w:hAnsiTheme="majorBidi" w:cstheme="majorBidi"/>
          <w:b/>
          <w:bCs/>
          <w:i w:val="0"/>
          <w:iCs w:val="0"/>
          <w:color w:val="auto"/>
        </w:rPr>
      </w:pPr>
      <w:bookmarkStart w:id="485" w:name="_Ref501266724"/>
      <w:bookmarkStart w:id="486" w:name="_Toc506449885"/>
      <w:r w:rsidRPr="00551A0F">
        <w:rPr>
          <w:rFonts w:asciiTheme="majorBidi" w:hAnsiTheme="majorBidi" w:cstheme="majorBidi"/>
          <w:b/>
          <w:bCs/>
          <w:i w:val="0"/>
          <w:iCs w:val="0"/>
          <w:color w:val="auto"/>
        </w:rPr>
        <w:t xml:space="preserve">Figure </w:t>
      </w:r>
      <w:r w:rsidRPr="00551A0F">
        <w:rPr>
          <w:rFonts w:asciiTheme="majorBidi" w:hAnsiTheme="majorBidi" w:cstheme="majorBidi"/>
          <w:b/>
          <w:bCs/>
          <w:i w:val="0"/>
          <w:iCs w:val="0"/>
          <w:color w:val="auto"/>
        </w:rPr>
        <w:fldChar w:fldCharType="begin"/>
      </w:r>
      <w:r w:rsidRPr="00551A0F">
        <w:rPr>
          <w:rFonts w:asciiTheme="majorBidi" w:hAnsiTheme="majorBidi" w:cstheme="majorBidi"/>
          <w:b/>
          <w:bCs/>
          <w:i w:val="0"/>
          <w:iCs w:val="0"/>
          <w:color w:val="auto"/>
        </w:rPr>
        <w:instrText xml:space="preserve"> SEQ Figure \* ARABIC </w:instrText>
      </w:r>
      <w:r w:rsidRPr="00551A0F">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39</w:t>
      </w:r>
      <w:r w:rsidRPr="00551A0F">
        <w:rPr>
          <w:rFonts w:asciiTheme="majorBidi" w:hAnsiTheme="majorBidi" w:cstheme="majorBidi"/>
          <w:b/>
          <w:bCs/>
          <w:i w:val="0"/>
          <w:iCs w:val="0"/>
          <w:color w:val="auto"/>
        </w:rPr>
        <w:fldChar w:fldCharType="end"/>
      </w:r>
      <w:bookmarkEnd w:id="485"/>
      <w:r w:rsidRPr="00551A0F">
        <w:rPr>
          <w:rFonts w:asciiTheme="majorBidi" w:hAnsiTheme="majorBidi" w:cstheme="majorBidi"/>
          <w:b/>
          <w:bCs/>
          <w:i w:val="0"/>
          <w:iCs w:val="0"/>
          <w:color w:val="auto"/>
        </w:rPr>
        <w:t>: Killed mutants and unique mutants with randomly generated tests for PointCircleClassifier (250 Generations)</w:t>
      </w:r>
      <w:bookmarkEnd w:id="486"/>
    </w:p>
    <w:p w14:paraId="36B5BCCA"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Similarly, the total number of mutants generated by mGA for PointCircleClassifier is 84 and only 44% of the mutants were killed corresponding to 37 mutants. The percentage of killed mutants is low because the test cases were just randomly generated while the mutants’ generation is guided by mGA. This is why the gap between the total mutants and killed mutants is wide.</w:t>
      </w:r>
    </w:p>
    <w:p w14:paraId="75185FAE"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result was also investigated by generating random mutants and random test cases. These test cases were evaluated by executing the mutants against the test cases. The results are shown below:</w:t>
      </w:r>
    </w:p>
    <w:p w14:paraId="431B8F4C" w14:textId="77777777" w:rsidR="00C411E4" w:rsidRDefault="00C411E4" w:rsidP="00C411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pPr>
      <w:r>
        <w:rPr>
          <w:noProof/>
        </w:rPr>
        <w:drawing>
          <wp:inline distT="0" distB="0" distL="0" distR="0" wp14:anchorId="3576DA32" wp14:editId="2B9D8C67">
            <wp:extent cx="5486400" cy="2076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2076450"/>
                    </a:xfrm>
                    <a:prstGeom prst="rect">
                      <a:avLst/>
                    </a:prstGeom>
                  </pic:spPr>
                </pic:pic>
              </a:graphicData>
            </a:graphic>
          </wp:inline>
        </w:drawing>
      </w:r>
    </w:p>
    <w:p w14:paraId="13551E78" w14:textId="480B58D9" w:rsidR="00C411E4" w:rsidRPr="00551A0F" w:rsidRDefault="00C411E4" w:rsidP="00817352">
      <w:pPr>
        <w:pStyle w:val="Caption"/>
        <w:jc w:val="center"/>
        <w:rPr>
          <w:rFonts w:asciiTheme="majorBidi" w:hAnsiTheme="majorBidi" w:cstheme="majorBidi"/>
          <w:b/>
          <w:bCs/>
          <w:i w:val="0"/>
          <w:iCs w:val="0"/>
          <w:color w:val="auto"/>
        </w:rPr>
      </w:pPr>
      <w:bookmarkStart w:id="487" w:name="_Ref506447533"/>
      <w:bookmarkStart w:id="488" w:name="_Toc506449886"/>
      <w:r w:rsidRPr="00551A0F">
        <w:rPr>
          <w:rFonts w:asciiTheme="majorBidi" w:hAnsiTheme="majorBidi" w:cstheme="majorBidi"/>
          <w:b/>
          <w:bCs/>
          <w:i w:val="0"/>
          <w:iCs w:val="0"/>
          <w:color w:val="auto"/>
        </w:rPr>
        <w:t xml:space="preserve">Figure </w:t>
      </w:r>
      <w:r w:rsidRPr="00551A0F">
        <w:rPr>
          <w:rFonts w:asciiTheme="majorBidi" w:hAnsiTheme="majorBidi" w:cstheme="majorBidi"/>
          <w:b/>
          <w:bCs/>
          <w:i w:val="0"/>
          <w:iCs w:val="0"/>
          <w:color w:val="auto"/>
        </w:rPr>
        <w:fldChar w:fldCharType="begin"/>
      </w:r>
      <w:r w:rsidRPr="00551A0F">
        <w:rPr>
          <w:rFonts w:asciiTheme="majorBidi" w:hAnsiTheme="majorBidi" w:cstheme="majorBidi"/>
          <w:b/>
          <w:bCs/>
          <w:i w:val="0"/>
          <w:iCs w:val="0"/>
          <w:color w:val="auto"/>
        </w:rPr>
        <w:instrText xml:space="preserve"> SEQ Figure \* ARABIC </w:instrText>
      </w:r>
      <w:r w:rsidRPr="00551A0F">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40</w:t>
      </w:r>
      <w:r w:rsidRPr="00551A0F">
        <w:rPr>
          <w:rFonts w:asciiTheme="majorBidi" w:hAnsiTheme="majorBidi" w:cstheme="majorBidi"/>
          <w:b/>
          <w:bCs/>
          <w:i w:val="0"/>
          <w:iCs w:val="0"/>
          <w:color w:val="auto"/>
        </w:rPr>
        <w:fldChar w:fldCharType="end"/>
      </w:r>
      <w:bookmarkEnd w:id="487"/>
      <w:r w:rsidRPr="00551A0F">
        <w:rPr>
          <w:rFonts w:asciiTheme="majorBidi" w:hAnsiTheme="majorBidi" w:cstheme="majorBidi"/>
          <w:b/>
          <w:bCs/>
          <w:i w:val="0"/>
          <w:iCs w:val="0"/>
          <w:color w:val="auto"/>
        </w:rPr>
        <w:t>: Killed mutants and unique mutants with random mutants and tests for PointCircleClassifier (250 Generations)</w:t>
      </w:r>
      <w:bookmarkEnd w:id="488"/>
    </w:p>
    <w:p w14:paraId="437E9C7D"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result shows that 12 out of 18 generated mutants were killed in less than 150 generations, making the proportion of killed mutant to be 66.7%.</w:t>
      </w:r>
    </w:p>
    <w:p w14:paraId="6B463868" w14:textId="77777777" w:rsidR="00C411E4" w:rsidRDefault="00C411E4" w:rsidP="00C0791A">
      <w:pPr>
        <w:pStyle w:val="Heading2"/>
        <w:numPr>
          <w:ilvl w:val="0"/>
          <w:numId w:val="38"/>
        </w:numPr>
      </w:pPr>
      <w:bookmarkStart w:id="489" w:name="_Toc506718152"/>
      <w:r>
        <w:t>ANSWERING RESEARCH QUESTIONS</w:t>
      </w:r>
      <w:bookmarkEnd w:id="489"/>
    </w:p>
    <w:p w14:paraId="7FEED52E" w14:textId="0265A880" w:rsidR="00C411E4" w:rsidRDefault="00C411E4" w:rsidP="00694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There are </w:t>
      </w:r>
      <w:r w:rsidR="00341D66">
        <w:rPr>
          <w:rFonts w:asciiTheme="majorBidi" w:hAnsiTheme="majorBidi" w:cstheme="majorBidi"/>
          <w:sz w:val="24"/>
          <w:szCs w:val="24"/>
        </w:rPr>
        <w:t xml:space="preserve">four </w:t>
      </w:r>
      <w:r>
        <w:rPr>
          <w:rFonts w:asciiTheme="majorBidi" w:hAnsiTheme="majorBidi" w:cstheme="majorBidi"/>
          <w:sz w:val="24"/>
          <w:szCs w:val="24"/>
        </w:rPr>
        <w:t xml:space="preserve">research questions as stated in </w:t>
      </w:r>
      <w:hyperlink w:anchor="_CHAPTER_THREE" w:history="1">
        <w:r w:rsidR="00694CE4" w:rsidRPr="00551A0F">
          <w:rPr>
            <w:rStyle w:val="Hyperlink"/>
            <w:rFonts w:asciiTheme="majorBidi" w:hAnsiTheme="majorBidi" w:cstheme="majorBidi"/>
            <w:color w:val="auto"/>
            <w:sz w:val="24"/>
            <w:szCs w:val="24"/>
            <w:u w:val="none"/>
          </w:rPr>
          <w:t>Chapter Three</w:t>
        </w:r>
      </w:hyperlink>
      <w:r>
        <w:rPr>
          <w:rFonts w:asciiTheme="majorBidi" w:hAnsiTheme="majorBidi" w:cstheme="majorBidi"/>
          <w:sz w:val="24"/>
          <w:szCs w:val="24"/>
        </w:rPr>
        <w:t>. This section would answer the research questions.</w:t>
      </w:r>
    </w:p>
    <w:p w14:paraId="30339ED9" w14:textId="365EF023" w:rsidR="00341D66"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4"/>
          <w:szCs w:val="24"/>
        </w:rPr>
      </w:pPr>
      <w:r>
        <w:rPr>
          <w:rFonts w:asciiTheme="majorBidi" w:hAnsiTheme="majorBidi" w:cstheme="majorBidi"/>
          <w:b/>
          <w:bCs/>
          <w:sz w:val="24"/>
          <w:szCs w:val="24"/>
        </w:rPr>
        <w:t>RQ 1</w:t>
      </w:r>
      <w:r w:rsidRPr="00727A43">
        <w:rPr>
          <w:rFonts w:asciiTheme="majorBidi" w:hAnsiTheme="majorBidi" w:cstheme="majorBidi"/>
          <w:b/>
          <w:bCs/>
          <w:sz w:val="24"/>
          <w:szCs w:val="24"/>
        </w:rPr>
        <w:t>:</w:t>
      </w:r>
      <w:r>
        <w:rPr>
          <w:rFonts w:asciiTheme="majorBidi" w:hAnsiTheme="majorBidi" w:cstheme="majorBidi"/>
          <w:b/>
          <w:bCs/>
          <w:sz w:val="24"/>
          <w:szCs w:val="24"/>
        </w:rPr>
        <w:t xml:space="preserve"> </w:t>
      </w:r>
      <w:r w:rsidR="00341D66">
        <w:rPr>
          <w:rFonts w:asciiTheme="majorBidi" w:hAnsiTheme="majorBidi" w:cstheme="majorBidi"/>
          <w:b/>
          <w:bCs/>
          <w:sz w:val="24"/>
          <w:szCs w:val="24"/>
        </w:rPr>
        <w:t>What is the effectiveness of the generated test cases in killing the generated mutants?</w:t>
      </w:r>
    </w:p>
    <w:p w14:paraId="08753908" w14:textId="31EC9E26" w:rsidR="00C411E4" w:rsidRDefault="00C411E4" w:rsidP="00A26C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GAs were used to generate both test cases and mutants. The mutants were made to execute against the test cases to measure the effectiveness of the test cases. The experiment was carried out on five subject programs.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_Ref501006723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20</w:t>
      </w:r>
      <w:r w:rsidRPr="00457C7A">
        <w:rPr>
          <w:rFonts w:asciiTheme="majorBidi" w:hAnsiTheme="majorBidi" w:cstheme="majorBidi"/>
          <w:sz w:val="24"/>
          <w:szCs w:val="24"/>
        </w:rPr>
        <w:fldChar w:fldCharType="end"/>
      </w:r>
      <w:r w:rsidRPr="00457C7A">
        <w:rPr>
          <w:rFonts w:asciiTheme="majorBidi" w:hAnsiTheme="majorBidi" w:cstheme="majorBidi"/>
          <w:sz w:val="24"/>
          <w:szCs w:val="24"/>
        </w:rPr>
        <w:t xml:space="preserve">,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_Ref501111843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25</w:t>
      </w:r>
      <w:r w:rsidRPr="00457C7A">
        <w:rPr>
          <w:rFonts w:asciiTheme="majorBidi" w:hAnsiTheme="majorBidi" w:cstheme="majorBidi"/>
          <w:sz w:val="24"/>
          <w:szCs w:val="24"/>
        </w:rPr>
        <w:fldChar w:fldCharType="end"/>
      </w:r>
      <w:r w:rsidRPr="00457C7A">
        <w:rPr>
          <w:rFonts w:asciiTheme="majorBidi" w:hAnsiTheme="majorBidi" w:cstheme="majorBidi"/>
          <w:sz w:val="24"/>
          <w:szCs w:val="24"/>
        </w:rPr>
        <w:t xml:space="preserve">,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_Ref501125401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29</w:t>
      </w:r>
      <w:r w:rsidRPr="00457C7A">
        <w:rPr>
          <w:rFonts w:asciiTheme="majorBidi" w:hAnsiTheme="majorBidi" w:cstheme="majorBidi"/>
          <w:sz w:val="24"/>
          <w:szCs w:val="24"/>
        </w:rPr>
        <w:fldChar w:fldCharType="end"/>
      </w:r>
      <w:r w:rsidRPr="00457C7A">
        <w:rPr>
          <w:rFonts w:asciiTheme="majorBidi" w:hAnsiTheme="majorBidi" w:cstheme="majorBidi"/>
          <w:sz w:val="24"/>
          <w:szCs w:val="24"/>
        </w:rPr>
        <w:t xml:space="preserve">,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_Ref501223563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33</w:t>
      </w:r>
      <w:r w:rsidRPr="00457C7A">
        <w:rPr>
          <w:rFonts w:asciiTheme="majorBidi" w:hAnsiTheme="majorBidi" w:cstheme="majorBidi"/>
          <w:sz w:val="24"/>
          <w:szCs w:val="24"/>
        </w:rPr>
        <w:fldChar w:fldCharType="end"/>
      </w:r>
      <w:r w:rsidRPr="00457C7A">
        <w:rPr>
          <w:rFonts w:asciiTheme="majorBidi" w:hAnsiTheme="majorBidi" w:cstheme="majorBidi"/>
          <w:sz w:val="24"/>
          <w:szCs w:val="24"/>
        </w:rPr>
        <w:t xml:space="preserve">, and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_Ref501224129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37</w:t>
      </w:r>
      <w:r w:rsidRPr="00457C7A">
        <w:rPr>
          <w:rFonts w:asciiTheme="majorBidi" w:hAnsiTheme="majorBidi" w:cstheme="majorBidi"/>
          <w:sz w:val="24"/>
          <w:szCs w:val="24"/>
        </w:rPr>
        <w:fldChar w:fldCharType="end"/>
      </w:r>
      <w:r>
        <w:rPr>
          <w:rFonts w:asciiTheme="majorBidi" w:hAnsiTheme="majorBidi" w:cstheme="majorBidi"/>
          <w:sz w:val="24"/>
          <w:szCs w:val="24"/>
        </w:rPr>
        <w:t xml:space="preserve"> respectively show the result of executing optimized test cases against optimized mutants. The results on the figures show 90.9%, 89.8%, 100%, 74.7% and 98.8% of mutants were respectively killed by the optimized test cases. These values show the effectiveness of the generated test cases.</w:t>
      </w:r>
    </w:p>
    <w:p w14:paraId="12C9D050" w14:textId="733E4E97" w:rsidR="005A5E13" w:rsidRDefault="00C411E4" w:rsidP="00AA7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4"/>
          <w:szCs w:val="24"/>
        </w:rPr>
      </w:pPr>
      <w:r>
        <w:rPr>
          <w:rFonts w:asciiTheme="majorBidi" w:hAnsiTheme="majorBidi" w:cstheme="majorBidi"/>
          <w:b/>
          <w:bCs/>
          <w:sz w:val="24"/>
          <w:szCs w:val="24"/>
        </w:rPr>
        <w:t>RQ 2</w:t>
      </w:r>
      <w:r w:rsidRPr="00727A43">
        <w:rPr>
          <w:rFonts w:asciiTheme="majorBidi" w:hAnsiTheme="majorBidi" w:cstheme="majorBidi"/>
          <w:b/>
          <w:bCs/>
          <w:sz w:val="24"/>
          <w:szCs w:val="24"/>
        </w:rPr>
        <w:t>:</w:t>
      </w:r>
      <w:r w:rsidR="005A5E13">
        <w:rPr>
          <w:rFonts w:asciiTheme="majorBidi" w:hAnsiTheme="majorBidi" w:cstheme="majorBidi"/>
          <w:b/>
          <w:bCs/>
          <w:sz w:val="24"/>
          <w:szCs w:val="24"/>
        </w:rPr>
        <w:t xml:space="preserve"> How strong are the mutants generated?</w:t>
      </w:r>
    </w:p>
    <w:p w14:paraId="14198A00" w14:textId="4C8C6372" w:rsidR="00C411E4" w:rsidRDefault="00AA7695" w:rsidP="00AA7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_Ref501006723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20</w:t>
      </w:r>
      <w:r w:rsidRPr="00457C7A">
        <w:rPr>
          <w:rFonts w:asciiTheme="majorBidi" w:hAnsiTheme="majorBidi" w:cstheme="majorBidi"/>
          <w:sz w:val="24"/>
          <w:szCs w:val="24"/>
        </w:rPr>
        <w:fldChar w:fldCharType="end"/>
      </w:r>
      <w:r w:rsidRPr="00457C7A">
        <w:rPr>
          <w:rFonts w:asciiTheme="majorBidi" w:hAnsiTheme="majorBidi" w:cstheme="majorBidi"/>
          <w:sz w:val="24"/>
          <w:szCs w:val="24"/>
        </w:rPr>
        <w:t xml:space="preserve">,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_Ref501111843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25</w:t>
      </w:r>
      <w:r w:rsidRPr="00457C7A">
        <w:rPr>
          <w:rFonts w:asciiTheme="majorBidi" w:hAnsiTheme="majorBidi" w:cstheme="majorBidi"/>
          <w:sz w:val="24"/>
          <w:szCs w:val="24"/>
        </w:rPr>
        <w:fldChar w:fldCharType="end"/>
      </w:r>
      <w:r w:rsidRPr="00457C7A">
        <w:rPr>
          <w:rFonts w:asciiTheme="majorBidi" w:hAnsiTheme="majorBidi" w:cstheme="majorBidi"/>
          <w:sz w:val="24"/>
          <w:szCs w:val="24"/>
        </w:rPr>
        <w:t xml:space="preserve">,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_Ref501125401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29</w:t>
      </w:r>
      <w:r w:rsidRPr="00457C7A">
        <w:rPr>
          <w:rFonts w:asciiTheme="majorBidi" w:hAnsiTheme="majorBidi" w:cstheme="majorBidi"/>
          <w:sz w:val="24"/>
          <w:szCs w:val="24"/>
        </w:rPr>
        <w:fldChar w:fldCharType="end"/>
      </w:r>
      <w:r w:rsidRPr="00457C7A">
        <w:rPr>
          <w:rFonts w:asciiTheme="majorBidi" w:hAnsiTheme="majorBidi" w:cstheme="majorBidi"/>
          <w:sz w:val="24"/>
          <w:szCs w:val="24"/>
        </w:rPr>
        <w:t xml:space="preserve">,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_Ref501223563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33</w:t>
      </w:r>
      <w:r w:rsidRPr="00457C7A">
        <w:rPr>
          <w:rFonts w:asciiTheme="majorBidi" w:hAnsiTheme="majorBidi" w:cstheme="majorBidi"/>
          <w:sz w:val="24"/>
          <w:szCs w:val="24"/>
        </w:rPr>
        <w:fldChar w:fldCharType="end"/>
      </w:r>
      <w:r w:rsidRPr="00457C7A">
        <w:rPr>
          <w:rFonts w:asciiTheme="majorBidi" w:hAnsiTheme="majorBidi" w:cstheme="majorBidi"/>
          <w:sz w:val="24"/>
          <w:szCs w:val="24"/>
        </w:rPr>
        <w:t xml:space="preserve">, and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_Ref501224129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37</w:t>
      </w:r>
      <w:r w:rsidRPr="00457C7A">
        <w:rPr>
          <w:rFonts w:asciiTheme="majorBidi" w:hAnsiTheme="majorBidi" w:cstheme="majorBidi"/>
          <w:sz w:val="24"/>
          <w:szCs w:val="24"/>
        </w:rPr>
        <w:fldChar w:fldCharType="end"/>
      </w:r>
      <w:r w:rsidR="00C0791A">
        <w:rPr>
          <w:rFonts w:asciiTheme="majorBidi" w:hAnsiTheme="majorBidi" w:cstheme="majorBidi"/>
          <w:sz w:val="24"/>
          <w:szCs w:val="24"/>
        </w:rPr>
        <w:t xml:space="preserve"> </w:t>
      </w:r>
      <w:r w:rsidR="00C411E4">
        <w:rPr>
          <w:rFonts w:asciiTheme="majorBidi" w:hAnsiTheme="majorBidi" w:cstheme="majorBidi"/>
          <w:sz w:val="24"/>
          <w:szCs w:val="24"/>
        </w:rPr>
        <w:t>show that the number of mutants killed were increasing gradually, showing that most of the mutants were resisting killing by the test cases. Some of the mutants were only killed when the test cases were more optimized. The mutation scores were only obtained when the mutants were attempted to be killed for about 200 generations. If the mutants were killed just in 10 – 50 generations, we would have concluded that the mutants are not strong.</w:t>
      </w:r>
    </w:p>
    <w:p w14:paraId="41D75B0A" w14:textId="2433D2FD" w:rsidR="0025607D"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4"/>
          <w:szCs w:val="24"/>
        </w:rPr>
      </w:pPr>
      <w:r>
        <w:rPr>
          <w:rFonts w:asciiTheme="majorBidi" w:hAnsiTheme="majorBidi" w:cstheme="majorBidi"/>
          <w:b/>
          <w:bCs/>
          <w:sz w:val="24"/>
          <w:szCs w:val="24"/>
        </w:rPr>
        <w:t>RQ 3</w:t>
      </w:r>
      <w:r w:rsidRPr="00727A43">
        <w:rPr>
          <w:rFonts w:asciiTheme="majorBidi" w:hAnsiTheme="majorBidi" w:cstheme="majorBidi"/>
          <w:b/>
          <w:bCs/>
          <w:sz w:val="24"/>
          <w:szCs w:val="24"/>
        </w:rPr>
        <w:t>:</w:t>
      </w:r>
      <w:r>
        <w:rPr>
          <w:rFonts w:asciiTheme="majorBidi" w:hAnsiTheme="majorBidi" w:cstheme="majorBidi"/>
          <w:b/>
          <w:bCs/>
          <w:sz w:val="24"/>
          <w:szCs w:val="24"/>
        </w:rPr>
        <w:t xml:space="preserve"> </w:t>
      </w:r>
      <w:r w:rsidR="0025607D">
        <w:rPr>
          <w:rFonts w:asciiTheme="majorBidi" w:hAnsiTheme="majorBidi" w:cstheme="majorBidi"/>
          <w:b/>
          <w:bCs/>
          <w:sz w:val="24"/>
          <w:szCs w:val="24"/>
        </w:rPr>
        <w:t>Is the game-like approach better than random generation of both test data and mutants?</w:t>
      </w:r>
    </w:p>
    <w:p w14:paraId="32CFEE47" w14:textId="2B0F36EC"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Experiments were carried out to investigate if the game-like approach presented in this study performs better than random generation. To verify this, another set of experiments were carried out generating random test cases but generating mutants using mutant GA. Also, randomly generated mutants were executed against optimized test cases generated by tester GA.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_Ref501006322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21</w:t>
      </w:r>
      <w:r w:rsidRPr="00457C7A">
        <w:rPr>
          <w:rFonts w:asciiTheme="majorBidi" w:hAnsiTheme="majorBidi" w:cstheme="majorBidi"/>
          <w:sz w:val="24"/>
          <w:szCs w:val="24"/>
        </w:rPr>
        <w:fldChar w:fldCharType="end"/>
      </w:r>
      <w:r w:rsidRPr="00457C7A">
        <w:rPr>
          <w:rFonts w:asciiTheme="majorBidi" w:hAnsiTheme="majorBidi" w:cstheme="majorBidi"/>
          <w:sz w:val="24"/>
          <w:szCs w:val="24"/>
        </w:rPr>
        <w:t xml:space="preserve"> and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_Ref501092820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23</w:t>
      </w:r>
      <w:r w:rsidRPr="00457C7A">
        <w:rPr>
          <w:rFonts w:asciiTheme="majorBidi" w:hAnsiTheme="majorBidi" w:cstheme="majorBidi"/>
          <w:sz w:val="24"/>
          <w:szCs w:val="24"/>
        </w:rPr>
        <w:fldChar w:fldCharType="end"/>
      </w:r>
      <w:r>
        <w:rPr>
          <w:rFonts w:asciiTheme="majorBidi" w:hAnsiTheme="majorBidi" w:cstheme="majorBidi"/>
          <w:sz w:val="24"/>
          <w:szCs w:val="24"/>
        </w:rPr>
        <w:t xml:space="preserve"> show the results of the experiments for QuadraticSolver. The former shows that only few percentage of the possible mutants were generated because the mutants were generated randomly and almost all the mutants were killed because the test cases are optimized. While the latter shows result of randomly generated test cases against optimized mutants, the number of mutants generated is maximized but only very small percentage of the mutants were killed. This is because the test suite to kill the mutants is randomly generated. Similar results are shown for other subject program. The </w:t>
      </w:r>
      <w:r>
        <w:rPr>
          <w:rFonts w:asciiTheme="majorBidi" w:hAnsiTheme="majorBidi" w:cstheme="majorBidi"/>
          <w:sz w:val="24"/>
          <w:szCs w:val="24"/>
        </w:rPr>
        <w:fldChar w:fldCharType="begin"/>
      </w:r>
      <w:r w:rsidRPr="0025607D">
        <w:rPr>
          <w:rFonts w:asciiTheme="majorBidi" w:hAnsiTheme="majorBidi" w:cstheme="majorBidi"/>
          <w:sz w:val="24"/>
          <w:szCs w:val="24"/>
        </w:rPr>
        <w:instrText xml:space="preserve"> REF _Ref502829478 \h </w:instrText>
      </w:r>
      <w:r w:rsidR="0025607D">
        <w:rPr>
          <w:rFonts w:asciiTheme="majorBidi" w:hAnsiTheme="majorBidi" w:cstheme="majorBidi"/>
          <w:sz w:val="24"/>
          <w:szCs w:val="24"/>
        </w:rPr>
        <w:instrText xml:space="preserve"> \* MERGEFORMAT </w:instrText>
      </w:r>
      <w:r>
        <w:rPr>
          <w:rFonts w:asciiTheme="majorBidi" w:hAnsiTheme="majorBidi" w:cstheme="majorBidi"/>
          <w:sz w:val="24"/>
          <w:szCs w:val="24"/>
        </w:rPr>
      </w:r>
      <w:r>
        <w:rPr>
          <w:rFonts w:asciiTheme="majorBidi" w:hAnsiTheme="majorBidi" w:cstheme="majorBidi"/>
          <w:sz w:val="24"/>
          <w:szCs w:val="24"/>
        </w:rPr>
        <w:fldChar w:fldCharType="separate"/>
      </w:r>
      <w:r w:rsidR="001101E6" w:rsidRPr="001101E6">
        <w:rPr>
          <w:rFonts w:asciiTheme="majorBidi" w:hAnsiTheme="majorBidi" w:cstheme="majorBidi"/>
        </w:rPr>
        <w:t>Table</w:t>
      </w:r>
      <w:r w:rsidR="001101E6" w:rsidRPr="001101E6">
        <w:t xml:space="preserve"> </w:t>
      </w:r>
      <w:r w:rsidR="001101E6" w:rsidRPr="001101E6">
        <w:rPr>
          <w:noProof/>
        </w:rPr>
        <w:t>22</w:t>
      </w:r>
      <w:r>
        <w:rPr>
          <w:rFonts w:asciiTheme="majorBidi" w:hAnsiTheme="majorBidi" w:cstheme="majorBidi"/>
          <w:sz w:val="24"/>
          <w:szCs w:val="24"/>
        </w:rPr>
        <w:fldChar w:fldCharType="end"/>
      </w:r>
      <w:r>
        <w:rPr>
          <w:rFonts w:asciiTheme="majorBidi" w:hAnsiTheme="majorBidi" w:cstheme="majorBidi"/>
          <w:sz w:val="24"/>
          <w:szCs w:val="24"/>
        </w:rPr>
        <w:t xml:space="preserve">  shows the subject programs and the figures showing their results.</w:t>
      </w:r>
    </w:p>
    <w:p w14:paraId="6DF4F02F" w14:textId="2AE1D1EA" w:rsidR="00C411E4" w:rsidRPr="002D677D" w:rsidRDefault="00C411E4" w:rsidP="00FB7AD5">
      <w:pPr>
        <w:pStyle w:val="Caption"/>
        <w:keepNext/>
        <w:jc w:val="center"/>
        <w:rPr>
          <w:rFonts w:asciiTheme="majorBidi" w:hAnsiTheme="majorBidi" w:cstheme="majorBidi"/>
          <w:b/>
          <w:bCs/>
          <w:i w:val="0"/>
          <w:iCs w:val="0"/>
          <w:color w:val="auto"/>
        </w:rPr>
      </w:pPr>
      <w:bookmarkStart w:id="490" w:name="_Ref502829478"/>
      <w:bookmarkStart w:id="491" w:name="_Toc506449843"/>
      <w:r w:rsidRPr="002D677D">
        <w:rPr>
          <w:rFonts w:asciiTheme="majorBidi" w:hAnsiTheme="majorBidi" w:cstheme="majorBidi"/>
          <w:b/>
          <w:bCs/>
          <w:i w:val="0"/>
          <w:iCs w:val="0"/>
          <w:color w:val="auto"/>
        </w:rPr>
        <w:t xml:space="preserve">Table </w:t>
      </w:r>
      <w:r w:rsidR="000E2513" w:rsidRPr="002D677D">
        <w:rPr>
          <w:rFonts w:asciiTheme="majorBidi" w:hAnsiTheme="majorBidi" w:cstheme="majorBidi"/>
          <w:b/>
          <w:bCs/>
          <w:i w:val="0"/>
          <w:iCs w:val="0"/>
          <w:color w:val="auto"/>
        </w:rPr>
        <w:fldChar w:fldCharType="begin"/>
      </w:r>
      <w:r w:rsidR="000E2513" w:rsidRPr="002D677D">
        <w:rPr>
          <w:rFonts w:asciiTheme="majorBidi" w:hAnsiTheme="majorBidi" w:cstheme="majorBidi"/>
          <w:b/>
          <w:bCs/>
          <w:i w:val="0"/>
          <w:iCs w:val="0"/>
          <w:color w:val="auto"/>
        </w:rPr>
        <w:instrText xml:space="preserve"> SEQ Table \* ARABIC </w:instrText>
      </w:r>
      <w:r w:rsidR="000E2513" w:rsidRPr="002D677D">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22</w:t>
      </w:r>
      <w:r w:rsidR="000E2513" w:rsidRPr="002D677D">
        <w:rPr>
          <w:rFonts w:asciiTheme="majorBidi" w:hAnsiTheme="majorBidi" w:cstheme="majorBidi"/>
          <w:b/>
          <w:bCs/>
          <w:i w:val="0"/>
          <w:iCs w:val="0"/>
          <w:noProof/>
          <w:color w:val="auto"/>
        </w:rPr>
        <w:fldChar w:fldCharType="end"/>
      </w:r>
      <w:bookmarkEnd w:id="490"/>
      <w:r w:rsidRPr="002D677D">
        <w:rPr>
          <w:rFonts w:asciiTheme="majorBidi" w:hAnsiTheme="majorBidi" w:cstheme="majorBidi"/>
          <w:b/>
          <w:bCs/>
          <w:i w:val="0"/>
          <w:iCs w:val="0"/>
          <w:color w:val="auto"/>
        </w:rPr>
        <w:t>: Results of RQ3</w:t>
      </w:r>
      <w:bookmarkEnd w:id="491"/>
    </w:p>
    <w:tbl>
      <w:tblPr>
        <w:tblStyle w:val="TableGrid"/>
        <w:tblW w:w="0" w:type="auto"/>
        <w:tblLook w:val="04A0" w:firstRow="1" w:lastRow="0" w:firstColumn="1" w:lastColumn="0" w:noHBand="0" w:noVBand="1"/>
      </w:tblPr>
      <w:tblGrid>
        <w:gridCol w:w="2877"/>
        <w:gridCol w:w="4858"/>
      </w:tblGrid>
      <w:tr w:rsidR="00C411E4" w:rsidRPr="00107BFF" w14:paraId="291C2470" w14:textId="77777777" w:rsidTr="003513D4">
        <w:tc>
          <w:tcPr>
            <w:tcW w:w="2877" w:type="dxa"/>
          </w:tcPr>
          <w:p w14:paraId="68AF2578" w14:textId="77777777" w:rsidR="00C411E4" w:rsidRPr="00107BFF"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4"/>
                <w:szCs w:val="24"/>
              </w:rPr>
            </w:pPr>
            <w:r w:rsidRPr="00107BFF">
              <w:rPr>
                <w:rFonts w:asciiTheme="majorBidi" w:hAnsiTheme="majorBidi" w:cstheme="majorBidi"/>
                <w:b/>
                <w:bCs/>
                <w:sz w:val="24"/>
                <w:szCs w:val="24"/>
              </w:rPr>
              <w:t>Subject Programs</w:t>
            </w:r>
          </w:p>
        </w:tc>
        <w:tc>
          <w:tcPr>
            <w:tcW w:w="4858" w:type="dxa"/>
          </w:tcPr>
          <w:p w14:paraId="223D6A1A" w14:textId="77777777" w:rsidR="00C411E4" w:rsidRPr="00107BFF"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b/>
                <w:bCs/>
                <w:sz w:val="24"/>
                <w:szCs w:val="24"/>
              </w:rPr>
            </w:pPr>
            <w:r w:rsidRPr="00107BFF">
              <w:rPr>
                <w:rFonts w:asciiTheme="majorBidi" w:hAnsiTheme="majorBidi" w:cstheme="majorBidi"/>
                <w:b/>
                <w:bCs/>
                <w:sz w:val="24"/>
                <w:szCs w:val="24"/>
              </w:rPr>
              <w:t>Results shown in</w:t>
            </w:r>
          </w:p>
        </w:tc>
      </w:tr>
      <w:tr w:rsidR="00C411E4" w14:paraId="7C21EBF5" w14:textId="77777777" w:rsidTr="003513D4">
        <w:tc>
          <w:tcPr>
            <w:tcW w:w="2877" w:type="dxa"/>
          </w:tcPr>
          <w:p w14:paraId="37AEB0FC"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QuadraticSolver</w:t>
            </w:r>
          </w:p>
        </w:tc>
        <w:tc>
          <w:tcPr>
            <w:tcW w:w="4858" w:type="dxa"/>
          </w:tcPr>
          <w:p w14:paraId="43C87449" w14:textId="507ECE99" w:rsidR="00C411E4" w:rsidRPr="00457C7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_Ref501006322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21</w:t>
            </w:r>
            <w:r w:rsidRPr="00457C7A">
              <w:rPr>
                <w:rFonts w:asciiTheme="majorBidi" w:hAnsiTheme="majorBidi" w:cstheme="majorBidi"/>
                <w:sz w:val="24"/>
                <w:szCs w:val="24"/>
              </w:rPr>
              <w:fldChar w:fldCharType="end"/>
            </w:r>
            <w:r w:rsidRPr="00457C7A">
              <w:rPr>
                <w:rFonts w:asciiTheme="majorBidi" w:hAnsiTheme="majorBidi" w:cstheme="majorBidi"/>
                <w:sz w:val="24"/>
                <w:szCs w:val="24"/>
              </w:rPr>
              <w:t xml:space="preserve"> and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_Ref501092820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23</w:t>
            </w:r>
            <w:r w:rsidRPr="00457C7A">
              <w:rPr>
                <w:rFonts w:asciiTheme="majorBidi" w:hAnsiTheme="majorBidi" w:cstheme="majorBidi"/>
                <w:sz w:val="24"/>
                <w:szCs w:val="24"/>
              </w:rPr>
              <w:fldChar w:fldCharType="end"/>
            </w:r>
          </w:p>
        </w:tc>
      </w:tr>
      <w:tr w:rsidR="00C411E4" w14:paraId="215E7CA7" w14:textId="77777777" w:rsidTr="003513D4">
        <w:tc>
          <w:tcPr>
            <w:tcW w:w="2877" w:type="dxa"/>
          </w:tcPr>
          <w:p w14:paraId="3C66153C"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TriangleType</w:t>
            </w:r>
          </w:p>
        </w:tc>
        <w:tc>
          <w:tcPr>
            <w:tcW w:w="4858" w:type="dxa"/>
          </w:tcPr>
          <w:p w14:paraId="334962C2" w14:textId="0583479F" w:rsidR="00C411E4" w:rsidRPr="00457C7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_Ref501007302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26</w:t>
            </w:r>
            <w:r w:rsidRPr="00457C7A">
              <w:rPr>
                <w:rFonts w:asciiTheme="majorBidi" w:hAnsiTheme="majorBidi" w:cstheme="majorBidi"/>
                <w:sz w:val="24"/>
                <w:szCs w:val="24"/>
              </w:rPr>
              <w:fldChar w:fldCharType="end"/>
            </w:r>
            <w:r w:rsidRPr="00457C7A">
              <w:rPr>
                <w:rFonts w:asciiTheme="majorBidi" w:hAnsiTheme="majorBidi" w:cstheme="majorBidi"/>
                <w:sz w:val="24"/>
                <w:szCs w:val="24"/>
              </w:rPr>
              <w:t xml:space="preserve"> and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_Ref501117016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27</w:t>
            </w:r>
            <w:r w:rsidRPr="00457C7A">
              <w:rPr>
                <w:rFonts w:asciiTheme="majorBidi" w:hAnsiTheme="majorBidi" w:cstheme="majorBidi"/>
                <w:sz w:val="24"/>
                <w:szCs w:val="24"/>
              </w:rPr>
              <w:fldChar w:fldCharType="end"/>
            </w:r>
          </w:p>
        </w:tc>
      </w:tr>
      <w:tr w:rsidR="00C411E4" w14:paraId="2D43B907" w14:textId="77777777" w:rsidTr="003513D4">
        <w:tc>
          <w:tcPr>
            <w:tcW w:w="2877" w:type="dxa"/>
          </w:tcPr>
          <w:p w14:paraId="40E0D3C8"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MID</w:t>
            </w:r>
          </w:p>
        </w:tc>
        <w:tc>
          <w:tcPr>
            <w:tcW w:w="4858" w:type="dxa"/>
          </w:tcPr>
          <w:p w14:paraId="0C297394" w14:textId="681A25AE" w:rsidR="00C411E4" w:rsidRPr="00457C7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_Ref501133233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30</w:t>
            </w:r>
            <w:r w:rsidRPr="00457C7A">
              <w:rPr>
                <w:rFonts w:asciiTheme="majorBidi" w:hAnsiTheme="majorBidi" w:cstheme="majorBidi"/>
                <w:sz w:val="24"/>
                <w:szCs w:val="24"/>
              </w:rPr>
              <w:fldChar w:fldCharType="end"/>
            </w:r>
            <w:r w:rsidRPr="00457C7A">
              <w:rPr>
                <w:rFonts w:asciiTheme="majorBidi" w:hAnsiTheme="majorBidi" w:cstheme="majorBidi"/>
                <w:sz w:val="24"/>
                <w:szCs w:val="24"/>
              </w:rPr>
              <w:t xml:space="preserve"> and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_Ref501264651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31</w:t>
            </w:r>
            <w:r w:rsidRPr="00457C7A">
              <w:rPr>
                <w:rFonts w:asciiTheme="majorBidi" w:hAnsiTheme="majorBidi" w:cstheme="majorBidi"/>
                <w:sz w:val="24"/>
                <w:szCs w:val="24"/>
              </w:rPr>
              <w:fldChar w:fldCharType="end"/>
            </w:r>
          </w:p>
        </w:tc>
      </w:tr>
      <w:tr w:rsidR="00C411E4" w14:paraId="09D0223C" w14:textId="77777777" w:rsidTr="003513D4">
        <w:tc>
          <w:tcPr>
            <w:tcW w:w="2877" w:type="dxa"/>
          </w:tcPr>
          <w:p w14:paraId="1A1E073B"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LineRectangleClassifier</w:t>
            </w:r>
          </w:p>
        </w:tc>
        <w:tc>
          <w:tcPr>
            <w:tcW w:w="4858" w:type="dxa"/>
          </w:tcPr>
          <w:p w14:paraId="0D081311" w14:textId="421959BD" w:rsidR="00C411E4" w:rsidRPr="00457C7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_Ref502829390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34</w:t>
            </w:r>
            <w:r w:rsidRPr="00457C7A">
              <w:rPr>
                <w:rFonts w:asciiTheme="majorBidi" w:hAnsiTheme="majorBidi" w:cstheme="majorBidi"/>
                <w:sz w:val="24"/>
                <w:szCs w:val="24"/>
              </w:rPr>
              <w:fldChar w:fldCharType="end"/>
            </w:r>
            <w:r w:rsidRPr="00457C7A">
              <w:rPr>
                <w:rFonts w:asciiTheme="majorBidi" w:hAnsiTheme="majorBidi" w:cstheme="majorBidi"/>
                <w:sz w:val="24"/>
                <w:szCs w:val="24"/>
              </w:rPr>
              <w:t xml:space="preserve"> and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_Ref501265345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35</w:t>
            </w:r>
            <w:r w:rsidRPr="00457C7A">
              <w:rPr>
                <w:rFonts w:asciiTheme="majorBidi" w:hAnsiTheme="majorBidi" w:cstheme="majorBidi"/>
                <w:sz w:val="24"/>
                <w:szCs w:val="24"/>
              </w:rPr>
              <w:fldChar w:fldCharType="end"/>
            </w:r>
          </w:p>
        </w:tc>
      </w:tr>
      <w:tr w:rsidR="00C411E4" w14:paraId="127EF8E7" w14:textId="77777777" w:rsidTr="003513D4">
        <w:tc>
          <w:tcPr>
            <w:tcW w:w="2877" w:type="dxa"/>
          </w:tcPr>
          <w:p w14:paraId="10BE0DF9" w14:textId="77777777" w:rsidR="00C411E4"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PointCircleClassifier</w:t>
            </w:r>
          </w:p>
        </w:tc>
        <w:tc>
          <w:tcPr>
            <w:tcW w:w="4858" w:type="dxa"/>
          </w:tcPr>
          <w:p w14:paraId="662AC972" w14:textId="214AA3B0" w:rsidR="00C411E4" w:rsidRPr="00457C7A" w:rsidRDefault="00C411E4" w:rsidP="003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_Ref501224556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38</w:t>
            </w:r>
            <w:r w:rsidRPr="00457C7A">
              <w:rPr>
                <w:rFonts w:asciiTheme="majorBidi" w:hAnsiTheme="majorBidi" w:cstheme="majorBidi"/>
                <w:sz w:val="24"/>
                <w:szCs w:val="24"/>
              </w:rPr>
              <w:fldChar w:fldCharType="end"/>
            </w:r>
            <w:r w:rsidRPr="00457C7A">
              <w:rPr>
                <w:rFonts w:asciiTheme="majorBidi" w:hAnsiTheme="majorBidi" w:cstheme="majorBidi"/>
                <w:sz w:val="24"/>
                <w:szCs w:val="24"/>
              </w:rPr>
              <w:t xml:space="preserve"> and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_Ref501266724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39</w:t>
            </w:r>
            <w:r w:rsidRPr="00457C7A">
              <w:rPr>
                <w:rFonts w:asciiTheme="majorBidi" w:hAnsiTheme="majorBidi" w:cstheme="majorBidi"/>
                <w:sz w:val="24"/>
                <w:szCs w:val="24"/>
              </w:rPr>
              <w:fldChar w:fldCharType="end"/>
            </w:r>
          </w:p>
        </w:tc>
      </w:tr>
    </w:tbl>
    <w:p w14:paraId="2C1F6B45"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p>
    <w:p w14:paraId="4C62F621" w14:textId="51ABF2AB"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b/>
          <w:bCs/>
          <w:sz w:val="24"/>
          <w:szCs w:val="24"/>
        </w:rPr>
        <w:t>RQ 4</w:t>
      </w:r>
      <w:r w:rsidRPr="00727A43">
        <w:rPr>
          <w:rFonts w:asciiTheme="majorBidi" w:hAnsiTheme="majorBidi" w:cstheme="majorBidi"/>
          <w:b/>
          <w:bCs/>
          <w:sz w:val="24"/>
          <w:szCs w:val="24"/>
        </w:rPr>
        <w:t>:</w:t>
      </w:r>
      <w:r>
        <w:rPr>
          <w:rFonts w:asciiTheme="majorBidi" w:hAnsiTheme="majorBidi" w:cstheme="majorBidi"/>
          <w:b/>
          <w:bCs/>
          <w:sz w:val="24"/>
          <w:szCs w:val="24"/>
        </w:rPr>
        <w:t xml:space="preserve"> </w:t>
      </w:r>
      <w:r>
        <w:rPr>
          <w:rFonts w:asciiTheme="majorBidi" w:hAnsiTheme="majorBidi" w:cstheme="majorBidi"/>
          <w:sz w:val="24"/>
          <w:szCs w:val="24"/>
        </w:rPr>
        <w:t xml:space="preserve">Both GAs were executed across different set of parameters and the set of parameters with the highest performance (i.e. yielding the highest score for each GA) is selected. The set of GA parameters used in the experiment for tester GA and mutant GA are shown in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_Ref502644474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Table </w:t>
      </w:r>
      <w:r w:rsidR="001101E6" w:rsidRPr="001101E6">
        <w:rPr>
          <w:rFonts w:asciiTheme="majorBidi" w:hAnsiTheme="majorBidi" w:cstheme="majorBidi"/>
          <w:noProof/>
        </w:rPr>
        <w:t>19</w:t>
      </w:r>
      <w:r w:rsidRPr="00457C7A">
        <w:rPr>
          <w:rFonts w:asciiTheme="majorBidi" w:hAnsiTheme="majorBidi" w:cstheme="majorBidi"/>
          <w:sz w:val="24"/>
          <w:szCs w:val="24"/>
        </w:rPr>
        <w:fldChar w:fldCharType="end"/>
      </w:r>
      <w:r w:rsidRPr="00457C7A">
        <w:rPr>
          <w:rFonts w:asciiTheme="majorBidi" w:hAnsiTheme="majorBidi" w:cstheme="majorBidi"/>
          <w:sz w:val="24"/>
          <w:szCs w:val="24"/>
        </w:rPr>
        <w:t xml:space="preserve"> and </w:t>
      </w:r>
      <w:r w:rsidRPr="00457C7A">
        <w:rPr>
          <w:rFonts w:asciiTheme="majorBidi" w:hAnsiTheme="majorBidi" w:cstheme="majorBidi"/>
          <w:sz w:val="24"/>
          <w:szCs w:val="24"/>
        </w:rPr>
        <w:fldChar w:fldCharType="begin"/>
      </w:r>
      <w:r w:rsidRPr="00457C7A">
        <w:rPr>
          <w:rFonts w:asciiTheme="majorBidi" w:hAnsiTheme="majorBidi" w:cstheme="majorBidi"/>
          <w:sz w:val="24"/>
          <w:szCs w:val="24"/>
        </w:rPr>
        <w:instrText xml:space="preserve"> REF _Ref502829667 \h </w:instrText>
      </w:r>
      <w:r w:rsidR="00457C7A" w:rsidRPr="00457C7A">
        <w:rPr>
          <w:rFonts w:asciiTheme="majorBidi" w:hAnsiTheme="majorBidi" w:cstheme="majorBidi"/>
          <w:sz w:val="24"/>
          <w:szCs w:val="24"/>
        </w:rPr>
        <w:instrText xml:space="preserve"> \* MERGEFORMAT </w:instrText>
      </w:r>
      <w:r w:rsidRPr="00457C7A">
        <w:rPr>
          <w:rFonts w:asciiTheme="majorBidi" w:hAnsiTheme="majorBidi" w:cstheme="majorBidi"/>
          <w:sz w:val="24"/>
          <w:szCs w:val="24"/>
        </w:rPr>
      </w:r>
      <w:r w:rsidRPr="00457C7A">
        <w:rPr>
          <w:rFonts w:asciiTheme="majorBidi" w:hAnsiTheme="majorBidi" w:cstheme="majorBidi"/>
          <w:sz w:val="24"/>
          <w:szCs w:val="24"/>
        </w:rPr>
        <w:fldChar w:fldCharType="separate"/>
      </w:r>
      <w:r w:rsidR="001101E6" w:rsidRPr="001101E6">
        <w:rPr>
          <w:rFonts w:asciiTheme="majorBidi" w:hAnsiTheme="majorBidi" w:cstheme="majorBidi"/>
        </w:rPr>
        <w:t xml:space="preserve">Table </w:t>
      </w:r>
      <w:r w:rsidR="001101E6" w:rsidRPr="001101E6">
        <w:rPr>
          <w:rFonts w:asciiTheme="majorBidi" w:hAnsiTheme="majorBidi" w:cstheme="majorBidi"/>
          <w:noProof/>
        </w:rPr>
        <w:t>21</w:t>
      </w:r>
      <w:r w:rsidRPr="00457C7A">
        <w:rPr>
          <w:rFonts w:asciiTheme="majorBidi" w:hAnsiTheme="majorBidi" w:cstheme="majorBidi"/>
          <w:sz w:val="24"/>
          <w:szCs w:val="24"/>
        </w:rPr>
        <w:fldChar w:fldCharType="end"/>
      </w:r>
      <w:r>
        <w:rPr>
          <w:rFonts w:asciiTheme="majorBidi" w:hAnsiTheme="majorBidi" w:cstheme="majorBidi"/>
          <w:sz w:val="24"/>
          <w:szCs w:val="24"/>
        </w:rPr>
        <w:t xml:space="preserve"> respectively.</w:t>
      </w:r>
    </w:p>
    <w:p w14:paraId="445AE0D7" w14:textId="16EDBBDF" w:rsidR="0025607D" w:rsidRDefault="0025607D" w:rsidP="00457C7A">
      <w:pPr>
        <w:pStyle w:val="Heading2"/>
        <w:numPr>
          <w:ilvl w:val="0"/>
          <w:numId w:val="38"/>
        </w:numPr>
      </w:pPr>
      <w:bookmarkStart w:id="492" w:name="_Toc506718153"/>
      <w:commentRangeStart w:id="493"/>
      <w:r>
        <w:t>Testing the Hypotheses</w:t>
      </w:r>
      <w:commentRangeEnd w:id="493"/>
      <w:r w:rsidR="002D677D" w:rsidRPr="00457C7A">
        <w:commentReference w:id="493"/>
      </w:r>
      <w:bookmarkEnd w:id="492"/>
    </w:p>
    <w:p w14:paraId="41FA0F7F" w14:textId="0CAC8B36" w:rsidR="0025607D" w:rsidRDefault="00FA371E" w:rsidP="00457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This section tests the hypotheses formulated based on the research questions.</w:t>
      </w:r>
    </w:p>
    <w:p w14:paraId="52653F61" w14:textId="7FB829A3" w:rsidR="00FA371E" w:rsidRPr="00C826FC" w:rsidRDefault="00FA371E" w:rsidP="00457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45782F">
        <w:rPr>
          <w:rFonts w:asciiTheme="majorBidi" w:hAnsiTheme="majorBidi" w:cstheme="majorBidi"/>
          <w:b/>
          <w:bCs/>
          <w:sz w:val="24"/>
          <w:szCs w:val="24"/>
        </w:rPr>
        <w:t>RH 1: The test cases generated by the approach are effective</w:t>
      </w:r>
    </w:p>
    <w:p w14:paraId="57224F58" w14:textId="2339C02C" w:rsidR="00FA371E" w:rsidRDefault="00FA371E" w:rsidP="00457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To test if the test cases generated are effective, we need to study the results of executing the test cases against the mutants. </w:t>
      </w:r>
      <w:r w:rsidR="00947828">
        <w:rPr>
          <w:rFonts w:asciiTheme="majorBidi" w:hAnsiTheme="majorBidi" w:cstheme="majorBidi"/>
          <w:sz w:val="24"/>
          <w:szCs w:val="24"/>
        </w:rPr>
        <w:t xml:space="preserve">Since the experiment was carried out with five different subject programs, results from each of the subject programs are examined. The results in </w:t>
      </w:r>
      <w:r w:rsidR="00947828" w:rsidRPr="00591B64">
        <w:rPr>
          <w:rFonts w:asciiTheme="majorBidi" w:hAnsiTheme="majorBidi" w:cstheme="majorBidi"/>
          <w:sz w:val="24"/>
          <w:szCs w:val="24"/>
        </w:rPr>
        <w:fldChar w:fldCharType="begin"/>
      </w:r>
      <w:r w:rsidR="00947828" w:rsidRPr="00591B64">
        <w:rPr>
          <w:rFonts w:asciiTheme="majorBidi" w:hAnsiTheme="majorBidi" w:cstheme="majorBidi"/>
          <w:sz w:val="24"/>
          <w:szCs w:val="24"/>
        </w:rPr>
        <w:instrText xml:space="preserve"> REF _Ref501006723 \h </w:instrText>
      </w:r>
      <w:r w:rsidR="00591B64" w:rsidRPr="00591B64">
        <w:rPr>
          <w:rFonts w:asciiTheme="majorBidi" w:hAnsiTheme="majorBidi" w:cstheme="majorBidi"/>
          <w:sz w:val="24"/>
          <w:szCs w:val="24"/>
        </w:rPr>
        <w:instrText xml:space="preserve"> \* MERGEFORMAT </w:instrText>
      </w:r>
      <w:r w:rsidR="00947828" w:rsidRPr="00591B64">
        <w:rPr>
          <w:rFonts w:asciiTheme="majorBidi" w:hAnsiTheme="majorBidi" w:cstheme="majorBidi"/>
          <w:sz w:val="24"/>
          <w:szCs w:val="24"/>
        </w:rPr>
      </w:r>
      <w:r w:rsidR="00947828" w:rsidRPr="00591B64">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20</w:t>
      </w:r>
      <w:r w:rsidR="00947828" w:rsidRPr="00591B64">
        <w:rPr>
          <w:rFonts w:asciiTheme="majorBidi" w:hAnsiTheme="majorBidi" w:cstheme="majorBidi"/>
          <w:sz w:val="24"/>
          <w:szCs w:val="24"/>
        </w:rPr>
        <w:fldChar w:fldCharType="end"/>
      </w:r>
      <w:r w:rsidR="00947828" w:rsidRPr="00591B64">
        <w:rPr>
          <w:rFonts w:asciiTheme="majorBidi" w:hAnsiTheme="majorBidi" w:cstheme="majorBidi"/>
          <w:sz w:val="24"/>
          <w:szCs w:val="24"/>
        </w:rPr>
        <w:t xml:space="preserve">, </w:t>
      </w:r>
      <w:r w:rsidR="00947828" w:rsidRPr="00591B64">
        <w:rPr>
          <w:rFonts w:asciiTheme="majorBidi" w:hAnsiTheme="majorBidi" w:cstheme="majorBidi"/>
          <w:sz w:val="24"/>
          <w:szCs w:val="24"/>
        </w:rPr>
        <w:fldChar w:fldCharType="begin"/>
      </w:r>
      <w:r w:rsidR="00947828" w:rsidRPr="00591B64">
        <w:rPr>
          <w:rFonts w:asciiTheme="majorBidi" w:hAnsiTheme="majorBidi" w:cstheme="majorBidi"/>
          <w:sz w:val="24"/>
          <w:szCs w:val="24"/>
        </w:rPr>
        <w:instrText xml:space="preserve"> REF _Ref501111843 \h </w:instrText>
      </w:r>
      <w:r w:rsidR="00591B64" w:rsidRPr="00591B64">
        <w:rPr>
          <w:rFonts w:asciiTheme="majorBidi" w:hAnsiTheme="majorBidi" w:cstheme="majorBidi"/>
          <w:sz w:val="24"/>
          <w:szCs w:val="24"/>
        </w:rPr>
        <w:instrText xml:space="preserve"> \* MERGEFORMAT </w:instrText>
      </w:r>
      <w:r w:rsidR="00947828" w:rsidRPr="00591B64">
        <w:rPr>
          <w:rFonts w:asciiTheme="majorBidi" w:hAnsiTheme="majorBidi" w:cstheme="majorBidi"/>
          <w:sz w:val="24"/>
          <w:szCs w:val="24"/>
        </w:rPr>
      </w:r>
      <w:r w:rsidR="00947828" w:rsidRPr="00591B64">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25</w:t>
      </w:r>
      <w:r w:rsidR="00947828" w:rsidRPr="00591B64">
        <w:rPr>
          <w:rFonts w:asciiTheme="majorBidi" w:hAnsiTheme="majorBidi" w:cstheme="majorBidi"/>
          <w:sz w:val="24"/>
          <w:szCs w:val="24"/>
        </w:rPr>
        <w:fldChar w:fldCharType="end"/>
      </w:r>
      <w:r w:rsidR="00947828" w:rsidRPr="00591B64">
        <w:rPr>
          <w:rFonts w:asciiTheme="majorBidi" w:hAnsiTheme="majorBidi" w:cstheme="majorBidi"/>
          <w:sz w:val="24"/>
          <w:szCs w:val="24"/>
        </w:rPr>
        <w:t xml:space="preserve">, </w:t>
      </w:r>
      <w:r w:rsidR="00947828" w:rsidRPr="00591B64">
        <w:rPr>
          <w:rFonts w:asciiTheme="majorBidi" w:hAnsiTheme="majorBidi" w:cstheme="majorBidi"/>
          <w:sz w:val="24"/>
          <w:szCs w:val="24"/>
        </w:rPr>
        <w:fldChar w:fldCharType="begin"/>
      </w:r>
      <w:r w:rsidR="00947828" w:rsidRPr="00591B64">
        <w:rPr>
          <w:rFonts w:asciiTheme="majorBidi" w:hAnsiTheme="majorBidi" w:cstheme="majorBidi"/>
          <w:sz w:val="24"/>
          <w:szCs w:val="24"/>
        </w:rPr>
        <w:instrText xml:space="preserve"> REF _Ref501125401 \h </w:instrText>
      </w:r>
      <w:r w:rsidR="00591B64" w:rsidRPr="00591B64">
        <w:rPr>
          <w:rFonts w:asciiTheme="majorBidi" w:hAnsiTheme="majorBidi" w:cstheme="majorBidi"/>
          <w:sz w:val="24"/>
          <w:szCs w:val="24"/>
        </w:rPr>
        <w:instrText xml:space="preserve"> \* MERGEFORMAT </w:instrText>
      </w:r>
      <w:r w:rsidR="00947828" w:rsidRPr="00591B64">
        <w:rPr>
          <w:rFonts w:asciiTheme="majorBidi" w:hAnsiTheme="majorBidi" w:cstheme="majorBidi"/>
          <w:sz w:val="24"/>
          <w:szCs w:val="24"/>
        </w:rPr>
      </w:r>
      <w:r w:rsidR="00947828" w:rsidRPr="00591B64">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29</w:t>
      </w:r>
      <w:r w:rsidR="00947828" w:rsidRPr="00591B64">
        <w:rPr>
          <w:rFonts w:asciiTheme="majorBidi" w:hAnsiTheme="majorBidi" w:cstheme="majorBidi"/>
          <w:sz w:val="24"/>
          <w:szCs w:val="24"/>
        </w:rPr>
        <w:fldChar w:fldCharType="end"/>
      </w:r>
      <w:r w:rsidR="00947828" w:rsidRPr="00591B64">
        <w:rPr>
          <w:rFonts w:asciiTheme="majorBidi" w:hAnsiTheme="majorBidi" w:cstheme="majorBidi"/>
          <w:sz w:val="24"/>
          <w:szCs w:val="24"/>
        </w:rPr>
        <w:t xml:space="preserve">, </w:t>
      </w:r>
      <w:r w:rsidR="00947828" w:rsidRPr="00591B64">
        <w:rPr>
          <w:rFonts w:asciiTheme="majorBidi" w:hAnsiTheme="majorBidi" w:cstheme="majorBidi"/>
          <w:sz w:val="24"/>
          <w:szCs w:val="24"/>
        </w:rPr>
        <w:fldChar w:fldCharType="begin"/>
      </w:r>
      <w:r w:rsidR="00947828" w:rsidRPr="00591B64">
        <w:rPr>
          <w:rFonts w:asciiTheme="majorBidi" w:hAnsiTheme="majorBidi" w:cstheme="majorBidi"/>
          <w:sz w:val="24"/>
          <w:szCs w:val="24"/>
        </w:rPr>
        <w:instrText xml:space="preserve"> REF _Ref501223563 \h </w:instrText>
      </w:r>
      <w:r w:rsidR="00591B64" w:rsidRPr="00591B64">
        <w:rPr>
          <w:rFonts w:asciiTheme="majorBidi" w:hAnsiTheme="majorBidi" w:cstheme="majorBidi"/>
          <w:sz w:val="24"/>
          <w:szCs w:val="24"/>
        </w:rPr>
        <w:instrText xml:space="preserve"> \* MERGEFORMAT </w:instrText>
      </w:r>
      <w:r w:rsidR="00947828" w:rsidRPr="00591B64">
        <w:rPr>
          <w:rFonts w:asciiTheme="majorBidi" w:hAnsiTheme="majorBidi" w:cstheme="majorBidi"/>
          <w:sz w:val="24"/>
          <w:szCs w:val="24"/>
        </w:rPr>
      </w:r>
      <w:r w:rsidR="00947828" w:rsidRPr="00591B64">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33</w:t>
      </w:r>
      <w:r w:rsidR="00947828" w:rsidRPr="00591B64">
        <w:rPr>
          <w:rFonts w:asciiTheme="majorBidi" w:hAnsiTheme="majorBidi" w:cstheme="majorBidi"/>
          <w:sz w:val="24"/>
          <w:szCs w:val="24"/>
        </w:rPr>
        <w:fldChar w:fldCharType="end"/>
      </w:r>
      <w:r w:rsidR="00947828" w:rsidRPr="00591B64">
        <w:rPr>
          <w:rFonts w:asciiTheme="majorBidi" w:hAnsiTheme="majorBidi" w:cstheme="majorBidi"/>
          <w:sz w:val="24"/>
          <w:szCs w:val="24"/>
        </w:rPr>
        <w:t xml:space="preserve">, and </w:t>
      </w:r>
      <w:r w:rsidR="00947828" w:rsidRPr="00591B64">
        <w:rPr>
          <w:rFonts w:asciiTheme="majorBidi" w:hAnsiTheme="majorBidi" w:cstheme="majorBidi"/>
          <w:sz w:val="24"/>
          <w:szCs w:val="24"/>
        </w:rPr>
        <w:fldChar w:fldCharType="begin"/>
      </w:r>
      <w:r w:rsidR="00947828" w:rsidRPr="00591B64">
        <w:rPr>
          <w:rFonts w:asciiTheme="majorBidi" w:hAnsiTheme="majorBidi" w:cstheme="majorBidi"/>
          <w:sz w:val="24"/>
          <w:szCs w:val="24"/>
        </w:rPr>
        <w:instrText xml:space="preserve"> REF _Ref501224129 \h </w:instrText>
      </w:r>
      <w:r w:rsidR="00591B64" w:rsidRPr="00591B64">
        <w:rPr>
          <w:rFonts w:asciiTheme="majorBidi" w:hAnsiTheme="majorBidi" w:cstheme="majorBidi"/>
          <w:sz w:val="24"/>
          <w:szCs w:val="24"/>
        </w:rPr>
        <w:instrText xml:space="preserve"> \* MERGEFORMAT </w:instrText>
      </w:r>
      <w:r w:rsidR="00947828" w:rsidRPr="00591B64">
        <w:rPr>
          <w:rFonts w:asciiTheme="majorBidi" w:hAnsiTheme="majorBidi" w:cstheme="majorBidi"/>
          <w:sz w:val="24"/>
          <w:szCs w:val="24"/>
        </w:rPr>
      </w:r>
      <w:r w:rsidR="00947828" w:rsidRPr="00591B64">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37</w:t>
      </w:r>
      <w:r w:rsidR="00947828" w:rsidRPr="00591B64">
        <w:rPr>
          <w:rFonts w:asciiTheme="majorBidi" w:hAnsiTheme="majorBidi" w:cstheme="majorBidi"/>
          <w:sz w:val="24"/>
          <w:szCs w:val="24"/>
        </w:rPr>
        <w:fldChar w:fldCharType="end"/>
      </w:r>
      <w:r w:rsidR="00947828">
        <w:rPr>
          <w:rFonts w:asciiTheme="majorBidi" w:hAnsiTheme="majorBidi" w:cstheme="majorBidi"/>
          <w:sz w:val="24"/>
          <w:szCs w:val="24"/>
        </w:rPr>
        <w:t xml:space="preserve"> show the killing curve of each of the subject programs. It shows that 90.9%. 89.9%. 100%, 74,7% and 98.8% of the mutants were killed respectively. The unkilled mutants were examined, it was discovered that the mutated statements in those mutants were not reachable. This means if the codes were reachable, they would be killed. And this shows that the null hypothesis is to be accepted because the test cases are really effective.</w:t>
      </w:r>
    </w:p>
    <w:p w14:paraId="0F8C28E2" w14:textId="323F4D45" w:rsidR="00947828" w:rsidRPr="00C826FC" w:rsidRDefault="00947828" w:rsidP="00457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45782F">
        <w:rPr>
          <w:rFonts w:asciiTheme="majorBidi" w:hAnsiTheme="majorBidi" w:cstheme="majorBidi"/>
          <w:b/>
          <w:bCs/>
          <w:sz w:val="24"/>
          <w:szCs w:val="24"/>
        </w:rPr>
        <w:t>RH 2: The mutants generated by the game-like approach are stronger than randomly generated mutants</w:t>
      </w:r>
    </w:p>
    <w:p w14:paraId="188557FA" w14:textId="15D97572" w:rsidR="00FA371E" w:rsidRDefault="00F0544F" w:rsidP="00457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strength of the generated mutants was investigated by comparing with the randomly generated ones. This hypothesis would be accepted if the number of mutants generated by the game-like approach is higher than the random generation approach. </w:t>
      </w:r>
      <w:r w:rsidRPr="00591B64">
        <w:rPr>
          <w:rFonts w:asciiTheme="majorBidi" w:hAnsiTheme="majorBidi" w:cstheme="majorBidi"/>
          <w:sz w:val="24"/>
          <w:szCs w:val="24"/>
        </w:rPr>
        <w:fldChar w:fldCharType="begin"/>
      </w:r>
      <w:r w:rsidRPr="00591B64">
        <w:rPr>
          <w:rFonts w:asciiTheme="majorBidi" w:hAnsiTheme="majorBidi" w:cstheme="majorBidi"/>
          <w:sz w:val="24"/>
          <w:szCs w:val="24"/>
        </w:rPr>
        <w:instrText xml:space="preserve"> REF _Ref501006322 \h </w:instrText>
      </w:r>
      <w:r w:rsidR="00591B64" w:rsidRPr="00591B64">
        <w:rPr>
          <w:rFonts w:asciiTheme="majorBidi" w:hAnsiTheme="majorBidi" w:cstheme="majorBidi"/>
          <w:sz w:val="24"/>
          <w:szCs w:val="24"/>
        </w:rPr>
        <w:instrText xml:space="preserve"> \* MERGEFORMAT </w:instrText>
      </w:r>
      <w:r w:rsidRPr="00591B64">
        <w:rPr>
          <w:rFonts w:asciiTheme="majorBidi" w:hAnsiTheme="majorBidi" w:cstheme="majorBidi"/>
          <w:sz w:val="24"/>
          <w:szCs w:val="24"/>
        </w:rPr>
      </w:r>
      <w:r w:rsidRPr="00591B64">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21</w:t>
      </w:r>
      <w:r w:rsidRPr="00591B64">
        <w:rPr>
          <w:rFonts w:asciiTheme="majorBidi" w:hAnsiTheme="majorBidi" w:cstheme="majorBidi"/>
          <w:sz w:val="24"/>
          <w:szCs w:val="24"/>
        </w:rPr>
        <w:fldChar w:fldCharType="end"/>
      </w:r>
      <w:r w:rsidRPr="00591B64">
        <w:rPr>
          <w:rFonts w:asciiTheme="majorBidi" w:hAnsiTheme="majorBidi" w:cstheme="majorBidi"/>
          <w:sz w:val="24"/>
          <w:szCs w:val="24"/>
        </w:rPr>
        <w:t xml:space="preserve">, </w:t>
      </w:r>
      <w:r w:rsidRPr="00591B64">
        <w:rPr>
          <w:rFonts w:asciiTheme="majorBidi" w:hAnsiTheme="majorBidi" w:cstheme="majorBidi"/>
          <w:sz w:val="24"/>
          <w:szCs w:val="24"/>
        </w:rPr>
        <w:fldChar w:fldCharType="begin"/>
      </w:r>
      <w:r w:rsidRPr="00591B64">
        <w:rPr>
          <w:rFonts w:asciiTheme="majorBidi" w:hAnsiTheme="majorBidi" w:cstheme="majorBidi"/>
          <w:sz w:val="24"/>
          <w:szCs w:val="24"/>
        </w:rPr>
        <w:instrText xml:space="preserve"> REF _Ref501007302 \h </w:instrText>
      </w:r>
      <w:r w:rsidR="00591B64" w:rsidRPr="00591B64">
        <w:rPr>
          <w:rFonts w:asciiTheme="majorBidi" w:hAnsiTheme="majorBidi" w:cstheme="majorBidi"/>
          <w:sz w:val="24"/>
          <w:szCs w:val="24"/>
        </w:rPr>
        <w:instrText xml:space="preserve"> \* MERGEFORMAT </w:instrText>
      </w:r>
      <w:r w:rsidRPr="00591B64">
        <w:rPr>
          <w:rFonts w:asciiTheme="majorBidi" w:hAnsiTheme="majorBidi" w:cstheme="majorBidi"/>
          <w:sz w:val="24"/>
          <w:szCs w:val="24"/>
        </w:rPr>
      </w:r>
      <w:r w:rsidRPr="00591B64">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26</w:t>
      </w:r>
      <w:r w:rsidRPr="00591B64">
        <w:rPr>
          <w:rFonts w:asciiTheme="majorBidi" w:hAnsiTheme="majorBidi" w:cstheme="majorBidi"/>
          <w:sz w:val="24"/>
          <w:szCs w:val="24"/>
        </w:rPr>
        <w:fldChar w:fldCharType="end"/>
      </w:r>
      <w:r w:rsidRPr="00591B64">
        <w:rPr>
          <w:rFonts w:asciiTheme="majorBidi" w:hAnsiTheme="majorBidi" w:cstheme="majorBidi"/>
          <w:sz w:val="24"/>
          <w:szCs w:val="24"/>
        </w:rPr>
        <w:t xml:space="preserve">, </w:t>
      </w:r>
      <w:r w:rsidRPr="00591B64">
        <w:rPr>
          <w:rFonts w:asciiTheme="majorBidi" w:hAnsiTheme="majorBidi" w:cstheme="majorBidi"/>
          <w:sz w:val="24"/>
          <w:szCs w:val="24"/>
        </w:rPr>
        <w:fldChar w:fldCharType="begin"/>
      </w:r>
      <w:r w:rsidRPr="00591B64">
        <w:rPr>
          <w:rFonts w:asciiTheme="majorBidi" w:hAnsiTheme="majorBidi" w:cstheme="majorBidi"/>
          <w:sz w:val="24"/>
          <w:szCs w:val="24"/>
        </w:rPr>
        <w:instrText xml:space="preserve"> REF _Ref501133233 \h </w:instrText>
      </w:r>
      <w:r w:rsidR="00591B64" w:rsidRPr="00591B64">
        <w:rPr>
          <w:rFonts w:asciiTheme="majorBidi" w:hAnsiTheme="majorBidi" w:cstheme="majorBidi"/>
          <w:sz w:val="24"/>
          <w:szCs w:val="24"/>
        </w:rPr>
        <w:instrText xml:space="preserve"> \* MERGEFORMAT </w:instrText>
      </w:r>
      <w:r w:rsidRPr="00591B64">
        <w:rPr>
          <w:rFonts w:asciiTheme="majorBidi" w:hAnsiTheme="majorBidi" w:cstheme="majorBidi"/>
          <w:sz w:val="24"/>
          <w:szCs w:val="24"/>
        </w:rPr>
      </w:r>
      <w:r w:rsidRPr="00591B64">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30</w:t>
      </w:r>
      <w:r w:rsidRPr="00591B64">
        <w:rPr>
          <w:rFonts w:asciiTheme="majorBidi" w:hAnsiTheme="majorBidi" w:cstheme="majorBidi"/>
          <w:sz w:val="24"/>
          <w:szCs w:val="24"/>
        </w:rPr>
        <w:fldChar w:fldCharType="end"/>
      </w:r>
      <w:r w:rsidRPr="00591B64">
        <w:rPr>
          <w:rFonts w:asciiTheme="majorBidi" w:hAnsiTheme="majorBidi" w:cstheme="majorBidi"/>
          <w:sz w:val="24"/>
          <w:szCs w:val="24"/>
        </w:rPr>
        <w:t xml:space="preserve">, </w:t>
      </w:r>
      <w:r w:rsidRPr="00591B64">
        <w:rPr>
          <w:rFonts w:asciiTheme="majorBidi" w:hAnsiTheme="majorBidi" w:cstheme="majorBidi"/>
          <w:sz w:val="24"/>
          <w:szCs w:val="24"/>
        </w:rPr>
        <w:fldChar w:fldCharType="begin"/>
      </w:r>
      <w:r w:rsidRPr="00591B64">
        <w:rPr>
          <w:rFonts w:asciiTheme="majorBidi" w:hAnsiTheme="majorBidi" w:cstheme="majorBidi"/>
          <w:sz w:val="24"/>
          <w:szCs w:val="24"/>
        </w:rPr>
        <w:instrText xml:space="preserve"> REF _Ref502829390 \h </w:instrText>
      </w:r>
      <w:r w:rsidR="00591B64" w:rsidRPr="00591B64">
        <w:rPr>
          <w:rFonts w:asciiTheme="majorBidi" w:hAnsiTheme="majorBidi" w:cstheme="majorBidi"/>
          <w:sz w:val="24"/>
          <w:szCs w:val="24"/>
        </w:rPr>
        <w:instrText xml:space="preserve"> \* MERGEFORMAT </w:instrText>
      </w:r>
      <w:r w:rsidRPr="00591B64">
        <w:rPr>
          <w:rFonts w:asciiTheme="majorBidi" w:hAnsiTheme="majorBidi" w:cstheme="majorBidi"/>
          <w:sz w:val="24"/>
          <w:szCs w:val="24"/>
        </w:rPr>
      </w:r>
      <w:r w:rsidRPr="00591B64">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34</w:t>
      </w:r>
      <w:r w:rsidRPr="00591B64">
        <w:rPr>
          <w:rFonts w:asciiTheme="majorBidi" w:hAnsiTheme="majorBidi" w:cstheme="majorBidi"/>
          <w:sz w:val="24"/>
          <w:szCs w:val="24"/>
        </w:rPr>
        <w:fldChar w:fldCharType="end"/>
      </w:r>
      <w:r w:rsidRPr="00591B64">
        <w:rPr>
          <w:rFonts w:asciiTheme="majorBidi" w:hAnsiTheme="majorBidi" w:cstheme="majorBidi"/>
          <w:sz w:val="24"/>
          <w:szCs w:val="24"/>
        </w:rPr>
        <w:t xml:space="preserve">, and </w:t>
      </w:r>
      <w:r w:rsidRPr="00591B64">
        <w:rPr>
          <w:rFonts w:asciiTheme="majorBidi" w:hAnsiTheme="majorBidi" w:cstheme="majorBidi"/>
          <w:sz w:val="24"/>
          <w:szCs w:val="24"/>
        </w:rPr>
        <w:fldChar w:fldCharType="begin"/>
      </w:r>
      <w:r w:rsidRPr="00591B64">
        <w:rPr>
          <w:rFonts w:asciiTheme="majorBidi" w:hAnsiTheme="majorBidi" w:cstheme="majorBidi"/>
          <w:sz w:val="24"/>
          <w:szCs w:val="24"/>
        </w:rPr>
        <w:instrText xml:space="preserve"> REF _Ref501224556 \h </w:instrText>
      </w:r>
      <w:r w:rsidR="00591B64" w:rsidRPr="00591B64">
        <w:rPr>
          <w:rFonts w:asciiTheme="majorBidi" w:hAnsiTheme="majorBidi" w:cstheme="majorBidi"/>
          <w:sz w:val="24"/>
          <w:szCs w:val="24"/>
        </w:rPr>
        <w:instrText xml:space="preserve"> \* MERGEFORMAT </w:instrText>
      </w:r>
      <w:r w:rsidRPr="00591B64">
        <w:rPr>
          <w:rFonts w:asciiTheme="majorBidi" w:hAnsiTheme="majorBidi" w:cstheme="majorBidi"/>
          <w:sz w:val="24"/>
          <w:szCs w:val="24"/>
        </w:rPr>
      </w:r>
      <w:r w:rsidRPr="00591B64">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38</w:t>
      </w:r>
      <w:r w:rsidRPr="00591B64">
        <w:rPr>
          <w:rFonts w:asciiTheme="majorBidi" w:hAnsiTheme="majorBidi" w:cstheme="majorBidi"/>
          <w:sz w:val="24"/>
          <w:szCs w:val="24"/>
        </w:rPr>
        <w:fldChar w:fldCharType="end"/>
      </w:r>
      <w:r>
        <w:rPr>
          <w:rFonts w:asciiTheme="majorBidi" w:hAnsiTheme="majorBidi" w:cstheme="majorBidi"/>
          <w:sz w:val="24"/>
          <w:szCs w:val="24"/>
        </w:rPr>
        <w:t xml:space="preserve"> show </w:t>
      </w:r>
      <w:r w:rsidR="009825EA">
        <w:rPr>
          <w:rFonts w:asciiTheme="majorBidi" w:hAnsiTheme="majorBidi" w:cstheme="majorBidi"/>
          <w:sz w:val="24"/>
          <w:szCs w:val="24"/>
        </w:rPr>
        <w:t xml:space="preserve">that 24, 24, 16, 30, and 20 mutants were respectively generated in comparison with 88, 88, 57, 99, and 86 mutants generated using the game-like approach. This has been established that the number of mutants generated by our approach is greater than random approach. However, </w:t>
      </w:r>
      <w:r w:rsidR="002714AF">
        <w:rPr>
          <w:rFonts w:asciiTheme="majorBidi" w:hAnsiTheme="majorBidi" w:cstheme="majorBidi"/>
          <w:sz w:val="24"/>
          <w:szCs w:val="24"/>
        </w:rPr>
        <w:t>96</w:t>
      </w:r>
      <w:r w:rsidR="009825EA">
        <w:rPr>
          <w:rFonts w:asciiTheme="majorBidi" w:hAnsiTheme="majorBidi" w:cstheme="majorBidi"/>
          <w:sz w:val="24"/>
          <w:szCs w:val="24"/>
        </w:rPr>
        <w:t>%, 100%, 100%, 100% and 95% of the mutants were killed respectively. This is not a surprise, because the mutants were randomly generated, therefore, most of them are trivial mutants that are easy to kill.</w:t>
      </w:r>
    </w:p>
    <w:p w14:paraId="1B07EBAB" w14:textId="4E7F07D8" w:rsidR="009825EA" w:rsidRPr="00C826FC" w:rsidRDefault="009825EA" w:rsidP="00457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45782F">
        <w:rPr>
          <w:rFonts w:asciiTheme="majorBidi" w:hAnsiTheme="majorBidi" w:cstheme="majorBidi"/>
          <w:b/>
          <w:bCs/>
          <w:sz w:val="24"/>
          <w:szCs w:val="24"/>
        </w:rPr>
        <w:t>RH 3: The game-like approach is better than random generation of mutants and test data</w:t>
      </w:r>
    </w:p>
    <w:p w14:paraId="7A5CB9DD" w14:textId="4484F3EF" w:rsidR="009825EA" w:rsidRDefault="009825EA" w:rsidP="00457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Another set of experiment was carried out to investigate the efficiency of our approach by generating both mutants and test cases randomly. The results of the experiments are shown </w:t>
      </w:r>
      <w:r w:rsidRPr="00591B64">
        <w:rPr>
          <w:rFonts w:asciiTheme="majorBidi" w:hAnsiTheme="majorBidi" w:cstheme="majorBidi"/>
          <w:sz w:val="24"/>
          <w:szCs w:val="24"/>
        </w:rPr>
        <w:t xml:space="preserve">in </w:t>
      </w:r>
      <w:r w:rsidR="002714AF" w:rsidRPr="00591B64">
        <w:rPr>
          <w:rFonts w:asciiTheme="majorBidi" w:hAnsiTheme="majorBidi" w:cstheme="majorBidi"/>
          <w:sz w:val="24"/>
          <w:szCs w:val="24"/>
        </w:rPr>
        <w:fldChar w:fldCharType="begin"/>
      </w:r>
      <w:r w:rsidR="002714AF" w:rsidRPr="00591B64">
        <w:rPr>
          <w:rFonts w:asciiTheme="majorBidi" w:hAnsiTheme="majorBidi" w:cstheme="majorBidi"/>
          <w:sz w:val="24"/>
          <w:szCs w:val="24"/>
        </w:rPr>
        <w:instrText xml:space="preserve"> REF _Ref501271293 \h </w:instrText>
      </w:r>
      <w:r w:rsidR="00591B64" w:rsidRPr="00591B64">
        <w:rPr>
          <w:rFonts w:asciiTheme="majorBidi" w:hAnsiTheme="majorBidi" w:cstheme="majorBidi"/>
          <w:sz w:val="24"/>
          <w:szCs w:val="24"/>
        </w:rPr>
        <w:instrText xml:space="preserve"> \* MERGEFORMAT </w:instrText>
      </w:r>
      <w:r w:rsidR="002714AF" w:rsidRPr="00591B64">
        <w:rPr>
          <w:rFonts w:asciiTheme="majorBidi" w:hAnsiTheme="majorBidi" w:cstheme="majorBidi"/>
          <w:sz w:val="24"/>
          <w:szCs w:val="24"/>
        </w:rPr>
      </w:r>
      <w:r w:rsidR="002714AF" w:rsidRPr="00591B64">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24</w:t>
      </w:r>
      <w:r w:rsidR="002714AF" w:rsidRPr="00591B64">
        <w:rPr>
          <w:rFonts w:asciiTheme="majorBidi" w:hAnsiTheme="majorBidi" w:cstheme="majorBidi"/>
          <w:sz w:val="24"/>
          <w:szCs w:val="24"/>
        </w:rPr>
        <w:fldChar w:fldCharType="end"/>
      </w:r>
      <w:r w:rsidR="002714AF" w:rsidRPr="00591B64">
        <w:rPr>
          <w:rFonts w:asciiTheme="majorBidi" w:hAnsiTheme="majorBidi" w:cstheme="majorBidi"/>
          <w:sz w:val="24"/>
          <w:szCs w:val="24"/>
        </w:rPr>
        <w:t xml:space="preserve">, </w:t>
      </w:r>
      <w:r w:rsidR="002714AF" w:rsidRPr="00591B64">
        <w:rPr>
          <w:rFonts w:asciiTheme="majorBidi" w:hAnsiTheme="majorBidi" w:cstheme="majorBidi"/>
          <w:sz w:val="24"/>
          <w:szCs w:val="24"/>
        </w:rPr>
        <w:fldChar w:fldCharType="begin"/>
      </w:r>
      <w:r w:rsidR="002714AF" w:rsidRPr="00591B64">
        <w:rPr>
          <w:rFonts w:asciiTheme="majorBidi" w:hAnsiTheme="majorBidi" w:cstheme="majorBidi"/>
          <w:sz w:val="24"/>
          <w:szCs w:val="24"/>
        </w:rPr>
        <w:instrText xml:space="preserve"> REF _Ref501271828 \h </w:instrText>
      </w:r>
      <w:r w:rsidR="00591B64" w:rsidRPr="00591B64">
        <w:rPr>
          <w:rFonts w:asciiTheme="majorBidi" w:hAnsiTheme="majorBidi" w:cstheme="majorBidi"/>
          <w:sz w:val="24"/>
          <w:szCs w:val="24"/>
        </w:rPr>
        <w:instrText xml:space="preserve"> \* MERGEFORMAT </w:instrText>
      </w:r>
      <w:r w:rsidR="002714AF" w:rsidRPr="00591B64">
        <w:rPr>
          <w:rFonts w:asciiTheme="majorBidi" w:hAnsiTheme="majorBidi" w:cstheme="majorBidi"/>
          <w:sz w:val="24"/>
          <w:szCs w:val="24"/>
        </w:rPr>
      </w:r>
      <w:r w:rsidR="002714AF" w:rsidRPr="00591B64">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28</w:t>
      </w:r>
      <w:r w:rsidR="002714AF" w:rsidRPr="00591B64">
        <w:rPr>
          <w:rFonts w:asciiTheme="majorBidi" w:hAnsiTheme="majorBidi" w:cstheme="majorBidi"/>
          <w:sz w:val="24"/>
          <w:szCs w:val="24"/>
        </w:rPr>
        <w:fldChar w:fldCharType="end"/>
      </w:r>
      <w:r w:rsidR="002714AF" w:rsidRPr="00591B64">
        <w:rPr>
          <w:rFonts w:asciiTheme="majorBidi" w:hAnsiTheme="majorBidi" w:cstheme="majorBidi"/>
          <w:sz w:val="24"/>
          <w:szCs w:val="24"/>
        </w:rPr>
        <w:t xml:space="preserve">, </w:t>
      </w:r>
      <w:r w:rsidR="002714AF" w:rsidRPr="00591B64">
        <w:rPr>
          <w:rFonts w:asciiTheme="majorBidi" w:hAnsiTheme="majorBidi" w:cstheme="majorBidi"/>
          <w:sz w:val="24"/>
          <w:szCs w:val="24"/>
        </w:rPr>
        <w:fldChar w:fldCharType="begin"/>
      </w:r>
      <w:r w:rsidR="002714AF" w:rsidRPr="00591B64">
        <w:rPr>
          <w:rFonts w:asciiTheme="majorBidi" w:hAnsiTheme="majorBidi" w:cstheme="majorBidi"/>
          <w:sz w:val="24"/>
          <w:szCs w:val="24"/>
        </w:rPr>
        <w:instrText xml:space="preserve"> REF _Ref501272711 \h </w:instrText>
      </w:r>
      <w:r w:rsidR="00591B64" w:rsidRPr="00591B64">
        <w:rPr>
          <w:rFonts w:asciiTheme="majorBidi" w:hAnsiTheme="majorBidi" w:cstheme="majorBidi"/>
          <w:sz w:val="24"/>
          <w:szCs w:val="24"/>
        </w:rPr>
        <w:instrText xml:space="preserve"> \* MERGEFORMAT </w:instrText>
      </w:r>
      <w:r w:rsidR="002714AF" w:rsidRPr="00591B64">
        <w:rPr>
          <w:rFonts w:asciiTheme="majorBidi" w:hAnsiTheme="majorBidi" w:cstheme="majorBidi"/>
          <w:sz w:val="24"/>
          <w:szCs w:val="24"/>
        </w:rPr>
      </w:r>
      <w:r w:rsidR="002714AF" w:rsidRPr="00591B64">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32</w:t>
      </w:r>
      <w:r w:rsidR="002714AF" w:rsidRPr="00591B64">
        <w:rPr>
          <w:rFonts w:asciiTheme="majorBidi" w:hAnsiTheme="majorBidi" w:cstheme="majorBidi"/>
          <w:sz w:val="24"/>
          <w:szCs w:val="24"/>
        </w:rPr>
        <w:fldChar w:fldCharType="end"/>
      </w:r>
      <w:r w:rsidR="002714AF" w:rsidRPr="00591B64">
        <w:rPr>
          <w:rFonts w:asciiTheme="majorBidi" w:hAnsiTheme="majorBidi" w:cstheme="majorBidi"/>
          <w:sz w:val="24"/>
          <w:szCs w:val="24"/>
        </w:rPr>
        <w:t xml:space="preserve">, </w:t>
      </w:r>
      <w:r w:rsidR="002714AF" w:rsidRPr="00591B64">
        <w:rPr>
          <w:rFonts w:asciiTheme="majorBidi" w:hAnsiTheme="majorBidi" w:cstheme="majorBidi"/>
          <w:sz w:val="24"/>
          <w:szCs w:val="24"/>
        </w:rPr>
        <w:fldChar w:fldCharType="begin"/>
      </w:r>
      <w:r w:rsidR="002714AF" w:rsidRPr="00591B64">
        <w:rPr>
          <w:rFonts w:asciiTheme="majorBidi" w:hAnsiTheme="majorBidi" w:cstheme="majorBidi"/>
          <w:sz w:val="24"/>
          <w:szCs w:val="24"/>
        </w:rPr>
        <w:instrText xml:space="preserve"> REF _Ref506447529 \h </w:instrText>
      </w:r>
      <w:r w:rsidR="00591B64" w:rsidRPr="00591B64">
        <w:rPr>
          <w:rFonts w:asciiTheme="majorBidi" w:hAnsiTheme="majorBidi" w:cstheme="majorBidi"/>
          <w:sz w:val="24"/>
          <w:szCs w:val="24"/>
        </w:rPr>
        <w:instrText xml:space="preserve"> \* MERGEFORMAT </w:instrText>
      </w:r>
      <w:r w:rsidR="002714AF" w:rsidRPr="00591B64">
        <w:rPr>
          <w:rFonts w:asciiTheme="majorBidi" w:hAnsiTheme="majorBidi" w:cstheme="majorBidi"/>
          <w:sz w:val="24"/>
          <w:szCs w:val="24"/>
        </w:rPr>
      </w:r>
      <w:r w:rsidR="002714AF" w:rsidRPr="00591B64">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36</w:t>
      </w:r>
      <w:r w:rsidR="002714AF" w:rsidRPr="00591B64">
        <w:rPr>
          <w:rFonts w:asciiTheme="majorBidi" w:hAnsiTheme="majorBidi" w:cstheme="majorBidi"/>
          <w:sz w:val="24"/>
          <w:szCs w:val="24"/>
        </w:rPr>
        <w:fldChar w:fldCharType="end"/>
      </w:r>
      <w:r w:rsidR="002714AF" w:rsidRPr="00591B64">
        <w:rPr>
          <w:rFonts w:asciiTheme="majorBidi" w:hAnsiTheme="majorBidi" w:cstheme="majorBidi"/>
          <w:sz w:val="24"/>
          <w:szCs w:val="24"/>
        </w:rPr>
        <w:t xml:space="preserve">, and </w:t>
      </w:r>
      <w:r w:rsidR="002714AF" w:rsidRPr="00591B64">
        <w:rPr>
          <w:rFonts w:asciiTheme="majorBidi" w:hAnsiTheme="majorBidi" w:cstheme="majorBidi"/>
          <w:sz w:val="24"/>
          <w:szCs w:val="24"/>
        </w:rPr>
        <w:fldChar w:fldCharType="begin"/>
      </w:r>
      <w:r w:rsidR="002714AF" w:rsidRPr="00591B64">
        <w:rPr>
          <w:rFonts w:asciiTheme="majorBidi" w:hAnsiTheme="majorBidi" w:cstheme="majorBidi"/>
          <w:sz w:val="24"/>
          <w:szCs w:val="24"/>
        </w:rPr>
        <w:instrText xml:space="preserve"> REF _Ref506447533 \h </w:instrText>
      </w:r>
      <w:r w:rsidR="00591B64" w:rsidRPr="00591B64">
        <w:rPr>
          <w:rFonts w:asciiTheme="majorBidi" w:hAnsiTheme="majorBidi" w:cstheme="majorBidi"/>
          <w:sz w:val="24"/>
          <w:szCs w:val="24"/>
        </w:rPr>
        <w:instrText xml:space="preserve"> \* MERGEFORMAT </w:instrText>
      </w:r>
      <w:r w:rsidR="002714AF" w:rsidRPr="00591B64">
        <w:rPr>
          <w:rFonts w:asciiTheme="majorBidi" w:hAnsiTheme="majorBidi" w:cstheme="majorBidi"/>
          <w:sz w:val="24"/>
          <w:szCs w:val="24"/>
        </w:rPr>
      </w:r>
      <w:r w:rsidR="002714AF" w:rsidRPr="00591B64">
        <w:rPr>
          <w:rFonts w:asciiTheme="majorBidi" w:hAnsiTheme="majorBidi" w:cstheme="majorBidi"/>
          <w:sz w:val="24"/>
          <w:szCs w:val="24"/>
        </w:rPr>
        <w:fldChar w:fldCharType="separate"/>
      </w:r>
      <w:r w:rsidR="001101E6" w:rsidRPr="001101E6">
        <w:rPr>
          <w:rFonts w:asciiTheme="majorBidi" w:hAnsiTheme="majorBidi" w:cstheme="majorBidi"/>
        </w:rPr>
        <w:t xml:space="preserve">Figure </w:t>
      </w:r>
      <w:r w:rsidR="001101E6" w:rsidRPr="001101E6">
        <w:rPr>
          <w:rFonts w:asciiTheme="majorBidi" w:hAnsiTheme="majorBidi" w:cstheme="majorBidi"/>
          <w:noProof/>
        </w:rPr>
        <w:t>40</w:t>
      </w:r>
      <w:r w:rsidR="002714AF" w:rsidRPr="00591B64">
        <w:rPr>
          <w:rFonts w:asciiTheme="majorBidi" w:hAnsiTheme="majorBidi" w:cstheme="majorBidi"/>
          <w:sz w:val="24"/>
          <w:szCs w:val="24"/>
        </w:rPr>
        <w:fldChar w:fldCharType="end"/>
      </w:r>
      <w:r w:rsidR="002714AF" w:rsidRPr="00591B64">
        <w:rPr>
          <w:rFonts w:asciiTheme="majorBidi" w:hAnsiTheme="majorBidi" w:cstheme="majorBidi"/>
          <w:sz w:val="24"/>
          <w:szCs w:val="24"/>
        </w:rPr>
        <w:t xml:space="preserve">. It shows that 71.4%, 69.9%, </w:t>
      </w:r>
      <w:r w:rsidR="002714AF">
        <w:rPr>
          <w:rFonts w:asciiTheme="majorBidi" w:hAnsiTheme="majorBidi" w:cstheme="majorBidi"/>
          <w:sz w:val="24"/>
          <w:szCs w:val="24"/>
        </w:rPr>
        <w:t>81.3%, 71.4% and 66.7% of the mutants were killed. The percentage of mutants killed is averagely less than those killed by our approach. The number of mutants generated by the random approach is also very small, 21, 23, 16, 28, and 18 mutants were respectively generated from each of the subject programs.</w:t>
      </w:r>
    </w:p>
    <w:p w14:paraId="36A756A8" w14:textId="49315A81" w:rsidR="00FA371E" w:rsidRPr="00C826FC" w:rsidRDefault="00FA371E" w:rsidP="00457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45782F">
        <w:rPr>
          <w:rFonts w:asciiTheme="majorBidi" w:hAnsiTheme="majorBidi" w:cstheme="majorBidi"/>
          <w:b/>
          <w:bCs/>
          <w:sz w:val="24"/>
          <w:szCs w:val="24"/>
        </w:rPr>
        <w:t xml:space="preserve">RH 4: </w:t>
      </w:r>
      <w:r w:rsidR="002714AF">
        <w:rPr>
          <w:rFonts w:asciiTheme="majorBidi" w:hAnsiTheme="majorBidi" w:cstheme="majorBidi"/>
          <w:b/>
          <w:bCs/>
          <w:sz w:val="24"/>
          <w:szCs w:val="24"/>
        </w:rPr>
        <w:t>The number of mutants used in carrying out the mutation testing is proportional to the number of lines of executable code in the program under test.</w:t>
      </w:r>
    </w:p>
    <w:p w14:paraId="22ECF0D5" w14:textId="00C42DD6" w:rsidR="002714AF" w:rsidRPr="00FA371E" w:rsidRDefault="002427E3" w:rsidP="00457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five programs are composed of 14, 13, 20, 36, and 12 lines of code respectively. But in our game-like approach, 88, 88, 57, 99 and 86 mutants were generated. Looking at the two set of values, one can conclude that they are not linearly related. So, we reject the hypothesis by saying the number of mutants used in carrying out the mutation testing is not proportional to the number of lines of executable code in the original program under test. This can be attributed to the fact that no every line of executable code is mutable considering the fact that different mutation operator is applied at a time. So, a program line may be mutable for a mutation operator and not for another.</w:t>
      </w:r>
    </w:p>
    <w:p w14:paraId="46360561" w14:textId="7D83BD17" w:rsidR="00C411E4" w:rsidRPr="00591B64" w:rsidRDefault="00C411E4" w:rsidP="00591B64">
      <w:pPr>
        <w:pStyle w:val="Heading2"/>
        <w:numPr>
          <w:ilvl w:val="0"/>
          <w:numId w:val="38"/>
        </w:numPr>
        <w:rPr>
          <w:sz w:val="24"/>
          <w:szCs w:val="24"/>
        </w:rPr>
      </w:pPr>
      <w:bookmarkStart w:id="494" w:name="_Toc506718154"/>
      <w:r w:rsidRPr="00591B64">
        <w:rPr>
          <w:sz w:val="24"/>
          <w:szCs w:val="24"/>
        </w:rPr>
        <w:t>HARD TO KILL MUTANTS</w:t>
      </w:r>
      <w:bookmarkEnd w:id="494"/>
    </w:p>
    <w:p w14:paraId="21793C2C"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hard-to-kill mutants generated from the experiment when both test cases and mutants are respectively generated by tGA and mGA are executed in isolation without mixing with any other killed mutants to see if the test cases can kill them. The mutants were executed against the optimized test cases expecting some of the mutants to be killed. This was applied for each of the subject program. The results obtained show that none of them were killed. We investigated why they were not killed using manual method by cross-checking the code of the mutants not killed. What we observed was the mutated statement is not reachable. The reason why these statements were not reached is that the statements are part of the body of a conditional statement. Of which this conditional statement is testing equality of some combination of the program input with other different combinations. This is illustrated as follows:</w:t>
      </w:r>
    </w:p>
    <w:p w14:paraId="430626F8" w14:textId="77777777" w:rsidR="00C411E4" w:rsidRPr="00F774F1"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For example, in QuadraticSolver, line 7 (‘</w:t>
      </w:r>
      <w:r w:rsidRPr="00F774F1">
        <w:rPr>
          <w:rFonts w:asciiTheme="majorBidi" w:hAnsiTheme="majorBidi" w:cstheme="majorBidi"/>
          <w:b/>
          <w:bCs/>
          <w:i/>
          <w:iCs/>
          <w:sz w:val="24"/>
          <w:szCs w:val="24"/>
        </w:rPr>
        <w:t>elseif (d==0)</w:t>
      </w:r>
      <w:r>
        <w:rPr>
          <w:rFonts w:asciiTheme="majorBidi" w:hAnsiTheme="majorBidi" w:cstheme="majorBidi"/>
          <w:sz w:val="24"/>
          <w:szCs w:val="24"/>
        </w:rPr>
        <w:t>’) is the condition to get lines 8 and 9 executed. If the mutation is applied on the program statement in line 8 or line 9, the program code would be unreachable unless the condition is satisfied. Again, for d (which is the determinant ‘b</w:t>
      </w:r>
      <w:r>
        <w:rPr>
          <w:rFonts w:asciiTheme="majorBidi" w:hAnsiTheme="majorBidi" w:cstheme="majorBidi"/>
          <w:sz w:val="24"/>
          <w:szCs w:val="24"/>
          <w:vertAlign w:val="superscript"/>
        </w:rPr>
        <w:t>2</w:t>
      </w:r>
      <w:r>
        <w:rPr>
          <w:rFonts w:asciiTheme="majorBidi" w:hAnsiTheme="majorBidi" w:cstheme="majorBidi"/>
          <w:sz w:val="24"/>
          <w:szCs w:val="24"/>
        </w:rPr>
        <w:t>-4ac’) to be zero, the likelihood is very small. This problem can properly be addressed using white box testing or changing the fitness in such a way that the objective would be to get values that would be equal to zero or close. So that they can be guided to become zero in the long run of the execution. This would have changed our aim of presenting a black-box approach to kill as many mutants as possible. In fact, if a program does not have such condition, then the approach would be inappropriate for such program. The same challenge was recorded for the remaining subject program except for the MID program, which has no such condition. This is a strong reason why test cases generated to kill the mutants of MID program were able to get 100% mutation score. In other word, there is a record of killing the entire mutants of MID program.</w:t>
      </w:r>
    </w:p>
    <w:p w14:paraId="6EE8B5E3" w14:textId="54850101" w:rsidR="00C411E4" w:rsidRPr="00591B64" w:rsidRDefault="00C411E4" w:rsidP="00591B64">
      <w:pPr>
        <w:pStyle w:val="Heading2"/>
        <w:numPr>
          <w:ilvl w:val="0"/>
          <w:numId w:val="38"/>
        </w:numPr>
        <w:rPr>
          <w:sz w:val="24"/>
          <w:szCs w:val="24"/>
        </w:rPr>
      </w:pPr>
      <w:bookmarkStart w:id="495" w:name="_Toc506718155"/>
      <w:r w:rsidRPr="00591B64">
        <w:rPr>
          <w:sz w:val="24"/>
          <w:szCs w:val="24"/>
        </w:rPr>
        <w:t>CONFIDENCE INTERVAL</w:t>
      </w:r>
      <w:bookmarkEnd w:id="495"/>
    </w:p>
    <w:p w14:paraId="7096BAE0" w14:textId="77777777"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4A54F6">
        <w:rPr>
          <w:rFonts w:asciiTheme="majorBidi" w:hAnsiTheme="majorBidi" w:cstheme="majorBidi"/>
          <w:sz w:val="24"/>
          <w:szCs w:val="24"/>
        </w:rPr>
        <w:t>In order to find the confidence interval of data whose population standard deviation is known using the standard deviation and sample mean, the data has to be from a normal distribution. If there is no certainty with regards to the data being from a normal distribution, the number of data has to be large enough (at least 30) in order to apply the Central Limit Theorem which allows the usage of Z-values in the formula.</w:t>
      </w:r>
      <w:r>
        <w:rPr>
          <w:rFonts w:asciiTheme="majorBidi" w:hAnsiTheme="majorBidi" w:cstheme="majorBidi"/>
          <w:sz w:val="24"/>
          <w:szCs w:val="24"/>
        </w:rPr>
        <w:t xml:space="preserve"> In lieu of this, the experiment was repeated for each subject program for 32 times. Experiments are often repeated in order to get the following benefits:</w:t>
      </w:r>
    </w:p>
    <w:p w14:paraId="618C157D" w14:textId="77777777" w:rsidR="00C411E4" w:rsidRDefault="00C411E4" w:rsidP="00C411E4">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A large amount of results may make it easier to spot anomalies.</w:t>
      </w:r>
    </w:p>
    <w:p w14:paraId="56214ED3" w14:textId="77777777" w:rsidR="00C411E4" w:rsidRDefault="00C411E4" w:rsidP="00C411E4">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Repetition reduces the likelihood of errors or anomalous results.</w:t>
      </w:r>
    </w:p>
    <w:p w14:paraId="56D9DC80" w14:textId="77777777" w:rsidR="00C411E4" w:rsidRDefault="00C411E4" w:rsidP="00C411E4">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Scientist repeat others’ experiments to verify the accuracy of the findings.</w:t>
      </w:r>
    </w:p>
    <w:p w14:paraId="7EED1142" w14:textId="77777777" w:rsidR="00C411E4" w:rsidRDefault="00C411E4" w:rsidP="00C411E4">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Repeating an experiment allows a person to refine the results or simplify the methodology.</w:t>
      </w:r>
    </w:p>
    <w:p w14:paraId="67BC0D5B" w14:textId="77777777" w:rsidR="00C411E4" w:rsidRPr="00540526" w:rsidRDefault="00C411E4" w:rsidP="00C411E4">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Experiments are often repeated in order to study why they brings about the results they do.</w:t>
      </w:r>
    </w:p>
    <w:p w14:paraId="345949FB" w14:textId="6BA20955" w:rsidR="00C411E4"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results of the repetition are shown in </w:t>
      </w:r>
      <w:r>
        <w:rPr>
          <w:rFonts w:asciiTheme="majorBidi" w:hAnsiTheme="majorBidi" w:cstheme="majorBidi"/>
          <w:sz w:val="24"/>
          <w:szCs w:val="24"/>
        </w:rPr>
        <w:fldChar w:fldCharType="begin"/>
      </w:r>
      <w:r>
        <w:rPr>
          <w:rFonts w:asciiTheme="majorBidi" w:hAnsiTheme="majorBidi" w:cstheme="majorBidi"/>
          <w:sz w:val="24"/>
          <w:szCs w:val="24"/>
        </w:rPr>
        <w:instrText xml:space="preserve"> REF _Ref502650407 \h </w:instrText>
      </w:r>
      <w:r>
        <w:rPr>
          <w:rFonts w:asciiTheme="majorBidi" w:hAnsiTheme="majorBidi" w:cstheme="majorBidi"/>
          <w:sz w:val="24"/>
          <w:szCs w:val="24"/>
        </w:rPr>
      </w:r>
      <w:r>
        <w:rPr>
          <w:rFonts w:asciiTheme="majorBidi" w:hAnsiTheme="majorBidi" w:cstheme="majorBidi"/>
          <w:sz w:val="24"/>
          <w:szCs w:val="24"/>
        </w:rPr>
        <w:fldChar w:fldCharType="separate"/>
      </w:r>
      <w:r w:rsidR="001101E6" w:rsidRPr="0045782F">
        <w:rPr>
          <w:rFonts w:asciiTheme="majorBidi" w:hAnsiTheme="majorBidi" w:cstheme="majorBidi"/>
          <w:b/>
          <w:bCs/>
        </w:rPr>
        <w:t xml:space="preserve">Table </w:t>
      </w:r>
      <w:r w:rsidR="001101E6">
        <w:rPr>
          <w:rFonts w:asciiTheme="majorBidi" w:hAnsiTheme="majorBidi" w:cstheme="majorBidi"/>
          <w:b/>
          <w:bCs/>
          <w:i/>
          <w:iCs/>
          <w:noProof/>
        </w:rPr>
        <w:t>23</w:t>
      </w:r>
      <w:r>
        <w:rPr>
          <w:rFonts w:asciiTheme="majorBidi" w:hAnsiTheme="majorBidi" w:cstheme="majorBidi"/>
          <w:sz w:val="24"/>
          <w:szCs w:val="24"/>
        </w:rPr>
        <w:fldChar w:fldCharType="end"/>
      </w:r>
      <w:r>
        <w:rPr>
          <w:rFonts w:asciiTheme="majorBidi" w:hAnsiTheme="majorBidi" w:cstheme="majorBidi"/>
          <w:sz w:val="24"/>
          <w:szCs w:val="24"/>
        </w:rPr>
        <w:t xml:space="preserve"> :</w:t>
      </w:r>
    </w:p>
    <w:p w14:paraId="6077E791" w14:textId="18852059" w:rsidR="00C411E4" w:rsidRPr="0045782F" w:rsidRDefault="00C411E4" w:rsidP="00817352">
      <w:pPr>
        <w:pStyle w:val="Caption"/>
        <w:keepNext/>
        <w:jc w:val="center"/>
        <w:rPr>
          <w:rFonts w:asciiTheme="majorBidi" w:hAnsiTheme="majorBidi" w:cstheme="majorBidi"/>
          <w:b/>
          <w:bCs/>
          <w:i w:val="0"/>
          <w:iCs w:val="0"/>
          <w:color w:val="auto"/>
        </w:rPr>
      </w:pPr>
      <w:bookmarkStart w:id="496" w:name="_Ref502650407"/>
      <w:bookmarkStart w:id="497" w:name="_Toc506449844"/>
      <w:r w:rsidRPr="0045782F">
        <w:rPr>
          <w:rFonts w:asciiTheme="majorBidi" w:hAnsiTheme="majorBidi" w:cstheme="majorBidi"/>
          <w:b/>
          <w:bCs/>
          <w:i w:val="0"/>
          <w:iCs w:val="0"/>
          <w:color w:val="auto"/>
        </w:rPr>
        <w:t xml:space="preserve">Table </w:t>
      </w:r>
      <w:r w:rsidRPr="0045782F">
        <w:rPr>
          <w:rFonts w:asciiTheme="majorBidi" w:hAnsiTheme="majorBidi" w:cstheme="majorBidi"/>
          <w:b/>
          <w:bCs/>
          <w:i w:val="0"/>
          <w:iCs w:val="0"/>
          <w:color w:val="auto"/>
        </w:rPr>
        <w:fldChar w:fldCharType="begin"/>
      </w:r>
      <w:r w:rsidRPr="0045782F">
        <w:rPr>
          <w:rFonts w:asciiTheme="majorBidi" w:hAnsiTheme="majorBidi" w:cstheme="majorBidi"/>
          <w:b/>
          <w:bCs/>
          <w:i w:val="0"/>
          <w:iCs w:val="0"/>
          <w:color w:val="auto"/>
        </w:rPr>
        <w:instrText xml:space="preserve"> SEQ Table \* ARABIC </w:instrText>
      </w:r>
      <w:r w:rsidRPr="0045782F">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23</w:t>
      </w:r>
      <w:r w:rsidRPr="0045782F">
        <w:rPr>
          <w:rFonts w:asciiTheme="majorBidi" w:hAnsiTheme="majorBidi" w:cstheme="majorBidi"/>
          <w:b/>
          <w:bCs/>
          <w:i w:val="0"/>
          <w:iCs w:val="0"/>
          <w:noProof/>
          <w:color w:val="auto"/>
        </w:rPr>
        <w:fldChar w:fldCharType="end"/>
      </w:r>
      <w:bookmarkEnd w:id="496"/>
      <w:r w:rsidRPr="0045782F">
        <w:rPr>
          <w:rFonts w:asciiTheme="majorBidi" w:hAnsiTheme="majorBidi" w:cstheme="majorBidi"/>
          <w:b/>
          <w:bCs/>
          <w:i w:val="0"/>
          <w:iCs w:val="0"/>
          <w:color w:val="auto"/>
        </w:rPr>
        <w:t>: Fitness of tGA of each subject program over 32 runs</w:t>
      </w:r>
      <w:bookmarkEnd w:id="497"/>
    </w:p>
    <w:p w14:paraId="72FB8728" w14:textId="77777777" w:rsidR="00C411E4" w:rsidRDefault="00C411E4" w:rsidP="00457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ajorBidi" w:hAnsiTheme="majorBidi" w:cstheme="majorBidi"/>
          <w:sz w:val="24"/>
          <w:szCs w:val="24"/>
        </w:rPr>
      </w:pPr>
      <w:r>
        <w:rPr>
          <w:noProof/>
        </w:rPr>
        <w:drawing>
          <wp:inline distT="0" distB="0" distL="0" distR="0" wp14:anchorId="562015E5" wp14:editId="27F4E129">
            <wp:extent cx="5934501" cy="3658235"/>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8210" cy="3660522"/>
                    </a:xfrm>
                    <a:prstGeom prst="rect">
                      <a:avLst/>
                    </a:prstGeom>
                  </pic:spPr>
                </pic:pic>
              </a:graphicData>
            </a:graphic>
          </wp:inline>
        </w:drawing>
      </w:r>
    </w:p>
    <w:p w14:paraId="367CEF6F" w14:textId="36C3FD83" w:rsidR="00C411E4" w:rsidRDefault="00C411E4" w:rsidP="00035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values shown in </w:t>
      </w:r>
      <w:r>
        <w:rPr>
          <w:rFonts w:asciiTheme="majorBidi" w:hAnsiTheme="majorBidi" w:cstheme="majorBidi"/>
          <w:sz w:val="24"/>
          <w:szCs w:val="24"/>
        </w:rPr>
        <w:fldChar w:fldCharType="begin"/>
      </w:r>
      <w:r>
        <w:rPr>
          <w:rFonts w:asciiTheme="majorBidi" w:hAnsiTheme="majorBidi" w:cstheme="majorBidi"/>
          <w:sz w:val="24"/>
          <w:szCs w:val="24"/>
        </w:rPr>
        <w:instrText xml:space="preserve"> REF _Ref502650407 \h </w:instrText>
      </w:r>
      <w:r>
        <w:rPr>
          <w:rFonts w:asciiTheme="majorBidi" w:hAnsiTheme="majorBidi" w:cstheme="majorBidi"/>
          <w:sz w:val="24"/>
          <w:szCs w:val="24"/>
        </w:rPr>
      </w:r>
      <w:r>
        <w:rPr>
          <w:rFonts w:asciiTheme="majorBidi" w:hAnsiTheme="majorBidi" w:cstheme="majorBidi"/>
          <w:sz w:val="24"/>
          <w:szCs w:val="24"/>
        </w:rPr>
        <w:fldChar w:fldCharType="separate"/>
      </w:r>
      <w:r w:rsidR="001101E6" w:rsidRPr="0045782F">
        <w:rPr>
          <w:rFonts w:asciiTheme="majorBidi" w:hAnsiTheme="majorBidi" w:cstheme="majorBidi"/>
          <w:b/>
          <w:bCs/>
        </w:rPr>
        <w:t xml:space="preserve">Table </w:t>
      </w:r>
      <w:r w:rsidR="001101E6">
        <w:rPr>
          <w:rFonts w:asciiTheme="majorBidi" w:hAnsiTheme="majorBidi" w:cstheme="majorBidi"/>
          <w:b/>
          <w:bCs/>
          <w:i/>
          <w:iCs/>
          <w:noProof/>
        </w:rPr>
        <w:t>23</w:t>
      </w:r>
      <w:r>
        <w:rPr>
          <w:rFonts w:asciiTheme="majorBidi" w:hAnsiTheme="majorBidi" w:cstheme="majorBidi"/>
          <w:sz w:val="24"/>
          <w:szCs w:val="24"/>
        </w:rPr>
        <w:fldChar w:fldCharType="end"/>
      </w:r>
      <w:r>
        <w:rPr>
          <w:rFonts w:asciiTheme="majorBidi" w:hAnsiTheme="majorBidi" w:cstheme="majorBidi"/>
          <w:sz w:val="24"/>
          <w:szCs w:val="24"/>
        </w:rPr>
        <w:t xml:space="preserve"> are the values of the fitness of tGA for each subject program executed 32 times. Each of the values of the subject programs are analyzed and the descriptive statistical values are obtained. The values are plotted to show the mean with 95% confidence interval as shown in </w:t>
      </w:r>
      <w:r>
        <w:rPr>
          <w:rFonts w:asciiTheme="majorBidi" w:hAnsiTheme="majorBidi" w:cstheme="majorBidi"/>
          <w:sz w:val="24"/>
          <w:szCs w:val="24"/>
        </w:rPr>
        <w:fldChar w:fldCharType="begin"/>
      </w:r>
      <w:r>
        <w:rPr>
          <w:rFonts w:asciiTheme="majorBidi" w:hAnsiTheme="majorBidi" w:cstheme="majorBidi"/>
          <w:sz w:val="24"/>
          <w:szCs w:val="24"/>
        </w:rPr>
        <w:instrText xml:space="preserve"> REF _Ref502492525 \h </w:instrText>
      </w:r>
      <w:r>
        <w:rPr>
          <w:rFonts w:asciiTheme="majorBidi" w:hAnsiTheme="majorBidi" w:cstheme="majorBidi"/>
          <w:sz w:val="24"/>
          <w:szCs w:val="24"/>
        </w:rPr>
      </w:r>
      <w:r>
        <w:rPr>
          <w:rFonts w:asciiTheme="majorBidi" w:hAnsiTheme="majorBidi" w:cstheme="majorBidi"/>
          <w:sz w:val="24"/>
          <w:szCs w:val="24"/>
        </w:rPr>
        <w:fldChar w:fldCharType="separate"/>
      </w:r>
      <w:r w:rsidR="001101E6" w:rsidRPr="00551A0F">
        <w:rPr>
          <w:rFonts w:asciiTheme="majorBidi" w:hAnsiTheme="majorBidi" w:cstheme="majorBidi"/>
          <w:b/>
          <w:bCs/>
        </w:rPr>
        <w:t xml:space="preserve">Figure </w:t>
      </w:r>
      <w:r w:rsidR="001101E6">
        <w:rPr>
          <w:rFonts w:asciiTheme="majorBidi" w:hAnsiTheme="majorBidi" w:cstheme="majorBidi"/>
          <w:b/>
          <w:bCs/>
          <w:i/>
          <w:iCs/>
          <w:noProof/>
        </w:rPr>
        <w:t>41</w:t>
      </w:r>
      <w:r>
        <w:rPr>
          <w:rFonts w:asciiTheme="majorBidi" w:hAnsiTheme="majorBidi" w:cstheme="majorBidi"/>
          <w:sz w:val="24"/>
          <w:szCs w:val="24"/>
        </w:rPr>
        <w:fldChar w:fldCharType="end"/>
      </w:r>
      <w:r>
        <w:rPr>
          <w:rFonts w:asciiTheme="majorBidi" w:hAnsiTheme="majorBidi" w:cstheme="majorBidi"/>
          <w:sz w:val="24"/>
          <w:szCs w:val="24"/>
        </w:rPr>
        <w:t>.</w:t>
      </w:r>
    </w:p>
    <w:p w14:paraId="71FA505C" w14:textId="39644325" w:rsidR="00C411E4" w:rsidRDefault="00591B64" w:rsidP="00551A0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pPr>
      <w:r>
        <w:rPr>
          <w:noProof/>
        </w:rPr>
        <w:drawing>
          <wp:inline distT="0" distB="0" distL="0" distR="0" wp14:anchorId="5670C499" wp14:editId="3F32F979">
            <wp:extent cx="4572000" cy="2743200"/>
            <wp:effectExtent l="0" t="0" r="0" b="0"/>
            <wp:docPr id="93" name="Chart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AE9CDDD" w14:textId="02EC2595" w:rsidR="00C411E4" w:rsidRPr="0045782F" w:rsidRDefault="00C411E4" w:rsidP="00817352">
      <w:pPr>
        <w:pStyle w:val="Caption"/>
        <w:jc w:val="center"/>
        <w:rPr>
          <w:rFonts w:asciiTheme="majorBidi" w:hAnsiTheme="majorBidi" w:cstheme="majorBidi"/>
          <w:b/>
          <w:bCs/>
          <w:i w:val="0"/>
          <w:iCs w:val="0"/>
          <w:color w:val="auto"/>
          <w:sz w:val="24"/>
          <w:szCs w:val="24"/>
        </w:rPr>
      </w:pPr>
      <w:bookmarkStart w:id="498" w:name="_Ref502492525"/>
      <w:bookmarkStart w:id="499" w:name="_Toc506449887"/>
      <w:r w:rsidRPr="00551A0F">
        <w:rPr>
          <w:rFonts w:asciiTheme="majorBidi" w:hAnsiTheme="majorBidi" w:cstheme="majorBidi"/>
          <w:b/>
          <w:bCs/>
          <w:i w:val="0"/>
          <w:iCs w:val="0"/>
          <w:color w:val="auto"/>
        </w:rPr>
        <w:t xml:space="preserve">Figure </w:t>
      </w:r>
      <w:r w:rsidRPr="00551A0F">
        <w:rPr>
          <w:rFonts w:asciiTheme="majorBidi" w:hAnsiTheme="majorBidi" w:cstheme="majorBidi"/>
          <w:b/>
          <w:bCs/>
          <w:i w:val="0"/>
          <w:iCs w:val="0"/>
          <w:color w:val="auto"/>
        </w:rPr>
        <w:fldChar w:fldCharType="begin"/>
      </w:r>
      <w:r w:rsidRPr="00551A0F">
        <w:rPr>
          <w:rFonts w:asciiTheme="majorBidi" w:hAnsiTheme="majorBidi" w:cstheme="majorBidi"/>
          <w:b/>
          <w:bCs/>
          <w:i w:val="0"/>
          <w:iCs w:val="0"/>
          <w:color w:val="auto"/>
        </w:rPr>
        <w:instrText xml:space="preserve"> SEQ Figure \* ARABIC </w:instrText>
      </w:r>
      <w:r w:rsidRPr="00551A0F">
        <w:rPr>
          <w:rFonts w:asciiTheme="majorBidi" w:hAnsiTheme="majorBidi" w:cstheme="majorBidi"/>
          <w:b/>
          <w:bCs/>
          <w:i w:val="0"/>
          <w:iCs w:val="0"/>
          <w:color w:val="auto"/>
        </w:rPr>
        <w:fldChar w:fldCharType="separate"/>
      </w:r>
      <w:r w:rsidR="001101E6">
        <w:rPr>
          <w:rFonts w:asciiTheme="majorBidi" w:hAnsiTheme="majorBidi" w:cstheme="majorBidi"/>
          <w:b/>
          <w:bCs/>
          <w:i w:val="0"/>
          <w:iCs w:val="0"/>
          <w:noProof/>
          <w:color w:val="auto"/>
        </w:rPr>
        <w:t>41</w:t>
      </w:r>
      <w:r w:rsidRPr="00551A0F">
        <w:rPr>
          <w:rFonts w:asciiTheme="majorBidi" w:hAnsiTheme="majorBidi" w:cstheme="majorBidi"/>
          <w:b/>
          <w:bCs/>
          <w:i w:val="0"/>
          <w:iCs w:val="0"/>
          <w:noProof/>
          <w:color w:val="auto"/>
        </w:rPr>
        <w:fldChar w:fldCharType="end"/>
      </w:r>
      <w:bookmarkEnd w:id="498"/>
      <w:r w:rsidRPr="00551A0F">
        <w:rPr>
          <w:rFonts w:asciiTheme="majorBidi" w:hAnsiTheme="majorBidi" w:cstheme="majorBidi"/>
          <w:b/>
          <w:bCs/>
          <w:i w:val="0"/>
          <w:iCs w:val="0"/>
          <w:color w:val="auto"/>
        </w:rPr>
        <w:t>: Confidence Intervals for 32 runs of the experiment on the subject programs</w:t>
      </w:r>
      <w:bookmarkEnd w:id="499"/>
    </w:p>
    <w:p w14:paraId="39C2E5CC" w14:textId="76C9DCAB" w:rsidR="00C411E4" w:rsidRPr="00F734FA" w:rsidRDefault="00C411E4" w:rsidP="00C411E4">
      <w:pPr>
        <w:spacing w:line="480" w:lineRule="auto"/>
        <w:jc w:val="both"/>
        <w:rPr>
          <w:rFonts w:asciiTheme="majorBidi" w:hAnsiTheme="majorBidi" w:cstheme="majorBidi"/>
          <w:sz w:val="24"/>
          <w:szCs w:val="24"/>
        </w:rPr>
      </w:pPr>
    </w:p>
    <w:p w14:paraId="04F6948F" w14:textId="77777777" w:rsidR="00C411E4" w:rsidRPr="00F734FA"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p>
    <w:p w14:paraId="02ADF670" w14:textId="77777777" w:rsidR="00C411E4" w:rsidRPr="00F734FA"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heme="majorBidi" w:hAnsiTheme="majorBidi" w:cstheme="majorBidi"/>
          <w:sz w:val="24"/>
          <w:szCs w:val="24"/>
        </w:rPr>
      </w:pPr>
      <w:r w:rsidRPr="00F734FA">
        <w:rPr>
          <w:rFonts w:asciiTheme="majorBidi" w:hAnsiTheme="majorBidi" w:cstheme="majorBidi"/>
          <w:sz w:val="24"/>
          <w:szCs w:val="24"/>
        </w:rPr>
        <w:br w:type="page"/>
      </w:r>
    </w:p>
    <w:p w14:paraId="66D3DAE9" w14:textId="492AF2AD" w:rsidR="00C411E4" w:rsidRDefault="00C411E4" w:rsidP="006903CE">
      <w:pPr>
        <w:pStyle w:val="Heading1"/>
        <w:jc w:val="center"/>
      </w:pPr>
      <w:bookmarkStart w:id="500" w:name="_CHAPTER_SIX"/>
      <w:bookmarkStart w:id="501" w:name="_Ref506195631"/>
      <w:bookmarkStart w:id="502" w:name="_Toc506718156"/>
      <w:bookmarkEnd w:id="500"/>
      <w:r w:rsidRPr="00914D02">
        <w:t xml:space="preserve">CHAPTER </w:t>
      </w:r>
      <w:r w:rsidR="006903CE">
        <w:t>SIX</w:t>
      </w:r>
      <w:bookmarkEnd w:id="501"/>
      <w:bookmarkEnd w:id="502"/>
    </w:p>
    <w:p w14:paraId="68820DA3" w14:textId="3BB76024" w:rsidR="00C411E4" w:rsidRDefault="00C411E4" w:rsidP="00C411E4">
      <w:pPr>
        <w:pStyle w:val="Heading1"/>
        <w:numPr>
          <w:ilvl w:val="0"/>
          <w:numId w:val="22"/>
        </w:numPr>
        <w:shd w:val="clear" w:color="auto" w:fill="FFFFFF" w:themeFill="background1"/>
        <w:spacing w:line="720" w:lineRule="auto"/>
        <w:ind w:left="374" w:hanging="374"/>
        <w:jc w:val="center"/>
      </w:pPr>
      <w:bookmarkStart w:id="503" w:name="_Toc506382040"/>
      <w:bookmarkStart w:id="504" w:name="_Toc506449810"/>
      <w:bookmarkStart w:id="505" w:name="_Toc506718157"/>
      <w:r>
        <w:rPr>
          <w:color w:val="000000" w:themeColor="text1"/>
          <w:sz w:val="36"/>
        </w:rPr>
        <w:t>CONCLUSION</w:t>
      </w:r>
      <w:bookmarkEnd w:id="503"/>
      <w:bookmarkEnd w:id="504"/>
      <w:r w:rsidR="001C3960">
        <w:rPr>
          <w:color w:val="000000" w:themeColor="text1"/>
          <w:sz w:val="36"/>
        </w:rPr>
        <w:t xml:space="preserve"> </w:t>
      </w:r>
      <w:r w:rsidR="00497F91">
        <w:rPr>
          <w:color w:val="000000" w:themeColor="text1"/>
          <w:sz w:val="36"/>
        </w:rPr>
        <w:t>AND FUTURE WORK</w:t>
      </w:r>
      <w:bookmarkEnd w:id="505"/>
    </w:p>
    <w:p w14:paraId="605213C2" w14:textId="77777777" w:rsidR="00C411E4" w:rsidRDefault="00C411E4" w:rsidP="0045782F">
      <w:pPr>
        <w:pStyle w:val="Heading2"/>
        <w:numPr>
          <w:ilvl w:val="0"/>
          <w:numId w:val="40"/>
        </w:numPr>
        <w:ind w:left="720" w:hanging="720"/>
      </w:pPr>
      <w:bookmarkStart w:id="506" w:name="_Toc506718158"/>
      <w:r>
        <w:t>Introduction</w:t>
      </w:r>
      <w:bookmarkEnd w:id="506"/>
    </w:p>
    <w:p w14:paraId="47CCE8BF" w14:textId="77777777" w:rsidR="00C411E4" w:rsidRPr="00137E27" w:rsidRDefault="00C411E4" w:rsidP="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sidRPr="00830177">
        <w:rPr>
          <w:rFonts w:asciiTheme="majorBidi" w:hAnsiTheme="majorBidi" w:cstheme="majorBidi"/>
          <w:sz w:val="24"/>
          <w:szCs w:val="24"/>
        </w:rPr>
        <w:t>This chapter</w:t>
      </w:r>
      <w:r w:rsidRPr="00137E27">
        <w:rPr>
          <w:rFonts w:asciiTheme="majorBidi" w:hAnsiTheme="majorBidi" w:cstheme="majorBidi"/>
          <w:sz w:val="24"/>
          <w:szCs w:val="24"/>
        </w:rPr>
        <w:t xml:space="preserve"> discusses the summary of the study, limitations of the study and some threats to validity of the results obtained</w:t>
      </w:r>
      <w:r>
        <w:rPr>
          <w:rFonts w:asciiTheme="majorBidi" w:hAnsiTheme="majorBidi" w:cstheme="majorBidi"/>
          <w:sz w:val="24"/>
          <w:szCs w:val="24"/>
        </w:rPr>
        <w:t xml:space="preserve">. </w:t>
      </w:r>
    </w:p>
    <w:p w14:paraId="56F32949" w14:textId="3227BF84" w:rsidR="00497F91" w:rsidRDefault="00C411E4" w:rsidP="00497F91">
      <w:pPr>
        <w:pStyle w:val="Heading2"/>
        <w:numPr>
          <w:ilvl w:val="0"/>
          <w:numId w:val="40"/>
        </w:numPr>
        <w:ind w:left="720" w:hanging="720"/>
      </w:pPr>
      <w:bookmarkStart w:id="507" w:name="_Toc506718159"/>
      <w:r>
        <w:t>Summary of the Study</w:t>
      </w:r>
      <w:bookmarkEnd w:id="507"/>
    </w:p>
    <w:p w14:paraId="36F1F015" w14:textId="77777777" w:rsidR="00497F91" w:rsidRDefault="00497F91" w:rsidP="00497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The following are the main contributions of this study:</w:t>
      </w:r>
    </w:p>
    <w:p w14:paraId="7A94237A" w14:textId="77777777" w:rsidR="00497F91" w:rsidRDefault="00497F91" w:rsidP="00497F91">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We have compared the existing GA-based test data generation techniques using developed framework of features;</w:t>
      </w:r>
    </w:p>
    <w:p w14:paraId="2021F4F6" w14:textId="77777777" w:rsidR="00497F91" w:rsidRDefault="00497F91" w:rsidP="00497F91">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We proposed a black-box GA-based test data generation technique using mutation analysis;</w:t>
      </w:r>
    </w:p>
    <w:p w14:paraId="3E341467" w14:textId="0DA7A209" w:rsidR="00497F91" w:rsidRDefault="00497F91" w:rsidP="00497F91">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We presented mutant generation using GA;</w:t>
      </w:r>
    </w:p>
    <w:p w14:paraId="72FFF428" w14:textId="0AD249D7" w:rsidR="00497F91" w:rsidRDefault="00497F91" w:rsidP="00497F91">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We presented the mutants and test case generation in a form of a non-cooperative game;</w:t>
      </w:r>
    </w:p>
    <w:p w14:paraId="4067748D" w14:textId="7DBC34B2" w:rsidR="00497F91" w:rsidRPr="00497F91" w:rsidRDefault="00497F91" w:rsidP="00497F91">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heme="majorBidi" w:hAnsiTheme="majorBidi" w:cstheme="majorBidi"/>
          <w:sz w:val="24"/>
          <w:szCs w:val="24"/>
        </w:rPr>
      </w:pPr>
      <w:r>
        <w:rPr>
          <w:rFonts w:asciiTheme="majorBidi" w:hAnsiTheme="majorBidi" w:cstheme="majorBidi"/>
          <w:sz w:val="24"/>
          <w:szCs w:val="24"/>
        </w:rPr>
        <w:t>We validated the approach using different subject programs and the results show that the approach is effective.</w:t>
      </w:r>
    </w:p>
    <w:p w14:paraId="6619BCB1" w14:textId="77777777" w:rsidR="00C411E4" w:rsidRPr="00914D02" w:rsidRDefault="00C411E4" w:rsidP="0045782F">
      <w:pPr>
        <w:pStyle w:val="Heading2"/>
        <w:numPr>
          <w:ilvl w:val="0"/>
          <w:numId w:val="40"/>
        </w:numPr>
        <w:ind w:left="720" w:hanging="720"/>
      </w:pPr>
      <w:bookmarkStart w:id="508" w:name="_Toc506718160"/>
      <w:r w:rsidRPr="00914D02">
        <w:t xml:space="preserve">Limitations of </w:t>
      </w:r>
      <w:r>
        <w:t>t</w:t>
      </w:r>
      <w:r w:rsidRPr="00914D02">
        <w:t>he Study</w:t>
      </w:r>
      <w:bookmarkEnd w:id="508"/>
    </w:p>
    <w:p w14:paraId="0468CB04" w14:textId="1C26D55D" w:rsidR="00C411E4" w:rsidRPr="00137E27" w:rsidRDefault="00C411E4" w:rsidP="00C411E4">
      <w:pPr>
        <w:spacing w:line="480" w:lineRule="auto"/>
        <w:rPr>
          <w:rFonts w:asciiTheme="majorBidi" w:hAnsiTheme="majorBidi" w:cstheme="majorBidi"/>
          <w:sz w:val="24"/>
          <w:szCs w:val="24"/>
        </w:rPr>
      </w:pPr>
      <w:r w:rsidRPr="00137E27">
        <w:rPr>
          <w:rFonts w:asciiTheme="majorBidi" w:hAnsiTheme="majorBidi" w:cstheme="majorBidi"/>
          <w:sz w:val="24"/>
          <w:szCs w:val="24"/>
        </w:rPr>
        <w:t xml:space="preserve">This study </w:t>
      </w:r>
      <w:r w:rsidR="00F45BA8">
        <w:rPr>
          <w:rFonts w:asciiTheme="majorBidi" w:hAnsiTheme="majorBidi" w:cstheme="majorBidi"/>
          <w:sz w:val="24"/>
          <w:szCs w:val="24"/>
        </w:rPr>
        <w:t>suffers from</w:t>
      </w:r>
      <w:r w:rsidR="00F45BA8" w:rsidRPr="00137E27">
        <w:rPr>
          <w:rFonts w:asciiTheme="majorBidi" w:hAnsiTheme="majorBidi" w:cstheme="majorBidi"/>
          <w:sz w:val="24"/>
          <w:szCs w:val="24"/>
        </w:rPr>
        <w:t xml:space="preserve"> </w:t>
      </w:r>
      <w:r w:rsidR="00F45BA8">
        <w:rPr>
          <w:rFonts w:asciiTheme="majorBidi" w:hAnsiTheme="majorBidi" w:cstheme="majorBidi"/>
          <w:sz w:val="24"/>
          <w:szCs w:val="24"/>
        </w:rPr>
        <w:t xml:space="preserve">the following </w:t>
      </w:r>
      <w:r w:rsidRPr="00137E27">
        <w:rPr>
          <w:rFonts w:asciiTheme="majorBidi" w:hAnsiTheme="majorBidi" w:cstheme="majorBidi"/>
          <w:sz w:val="24"/>
          <w:szCs w:val="24"/>
        </w:rPr>
        <w:t>limitations:</w:t>
      </w:r>
    </w:p>
    <w:p w14:paraId="4340FD78" w14:textId="14171CBB" w:rsidR="00C411E4" w:rsidRPr="00137E27" w:rsidRDefault="00C411E4" w:rsidP="008F0887">
      <w:pPr>
        <w:pStyle w:val="ListParagraph"/>
        <w:numPr>
          <w:ilvl w:val="0"/>
          <w:numId w:val="43"/>
        </w:numPr>
        <w:spacing w:line="480" w:lineRule="auto"/>
        <w:jc w:val="both"/>
        <w:rPr>
          <w:rFonts w:asciiTheme="majorBidi" w:hAnsiTheme="majorBidi" w:cstheme="majorBidi"/>
          <w:b/>
          <w:bCs/>
          <w:sz w:val="24"/>
          <w:szCs w:val="24"/>
        </w:rPr>
      </w:pPr>
      <w:r w:rsidRPr="00137E27">
        <w:rPr>
          <w:rFonts w:asciiTheme="majorBidi" w:hAnsiTheme="majorBidi" w:cstheme="majorBidi"/>
          <w:sz w:val="24"/>
          <w:szCs w:val="24"/>
        </w:rPr>
        <w:t>Our study did not include any technique to detect equivalent mutants</w:t>
      </w:r>
      <w:r>
        <w:rPr>
          <w:rFonts w:asciiTheme="majorBidi" w:hAnsiTheme="majorBidi" w:cstheme="majorBidi"/>
          <w:sz w:val="24"/>
          <w:szCs w:val="24"/>
        </w:rPr>
        <w:t>. We did not check for any semantic similarity between the original programs and the mutants generated.</w:t>
      </w:r>
      <w:r w:rsidR="00750A81">
        <w:rPr>
          <w:rFonts w:asciiTheme="majorBidi" w:hAnsiTheme="majorBidi" w:cstheme="majorBidi"/>
          <w:sz w:val="24"/>
          <w:szCs w:val="24"/>
        </w:rPr>
        <w:t xml:space="preserve"> In that regard, we are not sure if there are equivalent mutants in the generated mutants. The accuracy of our result would be affected by the presence of equivalent mutant (if any). We carry out the experiment under the assumption that there are no equivalent mutants as we have tried to minimize the likelihood of having equivalent mutants.</w:t>
      </w:r>
    </w:p>
    <w:p w14:paraId="7865F01D" w14:textId="75AC0C2A" w:rsidR="00C411E4" w:rsidRPr="00137E27" w:rsidRDefault="00C411E4" w:rsidP="00551A0F">
      <w:pPr>
        <w:pStyle w:val="ListParagraph"/>
        <w:numPr>
          <w:ilvl w:val="0"/>
          <w:numId w:val="43"/>
        </w:numPr>
        <w:spacing w:line="480" w:lineRule="auto"/>
        <w:jc w:val="both"/>
      </w:pPr>
      <w:r w:rsidRPr="00137E27">
        <w:rPr>
          <w:rFonts w:asciiTheme="majorBidi" w:hAnsiTheme="majorBidi" w:cstheme="majorBidi"/>
          <w:sz w:val="24"/>
          <w:szCs w:val="24"/>
        </w:rPr>
        <w:t>The study is restricted to only first (single) order mutation testing</w:t>
      </w:r>
      <w:r w:rsidR="001C3960">
        <w:rPr>
          <w:rFonts w:asciiTheme="majorBidi" w:hAnsiTheme="majorBidi" w:cstheme="majorBidi"/>
          <w:sz w:val="24"/>
          <w:szCs w:val="24"/>
        </w:rPr>
        <w:t>.  H</w:t>
      </w:r>
      <w:r w:rsidRPr="00137E27">
        <w:rPr>
          <w:rFonts w:asciiTheme="majorBidi" w:hAnsiTheme="majorBidi" w:cstheme="majorBidi"/>
          <w:sz w:val="24"/>
          <w:szCs w:val="24"/>
        </w:rPr>
        <w:t>igher order mutation testing is not included</w:t>
      </w:r>
      <w:r>
        <w:rPr>
          <w:rFonts w:asciiTheme="majorBidi" w:hAnsiTheme="majorBidi" w:cstheme="majorBidi"/>
          <w:sz w:val="24"/>
          <w:szCs w:val="24"/>
        </w:rPr>
        <w:t>. This is in accordance to the coupling effect, one of the hypotheses to which mutation is based.</w:t>
      </w:r>
    </w:p>
    <w:p w14:paraId="79B96FC8" w14:textId="77777777" w:rsidR="00C411E4" w:rsidRPr="00A062BB" w:rsidRDefault="00C411E4" w:rsidP="001C3960">
      <w:pPr>
        <w:pStyle w:val="Heading2"/>
        <w:numPr>
          <w:ilvl w:val="0"/>
          <w:numId w:val="40"/>
        </w:numPr>
        <w:ind w:left="720" w:hanging="720"/>
      </w:pPr>
      <w:bookmarkStart w:id="509" w:name="_Toc506718161"/>
      <w:r w:rsidRPr="00A062BB">
        <w:t>Threats to Validity</w:t>
      </w:r>
      <w:bookmarkEnd w:id="509"/>
    </w:p>
    <w:p w14:paraId="5A02578C" w14:textId="77777777" w:rsidR="00C411E4" w:rsidRDefault="00C411E4" w:rsidP="00C411E4">
      <w:pPr>
        <w:spacing w:line="480" w:lineRule="auto"/>
        <w:jc w:val="both"/>
        <w:rPr>
          <w:rFonts w:asciiTheme="majorBidi" w:hAnsiTheme="majorBidi" w:cstheme="majorBidi"/>
          <w:sz w:val="24"/>
          <w:szCs w:val="24"/>
        </w:rPr>
      </w:pPr>
      <w:r w:rsidRPr="00A062BB">
        <w:rPr>
          <w:rFonts w:asciiTheme="majorBidi" w:hAnsiTheme="majorBidi" w:cstheme="majorBidi"/>
          <w:sz w:val="24"/>
          <w:szCs w:val="24"/>
        </w:rPr>
        <w:t xml:space="preserve">Since </w:t>
      </w:r>
      <w:r>
        <w:rPr>
          <w:rFonts w:asciiTheme="majorBidi" w:hAnsiTheme="majorBidi" w:cstheme="majorBidi"/>
          <w:sz w:val="24"/>
          <w:szCs w:val="24"/>
        </w:rPr>
        <w:t>this research is black-box, we need to write a complete executable code so that we need not to know or inspect the code again and again during testing. This poses some threats to validity as some invalid mutations are produced. Despite the fact the experiments were cautiously designed to ensure fairness, a number of threats are posed to the validity of the results obtained. The threats are as follows: how the mutation operators are selected and the choice of test cases.</w:t>
      </w:r>
    </w:p>
    <w:p w14:paraId="26E5747F" w14:textId="77777777" w:rsidR="00C411E4" w:rsidRPr="00A062BB" w:rsidRDefault="00C411E4" w:rsidP="00C411E4">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huge number of mutants generated in mutation increases the cost of mutation testing. In order to reduce this cost, we employed selective mutation – where a particular set of mutation operators are selected from the whole set of the operators. The inability to carryout exhaustive application of the mutation operators may pose a threat to the validity of the results. The relational was therefore selected alongside arithmetic replacement operators because it alters the control flow in the mutant; thereby increasing the coverage of the program under test. This threat can be reduced in future by adding more operators to the list of operators. </w:t>
      </w:r>
    </w:p>
    <w:p w14:paraId="4BB2EF6C" w14:textId="269FF032" w:rsidR="00C411E4" w:rsidRPr="00914D02" w:rsidRDefault="00C411E4" w:rsidP="001C3960">
      <w:pPr>
        <w:pStyle w:val="Heading2"/>
        <w:numPr>
          <w:ilvl w:val="0"/>
          <w:numId w:val="40"/>
        </w:numPr>
        <w:ind w:left="720" w:hanging="720"/>
      </w:pPr>
      <w:bookmarkStart w:id="510" w:name="_Toc506718162"/>
      <w:r w:rsidRPr="00914D02">
        <w:t>Future Work</w:t>
      </w:r>
      <w:bookmarkEnd w:id="510"/>
    </w:p>
    <w:p w14:paraId="2A97E06C" w14:textId="1BB135C1" w:rsidR="00C411E4" w:rsidRPr="00F734FA" w:rsidRDefault="00750A81" w:rsidP="00C411E4">
      <w:pPr>
        <w:spacing w:line="480" w:lineRule="auto"/>
        <w:rPr>
          <w:rFonts w:asciiTheme="majorBidi" w:hAnsiTheme="majorBidi" w:cstheme="majorBidi"/>
          <w:sz w:val="24"/>
          <w:szCs w:val="24"/>
        </w:rPr>
      </w:pPr>
      <w:r>
        <w:rPr>
          <w:rFonts w:asciiTheme="majorBidi" w:hAnsiTheme="majorBidi" w:cstheme="majorBidi"/>
          <w:sz w:val="24"/>
          <w:szCs w:val="24"/>
        </w:rPr>
        <w:t>We have implemented a game-like approach to generating mutants and test cases to kill the mutants without being bothered by the number of generated mutants and test cases.</w:t>
      </w:r>
    </w:p>
    <w:p w14:paraId="1F894F13" w14:textId="77777777" w:rsidR="00C411E4" w:rsidRDefault="00C411E4" w:rsidP="00C411E4">
      <w:pPr>
        <w:spacing w:line="480" w:lineRule="auto"/>
        <w:jc w:val="both"/>
        <w:rPr>
          <w:rFonts w:asciiTheme="majorBidi" w:hAnsiTheme="majorBidi" w:cstheme="majorBidi"/>
          <w:sz w:val="24"/>
          <w:szCs w:val="24"/>
        </w:rPr>
      </w:pPr>
      <w:r w:rsidRPr="00E36C4F">
        <w:rPr>
          <w:rFonts w:asciiTheme="majorBidi" w:hAnsiTheme="majorBidi" w:cstheme="majorBidi"/>
          <w:sz w:val="24"/>
          <w:szCs w:val="24"/>
        </w:rPr>
        <w:t xml:space="preserve">In future, we would look into how we can </w:t>
      </w:r>
      <w:r>
        <w:rPr>
          <w:rFonts w:asciiTheme="majorBidi" w:hAnsiTheme="majorBidi" w:cstheme="majorBidi"/>
          <w:sz w:val="24"/>
          <w:szCs w:val="24"/>
        </w:rPr>
        <w:t>apply</w:t>
      </w:r>
      <w:r w:rsidRPr="00E36C4F">
        <w:rPr>
          <w:rFonts w:asciiTheme="majorBidi" w:hAnsiTheme="majorBidi" w:cstheme="majorBidi"/>
          <w:sz w:val="24"/>
          <w:szCs w:val="24"/>
        </w:rPr>
        <w:t xml:space="preserve"> GA to reduce the number of mutants generated while maintaining the efficiency and accuracy of the analysis</w:t>
      </w:r>
      <w:r>
        <w:rPr>
          <w:rFonts w:asciiTheme="majorBidi" w:hAnsiTheme="majorBidi" w:cstheme="majorBidi"/>
          <w:sz w:val="24"/>
          <w:szCs w:val="24"/>
        </w:rPr>
        <w:t xml:space="preserve"> using our game-like approach</w:t>
      </w:r>
      <w:r w:rsidRPr="00E36C4F">
        <w:rPr>
          <w:rFonts w:asciiTheme="majorBidi" w:hAnsiTheme="majorBidi" w:cstheme="majorBidi"/>
          <w:sz w:val="24"/>
          <w:szCs w:val="24"/>
        </w:rPr>
        <w:t>.</w:t>
      </w:r>
    </w:p>
    <w:p w14:paraId="71AB5C73" w14:textId="4353D053" w:rsidR="00C411E4" w:rsidRDefault="00750A81" w:rsidP="00750A81">
      <w:pPr>
        <w:spacing w:line="480" w:lineRule="auto"/>
        <w:jc w:val="both"/>
        <w:rPr>
          <w:rFonts w:asciiTheme="majorBidi" w:hAnsiTheme="majorBidi" w:cstheme="majorBidi"/>
          <w:sz w:val="24"/>
          <w:szCs w:val="24"/>
        </w:rPr>
      </w:pPr>
      <w:r>
        <w:rPr>
          <w:rFonts w:asciiTheme="majorBidi" w:hAnsiTheme="majorBidi" w:cstheme="majorBidi"/>
          <w:sz w:val="24"/>
          <w:szCs w:val="24"/>
        </w:rPr>
        <w:t>Detecting and removal of</w:t>
      </w:r>
      <w:r w:rsidR="00C411E4" w:rsidRPr="00F734FA">
        <w:rPr>
          <w:rFonts w:asciiTheme="majorBidi" w:hAnsiTheme="majorBidi" w:cstheme="majorBidi"/>
          <w:sz w:val="24"/>
          <w:szCs w:val="24"/>
        </w:rPr>
        <w:t xml:space="preserve"> equivalent mutants in our subsequent work</w:t>
      </w:r>
      <w:r w:rsidR="00C411E4">
        <w:rPr>
          <w:rFonts w:asciiTheme="majorBidi" w:hAnsiTheme="majorBidi" w:cstheme="majorBidi"/>
          <w:sz w:val="24"/>
          <w:szCs w:val="24"/>
        </w:rPr>
        <w:t xml:space="preserve"> in </w:t>
      </w:r>
      <w:r>
        <w:rPr>
          <w:rFonts w:asciiTheme="majorBidi" w:hAnsiTheme="majorBidi" w:cstheme="majorBidi"/>
          <w:sz w:val="24"/>
          <w:szCs w:val="24"/>
        </w:rPr>
        <w:t>this our technique is another recommended future work</w:t>
      </w:r>
      <w:r w:rsidR="00C411E4" w:rsidRPr="00F734FA">
        <w:rPr>
          <w:rFonts w:asciiTheme="majorBidi" w:hAnsiTheme="majorBidi" w:cstheme="majorBidi"/>
          <w:sz w:val="24"/>
          <w:szCs w:val="24"/>
        </w:rPr>
        <w:t>.</w:t>
      </w:r>
    </w:p>
    <w:p w14:paraId="364E3595" w14:textId="77777777" w:rsidR="00551A0F" w:rsidRDefault="00C411E4" w:rsidP="005C3184">
      <w:pPr>
        <w:spacing w:line="480" w:lineRule="auto"/>
        <w:jc w:val="both"/>
        <w:rPr>
          <w:rFonts w:asciiTheme="majorBidi" w:hAnsiTheme="majorBidi" w:cstheme="majorBidi"/>
          <w:sz w:val="24"/>
          <w:szCs w:val="24"/>
        </w:rPr>
      </w:pPr>
      <w:r>
        <w:rPr>
          <w:rFonts w:asciiTheme="majorBidi" w:hAnsiTheme="majorBidi" w:cstheme="majorBidi"/>
          <w:sz w:val="24"/>
          <w:szCs w:val="24"/>
        </w:rPr>
        <w:t>The need to know the output of every program under test makes it mandatory to execute every program, thereby results in slowing down the testing process. Therefore, applying Machine Learning Techniques would get rid of the need to know the expected output prior the beginning of the testing activities. A deeper research could be conducted to further reduce the cost of mutation testing using predictive mutation testing and metaheuristics whereby some features of mutants and tests are collected to forecast if a mutant would be killed or not without going through the stress of executing the whole mutants generated.</w:t>
      </w:r>
      <w:r w:rsidR="008F0887">
        <w:rPr>
          <w:rFonts w:asciiTheme="majorBidi" w:hAnsiTheme="majorBidi" w:cstheme="majorBidi"/>
          <w:sz w:val="24"/>
          <w:szCs w:val="24"/>
        </w:rPr>
        <w:t xml:space="preserve"> </w:t>
      </w:r>
      <w:r>
        <w:rPr>
          <w:rFonts w:asciiTheme="majorBidi" w:hAnsiTheme="majorBidi" w:cstheme="majorBidi"/>
          <w:sz w:val="24"/>
          <w:szCs w:val="24"/>
        </w:rPr>
        <w:t>Apart from identifying invalid mutants in this research, we will distinguish any redundant mutant from others</w:t>
      </w:r>
      <w:r w:rsidR="00750A81">
        <w:rPr>
          <w:rFonts w:asciiTheme="majorBidi" w:hAnsiTheme="majorBidi" w:cstheme="majorBidi"/>
          <w:sz w:val="24"/>
          <w:szCs w:val="24"/>
        </w:rPr>
        <w:t xml:space="preserve"> in our future research</w:t>
      </w:r>
      <w:r w:rsidR="008F0887">
        <w:rPr>
          <w:rFonts w:asciiTheme="majorBidi" w:hAnsiTheme="majorBidi" w:cstheme="majorBidi"/>
          <w:sz w:val="24"/>
          <w:szCs w:val="24"/>
        </w:rPr>
        <w:t>.</w:t>
      </w:r>
    </w:p>
    <w:p w14:paraId="20AB8EE9" w14:textId="653ED3BF" w:rsidR="00C411E4" w:rsidRDefault="00C411E4" w:rsidP="005C3184">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Another direction for future research is generating mutants for covering equality relational operators. </w:t>
      </w:r>
      <w:r w:rsidR="008F0887">
        <w:rPr>
          <w:rFonts w:asciiTheme="majorBidi" w:hAnsiTheme="majorBidi" w:cstheme="majorBidi"/>
          <w:sz w:val="24"/>
          <w:szCs w:val="24"/>
        </w:rPr>
        <w:t xml:space="preserve">Applying other metaheuristic techniques like Ant Colony Optimization, Particle Swarm Optimization, and Artificial Bee Colony on this technique is a recommended future research. Implementing </w:t>
      </w:r>
      <w:r w:rsidR="00B14142">
        <w:rPr>
          <w:rFonts w:asciiTheme="majorBidi" w:hAnsiTheme="majorBidi" w:cstheme="majorBidi"/>
          <w:sz w:val="24"/>
          <w:szCs w:val="24"/>
        </w:rPr>
        <w:t xml:space="preserve">the approach in other language than Matlab </w:t>
      </w:r>
      <w:r w:rsidR="005C3184">
        <w:rPr>
          <w:rFonts w:asciiTheme="majorBidi" w:hAnsiTheme="majorBidi" w:cstheme="majorBidi"/>
          <w:sz w:val="24"/>
          <w:szCs w:val="24"/>
        </w:rPr>
        <w:t>as well as exploring more mutation operators can be considered a</w:t>
      </w:r>
      <w:r w:rsidR="00B14142">
        <w:rPr>
          <w:rFonts w:asciiTheme="majorBidi" w:hAnsiTheme="majorBidi" w:cstheme="majorBidi"/>
          <w:sz w:val="24"/>
          <w:szCs w:val="24"/>
        </w:rPr>
        <w:t xml:space="preserve">s another </w:t>
      </w:r>
      <w:r w:rsidR="005C3184">
        <w:rPr>
          <w:rFonts w:asciiTheme="majorBidi" w:hAnsiTheme="majorBidi" w:cstheme="majorBidi"/>
          <w:sz w:val="24"/>
          <w:szCs w:val="24"/>
        </w:rPr>
        <w:t>future work.</w:t>
      </w:r>
    </w:p>
    <w:p w14:paraId="709652D7" w14:textId="77777777" w:rsidR="00C411E4" w:rsidRPr="00C65BF8" w:rsidRDefault="00C411E4" w:rsidP="00C411E4">
      <w:pPr>
        <w:pStyle w:val="Heading2"/>
      </w:pPr>
      <w:bookmarkStart w:id="511" w:name="_Toc506718163"/>
      <w:r w:rsidRPr="00F734FA">
        <w:t>REFERENCES</w:t>
      </w:r>
      <w:bookmarkEnd w:id="511"/>
    </w:p>
    <w:p w14:paraId="26F8108C" w14:textId="2909F518" w:rsidR="00DF33F3" w:rsidRPr="00DF33F3" w:rsidRDefault="00C411E4"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F734FA">
        <w:rPr>
          <w:rFonts w:asciiTheme="majorBidi" w:hAnsiTheme="majorBidi" w:cstheme="majorBidi"/>
          <w:sz w:val="24"/>
          <w:szCs w:val="24"/>
        </w:rPr>
        <w:fldChar w:fldCharType="begin" w:fldLock="1"/>
      </w:r>
      <w:r w:rsidRPr="00F734FA">
        <w:rPr>
          <w:rFonts w:asciiTheme="majorBidi" w:hAnsiTheme="majorBidi" w:cstheme="majorBidi"/>
          <w:sz w:val="24"/>
          <w:szCs w:val="24"/>
        </w:rPr>
        <w:instrText xml:space="preserve">ADDIN Mendeley Bibliography CSL_BIBLIOGRAPHY </w:instrText>
      </w:r>
      <w:r w:rsidRPr="00F734FA">
        <w:rPr>
          <w:rFonts w:asciiTheme="majorBidi" w:hAnsiTheme="majorBidi" w:cstheme="majorBidi"/>
          <w:sz w:val="24"/>
          <w:szCs w:val="24"/>
        </w:rPr>
        <w:fldChar w:fldCharType="separate"/>
      </w:r>
      <w:r w:rsidR="00DF33F3" w:rsidRPr="00DF33F3">
        <w:rPr>
          <w:rFonts w:ascii="Times New Roman" w:hAnsi="Times New Roman" w:cs="Times New Roman"/>
          <w:noProof/>
          <w:sz w:val="24"/>
          <w:szCs w:val="24"/>
        </w:rPr>
        <w:t>[1]</w:t>
      </w:r>
      <w:r w:rsidR="00DF33F3" w:rsidRPr="00DF33F3">
        <w:rPr>
          <w:rFonts w:ascii="Times New Roman" w:hAnsi="Times New Roman" w:cs="Times New Roman"/>
          <w:noProof/>
          <w:sz w:val="24"/>
          <w:szCs w:val="24"/>
        </w:rPr>
        <w:tab/>
        <w:t xml:space="preserve">P. A. J. Offutt, </w:t>
      </w:r>
      <w:r w:rsidR="00DF33F3" w:rsidRPr="00DF33F3">
        <w:rPr>
          <w:rFonts w:ascii="Times New Roman" w:hAnsi="Times New Roman" w:cs="Times New Roman"/>
          <w:i/>
          <w:iCs/>
          <w:noProof/>
          <w:sz w:val="24"/>
          <w:szCs w:val="24"/>
        </w:rPr>
        <w:t>Introduction to Software Testing</w:t>
      </w:r>
      <w:r w:rsidR="00DF33F3" w:rsidRPr="00DF33F3">
        <w:rPr>
          <w:rFonts w:ascii="Times New Roman" w:hAnsi="Times New Roman" w:cs="Times New Roman"/>
          <w:noProof/>
          <w:sz w:val="24"/>
          <w:szCs w:val="24"/>
        </w:rPr>
        <w:t>, no. 1. 2014.</w:t>
      </w:r>
    </w:p>
    <w:p w14:paraId="159F85D5"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[2]</w:t>
      </w:r>
      <w:r w:rsidRPr="00DF33F3">
        <w:rPr>
          <w:rFonts w:ascii="Times New Roman" w:hAnsi="Times New Roman" w:cs="Times New Roman"/>
          <w:noProof/>
          <w:sz w:val="24"/>
          <w:szCs w:val="24"/>
        </w:rPr>
        <w:tab/>
        <w:t xml:space="preserve">B. . Haskins, B. . Dick, J. . Stecklein, R. . Lovell, G. . Moroney, and J. Dabney, “Error Cost Escalation Through the Project Life Cycle,” </w:t>
      </w:r>
      <w:r w:rsidRPr="00DF33F3">
        <w:rPr>
          <w:rFonts w:ascii="Times New Roman" w:hAnsi="Times New Roman" w:cs="Times New Roman"/>
          <w:i/>
          <w:iCs/>
          <w:noProof/>
          <w:sz w:val="24"/>
          <w:szCs w:val="24"/>
        </w:rPr>
        <w:t>Incose -Annual Conf. Symp. Proceedings- Cd Rom Ed. 2004</w:t>
      </w:r>
      <w:r w:rsidRPr="00DF33F3">
        <w:rPr>
          <w:rFonts w:ascii="Times New Roman" w:hAnsi="Times New Roman" w:cs="Times New Roman"/>
          <w:noProof/>
          <w:sz w:val="24"/>
          <w:szCs w:val="24"/>
        </w:rPr>
        <w:t>, p. 8.4.2, 2004.</w:t>
      </w:r>
    </w:p>
    <w:p w14:paraId="23DDEDFC"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[3]</w:t>
      </w:r>
      <w:r w:rsidRPr="00DF33F3">
        <w:rPr>
          <w:rFonts w:ascii="Times New Roman" w:hAnsi="Times New Roman" w:cs="Times New Roman"/>
          <w:noProof/>
          <w:sz w:val="24"/>
          <w:szCs w:val="24"/>
        </w:rPr>
        <w:tab/>
        <w:t>W. Eric, “Fault detection effectiveness of mutation and data flow testing,” vol. 83, p. 9314, 1995.</w:t>
      </w:r>
    </w:p>
    <w:p w14:paraId="13FF9977"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[4]</w:t>
      </w:r>
      <w:r w:rsidRPr="00DF33F3">
        <w:rPr>
          <w:rFonts w:ascii="Times New Roman" w:hAnsi="Times New Roman" w:cs="Times New Roman"/>
          <w:noProof/>
          <w:sz w:val="24"/>
          <w:szCs w:val="24"/>
        </w:rPr>
        <w:tab/>
        <w:t xml:space="preserve">R. Baker and I. Habli, “An empirical evaluation of mutation testing for improving the test quality of safety-critical software,” </w:t>
      </w:r>
      <w:r w:rsidRPr="00DF33F3">
        <w:rPr>
          <w:rFonts w:ascii="Times New Roman" w:hAnsi="Times New Roman" w:cs="Times New Roman"/>
          <w:i/>
          <w:iCs/>
          <w:noProof/>
          <w:sz w:val="24"/>
          <w:szCs w:val="24"/>
        </w:rPr>
        <w:t>IEEE Trans. Softw. Eng.</w:t>
      </w:r>
      <w:r w:rsidRPr="00DF33F3">
        <w:rPr>
          <w:rFonts w:ascii="Times New Roman" w:hAnsi="Times New Roman" w:cs="Times New Roman"/>
          <w:noProof/>
          <w:sz w:val="24"/>
          <w:szCs w:val="24"/>
        </w:rPr>
        <w:t>, vol. 39, no. 6, pp. 787–805, 2013.</w:t>
      </w:r>
    </w:p>
    <w:p w14:paraId="4FAF378E"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[5]</w:t>
      </w:r>
      <w:r w:rsidRPr="00DF33F3">
        <w:rPr>
          <w:rFonts w:ascii="Times New Roman" w:hAnsi="Times New Roman" w:cs="Times New Roman"/>
          <w:noProof/>
          <w:sz w:val="24"/>
          <w:szCs w:val="24"/>
        </w:rPr>
        <w:tab/>
        <w:t>M. V Zelkowitz, “Software Testing Lecture Note MSWE 607,” no. 1972, pp. 1–15, 2000.</w:t>
      </w:r>
    </w:p>
    <w:p w14:paraId="0FF32DD0"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[6]</w:t>
      </w:r>
      <w:r w:rsidRPr="00DF33F3">
        <w:rPr>
          <w:rFonts w:ascii="Times New Roman" w:hAnsi="Times New Roman" w:cs="Times New Roman"/>
          <w:noProof/>
          <w:sz w:val="24"/>
          <w:szCs w:val="24"/>
        </w:rPr>
        <w:tab/>
        <w:t xml:space="preserve">Ieee, </w:t>
      </w:r>
      <w:r w:rsidRPr="00DF33F3">
        <w:rPr>
          <w:rFonts w:ascii="Times New Roman" w:hAnsi="Times New Roman" w:cs="Times New Roman"/>
          <w:i/>
          <w:iCs/>
          <w:noProof/>
          <w:sz w:val="24"/>
          <w:szCs w:val="24"/>
        </w:rPr>
        <w:t>IEEE Standard Glossary of Software Engineering Terminology</w:t>
      </w:r>
      <w:r w:rsidRPr="00DF33F3">
        <w:rPr>
          <w:rFonts w:ascii="Times New Roman" w:hAnsi="Times New Roman" w:cs="Times New Roman"/>
          <w:noProof/>
          <w:sz w:val="24"/>
          <w:szCs w:val="24"/>
        </w:rPr>
        <w:t>, vol. 121990, no. 1. 1990.</w:t>
      </w:r>
    </w:p>
    <w:p w14:paraId="7F313543"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[7]</w:t>
      </w:r>
      <w:r w:rsidRPr="00DF33F3">
        <w:rPr>
          <w:rFonts w:ascii="Times New Roman" w:hAnsi="Times New Roman" w:cs="Times New Roman"/>
          <w:noProof/>
          <w:sz w:val="24"/>
          <w:szCs w:val="24"/>
        </w:rPr>
        <w:tab/>
        <w:t xml:space="preserve">IEEE, </w:t>
      </w:r>
      <w:r w:rsidRPr="00DF33F3">
        <w:rPr>
          <w:rFonts w:ascii="Times New Roman" w:hAnsi="Times New Roman" w:cs="Times New Roman"/>
          <w:i/>
          <w:iCs/>
          <w:noProof/>
          <w:sz w:val="24"/>
          <w:szCs w:val="24"/>
        </w:rPr>
        <w:t>Standard for Software and System Test Documentation</w:t>
      </w:r>
      <w:r w:rsidRPr="00DF33F3">
        <w:rPr>
          <w:rFonts w:ascii="Times New Roman" w:hAnsi="Times New Roman" w:cs="Times New Roman"/>
          <w:noProof/>
          <w:sz w:val="24"/>
          <w:szCs w:val="24"/>
        </w:rPr>
        <w:t>, vol. 2008, no. July. 2008.</w:t>
      </w:r>
    </w:p>
    <w:p w14:paraId="1DD54E18"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[8]</w:t>
      </w:r>
      <w:r w:rsidRPr="00DF33F3">
        <w:rPr>
          <w:rFonts w:ascii="Times New Roman" w:hAnsi="Times New Roman" w:cs="Times New Roman"/>
          <w:noProof/>
          <w:sz w:val="24"/>
          <w:szCs w:val="24"/>
        </w:rPr>
        <w:tab/>
        <w:t xml:space="preserve">K. Naik and P. Tripathy, </w:t>
      </w:r>
      <w:r w:rsidRPr="00DF33F3">
        <w:rPr>
          <w:rFonts w:ascii="Times New Roman" w:hAnsi="Times New Roman" w:cs="Times New Roman"/>
          <w:i/>
          <w:iCs/>
          <w:noProof/>
          <w:sz w:val="24"/>
          <w:szCs w:val="24"/>
        </w:rPr>
        <w:t>Software testing and quality assurance: theory and practice</w:t>
      </w:r>
      <w:r w:rsidRPr="00DF33F3">
        <w:rPr>
          <w:rFonts w:ascii="Times New Roman" w:hAnsi="Times New Roman" w:cs="Times New Roman"/>
          <w:noProof/>
          <w:sz w:val="24"/>
          <w:szCs w:val="24"/>
        </w:rPr>
        <w:t>. 2008.</w:t>
      </w:r>
    </w:p>
    <w:p w14:paraId="1B21A0D9"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[9]</w:t>
      </w:r>
      <w:r w:rsidRPr="00DF33F3">
        <w:rPr>
          <w:rFonts w:ascii="Times New Roman" w:hAnsi="Times New Roman" w:cs="Times New Roman"/>
          <w:noProof/>
          <w:sz w:val="24"/>
          <w:szCs w:val="24"/>
        </w:rPr>
        <w:tab/>
        <w:t xml:space="preserve">S. Nidhra, “Black Box and White Box Testing Techniques - A Literature Review,” </w:t>
      </w:r>
      <w:r w:rsidRPr="00DF33F3">
        <w:rPr>
          <w:rFonts w:ascii="Times New Roman" w:hAnsi="Times New Roman" w:cs="Times New Roman"/>
          <w:i/>
          <w:iCs/>
          <w:noProof/>
          <w:sz w:val="24"/>
          <w:szCs w:val="24"/>
        </w:rPr>
        <w:t>Int. J. Embed. Syst. Appl.</w:t>
      </w:r>
      <w:r w:rsidRPr="00DF33F3">
        <w:rPr>
          <w:rFonts w:ascii="Times New Roman" w:hAnsi="Times New Roman" w:cs="Times New Roman"/>
          <w:noProof/>
          <w:sz w:val="24"/>
          <w:szCs w:val="24"/>
        </w:rPr>
        <w:t>, vol. 2, no. 2, pp. 29–50, 2012.</w:t>
      </w:r>
    </w:p>
    <w:p w14:paraId="74246C29"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[10]</w:t>
      </w:r>
      <w:r w:rsidRPr="00DF33F3">
        <w:rPr>
          <w:rFonts w:ascii="Times New Roman" w:hAnsi="Times New Roman" w:cs="Times New Roman"/>
          <w:noProof/>
          <w:sz w:val="24"/>
          <w:szCs w:val="24"/>
        </w:rPr>
        <w:tab/>
        <w:t xml:space="preserve">M. D. Ernst, “Static and dynamic analysis: synergy and duality,” </w:t>
      </w:r>
      <w:r w:rsidRPr="00DF33F3">
        <w:rPr>
          <w:rFonts w:ascii="Times New Roman" w:hAnsi="Times New Roman" w:cs="Times New Roman"/>
          <w:i/>
          <w:iCs/>
          <w:noProof/>
          <w:sz w:val="24"/>
          <w:szCs w:val="24"/>
        </w:rPr>
        <w:t>WODA 2003 ICSE Work. Dyn. Anal.</w:t>
      </w:r>
      <w:r w:rsidRPr="00DF33F3">
        <w:rPr>
          <w:rFonts w:ascii="Times New Roman" w:hAnsi="Times New Roman" w:cs="Times New Roman"/>
          <w:noProof/>
          <w:sz w:val="24"/>
          <w:szCs w:val="24"/>
        </w:rPr>
        <w:t>, pp. 24–27, 2003.</w:t>
      </w:r>
    </w:p>
    <w:p w14:paraId="34565E1A"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[11]</w:t>
      </w:r>
      <w:r w:rsidRPr="00DF33F3">
        <w:rPr>
          <w:rFonts w:ascii="Times New Roman" w:hAnsi="Times New Roman" w:cs="Times New Roman"/>
          <w:noProof/>
          <w:sz w:val="24"/>
          <w:szCs w:val="24"/>
        </w:rPr>
        <w:tab/>
        <w:t>A. Gorla, “Test case selection and adequacy criteria.”</w:t>
      </w:r>
    </w:p>
    <w:p w14:paraId="7064D300"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[12]</w:t>
      </w:r>
      <w:r w:rsidRPr="00DF33F3">
        <w:rPr>
          <w:rFonts w:ascii="Times New Roman" w:hAnsi="Times New Roman" w:cs="Times New Roman"/>
          <w:noProof/>
          <w:sz w:val="24"/>
          <w:szCs w:val="24"/>
        </w:rPr>
        <w:tab/>
        <w:t xml:space="preserve">Y. Jia and M. Harman, “An Analysis and Survey of the Development of Mutation Testing,” </w:t>
      </w:r>
      <w:r w:rsidRPr="00DF33F3">
        <w:rPr>
          <w:rFonts w:ascii="Times New Roman" w:hAnsi="Times New Roman" w:cs="Times New Roman"/>
          <w:i/>
          <w:iCs/>
          <w:noProof/>
          <w:sz w:val="24"/>
          <w:szCs w:val="24"/>
        </w:rPr>
        <w:t>Softw. Eng. IEEE Trans.</w:t>
      </w:r>
      <w:r w:rsidRPr="00DF33F3">
        <w:rPr>
          <w:rFonts w:ascii="Times New Roman" w:hAnsi="Times New Roman" w:cs="Times New Roman"/>
          <w:noProof/>
          <w:sz w:val="24"/>
          <w:szCs w:val="24"/>
        </w:rPr>
        <w:t>, vol. 37, no. 5, pp. 649–678, 2011.</w:t>
      </w:r>
    </w:p>
    <w:p w14:paraId="66FF92BF"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[13]</w:t>
      </w:r>
      <w:r w:rsidRPr="00DF33F3">
        <w:rPr>
          <w:rFonts w:ascii="Times New Roman" w:hAnsi="Times New Roman" w:cs="Times New Roman"/>
          <w:noProof/>
          <w:sz w:val="24"/>
          <w:szCs w:val="24"/>
        </w:rPr>
        <w:tab/>
        <w:t xml:space="preserve">J. Offutt and R. H. Untch, “Mutation 2000: Uniting the Orthogonal,” </w:t>
      </w:r>
      <w:r w:rsidRPr="00DF33F3">
        <w:rPr>
          <w:rFonts w:ascii="Times New Roman" w:hAnsi="Times New Roman" w:cs="Times New Roman"/>
          <w:i/>
          <w:iCs/>
          <w:noProof/>
          <w:sz w:val="24"/>
          <w:szCs w:val="24"/>
        </w:rPr>
        <w:t>Proc. Mutat. 2000 Mutat. Test. Twent. Twenty First Centuries</w:t>
      </w:r>
      <w:r w:rsidRPr="00DF33F3">
        <w:rPr>
          <w:rFonts w:ascii="Times New Roman" w:hAnsi="Times New Roman" w:cs="Times New Roman"/>
          <w:noProof/>
          <w:sz w:val="24"/>
          <w:szCs w:val="24"/>
        </w:rPr>
        <w:t>, pp. 45–55, 2000.</w:t>
      </w:r>
    </w:p>
    <w:p w14:paraId="75AD8B04"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[14]</w:t>
      </w:r>
      <w:r w:rsidRPr="00DF33F3">
        <w:rPr>
          <w:rFonts w:ascii="Times New Roman" w:hAnsi="Times New Roman" w:cs="Times New Roman"/>
          <w:noProof/>
          <w:sz w:val="24"/>
          <w:szCs w:val="24"/>
        </w:rPr>
        <w:tab/>
        <w:t>S. Ecott, “Fault-based testing of Web Applications,” pp. 1–3, 2008.</w:t>
      </w:r>
    </w:p>
    <w:p w14:paraId="1DBB0C4B"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[15]</w:t>
      </w:r>
      <w:r w:rsidRPr="00DF33F3">
        <w:rPr>
          <w:rFonts w:ascii="Times New Roman" w:hAnsi="Times New Roman" w:cs="Times New Roman"/>
          <w:noProof/>
          <w:sz w:val="24"/>
          <w:szCs w:val="24"/>
        </w:rPr>
        <w:tab/>
        <w:t>“Hints_on_Test_Data_Selection-Demillo.pdf.” .</w:t>
      </w:r>
    </w:p>
    <w:p w14:paraId="2BD36C31"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[16]</w:t>
      </w:r>
      <w:r w:rsidRPr="00DF33F3">
        <w:rPr>
          <w:rFonts w:ascii="Times New Roman" w:hAnsi="Times New Roman" w:cs="Times New Roman"/>
          <w:noProof/>
          <w:sz w:val="24"/>
          <w:szCs w:val="24"/>
        </w:rPr>
        <w:tab/>
        <w:t>A. P. Mathur, “Foundations of Software Testing 2E Chapter 1 : Preliminaries : Software Testing,” 2013.</w:t>
      </w:r>
    </w:p>
    <w:p w14:paraId="68EA708F"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[17]</w:t>
      </w:r>
      <w:r w:rsidRPr="00DF33F3">
        <w:rPr>
          <w:rFonts w:ascii="Times New Roman" w:hAnsi="Times New Roman" w:cs="Times New Roman"/>
          <w:noProof/>
          <w:sz w:val="24"/>
          <w:szCs w:val="24"/>
        </w:rPr>
        <w:tab/>
        <w:t xml:space="preserve">M. Woodward, “Mutation testing-an evolving technique,” </w:t>
      </w:r>
      <w:r w:rsidRPr="00DF33F3">
        <w:rPr>
          <w:rFonts w:ascii="Times New Roman" w:hAnsi="Times New Roman" w:cs="Times New Roman"/>
          <w:i/>
          <w:iCs/>
          <w:noProof/>
          <w:sz w:val="24"/>
          <w:szCs w:val="24"/>
        </w:rPr>
        <w:t>Softw. Test. Crit. Syst. IEE …</w:t>
      </w:r>
      <w:r w:rsidRPr="00DF33F3">
        <w:rPr>
          <w:rFonts w:ascii="Times New Roman" w:hAnsi="Times New Roman" w:cs="Times New Roman"/>
          <w:noProof/>
          <w:sz w:val="24"/>
          <w:szCs w:val="24"/>
        </w:rPr>
        <w:t>, pp. 1–6, 1990.</w:t>
      </w:r>
    </w:p>
    <w:p w14:paraId="04ED1936"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[18]</w:t>
      </w:r>
      <w:r w:rsidRPr="00DF33F3">
        <w:rPr>
          <w:rFonts w:ascii="Times New Roman" w:hAnsi="Times New Roman" w:cs="Times New Roman"/>
          <w:noProof/>
          <w:sz w:val="24"/>
          <w:szCs w:val="24"/>
        </w:rPr>
        <w:tab/>
        <w:t xml:space="preserve">J. J. Domínguez-Jiménez, A. Estero-Botaro, A. García-Domínguez, and I. Medina-Bulo, “Evolutionary mutation testing,” </w:t>
      </w:r>
      <w:r w:rsidRPr="00DF33F3">
        <w:rPr>
          <w:rFonts w:ascii="Times New Roman" w:hAnsi="Times New Roman" w:cs="Times New Roman"/>
          <w:i/>
          <w:iCs/>
          <w:noProof/>
          <w:sz w:val="24"/>
          <w:szCs w:val="24"/>
        </w:rPr>
        <w:t>Inf. Softw. Technol.</w:t>
      </w:r>
      <w:r w:rsidRPr="00DF33F3">
        <w:rPr>
          <w:rFonts w:ascii="Times New Roman" w:hAnsi="Times New Roman" w:cs="Times New Roman"/>
          <w:noProof/>
          <w:sz w:val="24"/>
          <w:szCs w:val="24"/>
        </w:rPr>
        <w:t>, vol. 53, no. 10, pp. 1108–1123, 2011.</w:t>
      </w:r>
    </w:p>
    <w:p w14:paraId="16ECD861"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[19]</w:t>
      </w:r>
      <w:r w:rsidRPr="00DF33F3">
        <w:rPr>
          <w:rFonts w:ascii="Times New Roman" w:hAnsi="Times New Roman" w:cs="Times New Roman"/>
          <w:noProof/>
          <w:sz w:val="24"/>
          <w:szCs w:val="24"/>
        </w:rPr>
        <w:tab/>
        <w:t xml:space="preserve">R. H. Untch, “On reduced neighborhood mutation analysis using a single mutagenic operator,” </w:t>
      </w:r>
      <w:r w:rsidRPr="00DF33F3">
        <w:rPr>
          <w:rFonts w:ascii="Times New Roman" w:hAnsi="Times New Roman" w:cs="Times New Roman"/>
          <w:i/>
          <w:iCs/>
          <w:noProof/>
          <w:sz w:val="24"/>
          <w:szCs w:val="24"/>
        </w:rPr>
        <w:t>Acmse</w:t>
      </w:r>
      <w:r w:rsidRPr="00DF33F3">
        <w:rPr>
          <w:rFonts w:ascii="Times New Roman" w:hAnsi="Times New Roman" w:cs="Times New Roman"/>
          <w:noProof/>
          <w:sz w:val="24"/>
          <w:szCs w:val="24"/>
        </w:rPr>
        <w:t>, pp. 1–4, 2009.</w:t>
      </w:r>
    </w:p>
    <w:p w14:paraId="1735B7B7"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[20]</w:t>
      </w:r>
      <w:r w:rsidRPr="00DF33F3">
        <w:rPr>
          <w:rFonts w:ascii="Times New Roman" w:hAnsi="Times New Roman" w:cs="Times New Roman"/>
          <w:noProof/>
          <w:sz w:val="24"/>
          <w:szCs w:val="24"/>
        </w:rPr>
        <w:tab/>
        <w:t xml:space="preserve">M. E. Delamaro, L. Deng, V. H. S. Durelli, N. Li, and J. Offutt, “Experimental evaluation of SDL and one-op mutation for C,” </w:t>
      </w:r>
      <w:r w:rsidRPr="00DF33F3">
        <w:rPr>
          <w:rFonts w:ascii="Times New Roman" w:hAnsi="Times New Roman" w:cs="Times New Roman"/>
          <w:i/>
          <w:iCs/>
          <w:noProof/>
          <w:sz w:val="24"/>
          <w:szCs w:val="24"/>
        </w:rPr>
        <w:t>Proc. - IEEE 7th Int. Conf. Softw. Testing, Verif. Validation, ICST 2014</w:t>
      </w:r>
      <w:r w:rsidRPr="00DF33F3">
        <w:rPr>
          <w:rFonts w:ascii="Times New Roman" w:hAnsi="Times New Roman" w:cs="Times New Roman"/>
          <w:noProof/>
          <w:sz w:val="24"/>
          <w:szCs w:val="24"/>
        </w:rPr>
        <w:t>, pp. 203–212, 2014.</w:t>
      </w:r>
    </w:p>
    <w:p w14:paraId="02D59CFC"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[21]</w:t>
      </w:r>
      <w:r w:rsidRPr="00DF33F3">
        <w:rPr>
          <w:rFonts w:ascii="Times New Roman" w:hAnsi="Times New Roman" w:cs="Times New Roman"/>
          <w:noProof/>
          <w:sz w:val="24"/>
          <w:szCs w:val="24"/>
        </w:rPr>
        <w:tab/>
        <w:t xml:space="preserve">V. H. S. Durelli, N. M. De Souza, and M. E. Delamaro, “Are Deletion Mutants Easier to Identify Manually?,” </w:t>
      </w:r>
      <w:r w:rsidRPr="00DF33F3">
        <w:rPr>
          <w:rFonts w:ascii="Times New Roman" w:hAnsi="Times New Roman" w:cs="Times New Roman"/>
          <w:i/>
          <w:iCs/>
          <w:noProof/>
          <w:sz w:val="24"/>
          <w:szCs w:val="24"/>
        </w:rPr>
        <w:t>Proc. - 10th IEEE Int. Conf. Softw. Testing, Verif. Valid. Work. ICSTW 2017</w:t>
      </w:r>
      <w:r w:rsidRPr="00DF33F3">
        <w:rPr>
          <w:rFonts w:ascii="Times New Roman" w:hAnsi="Times New Roman" w:cs="Times New Roman"/>
          <w:noProof/>
          <w:sz w:val="24"/>
          <w:szCs w:val="24"/>
        </w:rPr>
        <w:t>, pp. 149–158, 2017.</w:t>
      </w:r>
    </w:p>
    <w:p w14:paraId="57F4172F"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[22]</w:t>
      </w:r>
      <w:r w:rsidRPr="00DF33F3">
        <w:rPr>
          <w:rFonts w:ascii="Times New Roman" w:hAnsi="Times New Roman" w:cs="Times New Roman"/>
          <w:noProof/>
          <w:sz w:val="24"/>
          <w:szCs w:val="24"/>
        </w:rPr>
        <w:tab/>
        <w:t xml:space="preserve">M. E. Delamaro, J. Offutt, and P. Ammann, “Designing deletion mutation operators,” </w:t>
      </w:r>
      <w:r w:rsidRPr="00DF33F3">
        <w:rPr>
          <w:rFonts w:ascii="Times New Roman" w:hAnsi="Times New Roman" w:cs="Times New Roman"/>
          <w:i/>
          <w:iCs/>
          <w:noProof/>
          <w:sz w:val="24"/>
          <w:szCs w:val="24"/>
        </w:rPr>
        <w:t>Proc. - IEEE 7th Int. Conf. Softw. Testing, Verif. Validation, ICST 2014</w:t>
      </w:r>
      <w:r w:rsidRPr="00DF33F3">
        <w:rPr>
          <w:rFonts w:ascii="Times New Roman" w:hAnsi="Times New Roman" w:cs="Times New Roman"/>
          <w:noProof/>
          <w:sz w:val="24"/>
          <w:szCs w:val="24"/>
        </w:rPr>
        <w:t>, pp. 11–20, 2014.</w:t>
      </w:r>
    </w:p>
    <w:p w14:paraId="4A2A4349"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[23]</w:t>
      </w:r>
      <w:r w:rsidRPr="00DF33F3">
        <w:rPr>
          <w:rFonts w:ascii="Times New Roman" w:hAnsi="Times New Roman" w:cs="Times New Roman"/>
          <w:noProof/>
          <w:sz w:val="24"/>
          <w:szCs w:val="24"/>
        </w:rPr>
        <w:tab/>
        <w:t xml:space="preserve">A. Griffiths, S. Wessler, R. Lewontin, W. Gelbart, D. Suzuki, and J. Miller, “An introduction to genetic analysis,” </w:t>
      </w:r>
      <w:r w:rsidRPr="00DF33F3">
        <w:rPr>
          <w:rFonts w:ascii="Times New Roman" w:hAnsi="Times New Roman" w:cs="Times New Roman"/>
          <w:i/>
          <w:iCs/>
          <w:noProof/>
          <w:sz w:val="24"/>
          <w:szCs w:val="24"/>
        </w:rPr>
        <w:t>Vasa</w:t>
      </w:r>
      <w:r w:rsidRPr="00DF33F3">
        <w:rPr>
          <w:rFonts w:ascii="Times New Roman" w:hAnsi="Times New Roman" w:cs="Times New Roman"/>
          <w:noProof/>
          <w:sz w:val="24"/>
          <w:szCs w:val="24"/>
        </w:rPr>
        <w:t>, p. 706, 2005.</w:t>
      </w:r>
    </w:p>
    <w:p w14:paraId="526436DD"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[24]</w:t>
      </w:r>
      <w:r w:rsidRPr="00DF33F3">
        <w:rPr>
          <w:rFonts w:ascii="Times New Roman" w:hAnsi="Times New Roman" w:cs="Times New Roman"/>
          <w:noProof/>
          <w:sz w:val="24"/>
          <w:szCs w:val="24"/>
        </w:rPr>
        <w:tab/>
        <w:t xml:space="preserve">S. Luke, </w:t>
      </w:r>
      <w:r w:rsidRPr="00DF33F3">
        <w:rPr>
          <w:rFonts w:ascii="Times New Roman" w:hAnsi="Times New Roman" w:cs="Times New Roman"/>
          <w:i/>
          <w:iCs/>
          <w:noProof/>
          <w:sz w:val="24"/>
          <w:szCs w:val="24"/>
        </w:rPr>
        <w:t>Essentials of Metaheuristics</w:t>
      </w:r>
      <w:r w:rsidRPr="00DF33F3">
        <w:rPr>
          <w:rFonts w:ascii="Times New Roman" w:hAnsi="Times New Roman" w:cs="Times New Roman"/>
          <w:noProof/>
          <w:sz w:val="24"/>
          <w:szCs w:val="24"/>
        </w:rPr>
        <w:t>. 2013.</w:t>
      </w:r>
    </w:p>
    <w:p w14:paraId="699992FA"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[25]</w:t>
      </w:r>
      <w:r w:rsidRPr="00DF33F3">
        <w:rPr>
          <w:rFonts w:ascii="Times New Roman" w:hAnsi="Times New Roman" w:cs="Times New Roman"/>
          <w:noProof/>
          <w:sz w:val="24"/>
          <w:szCs w:val="24"/>
        </w:rPr>
        <w:tab/>
        <w:t xml:space="preserve">B. and Nadeem, “A Fitness Function for Modular Evolutionary Testing of Object-Oriented Programs,” </w:t>
      </w:r>
      <w:r w:rsidRPr="00DF33F3">
        <w:rPr>
          <w:rFonts w:ascii="Times New Roman" w:hAnsi="Times New Roman" w:cs="Times New Roman"/>
          <w:i/>
          <w:iCs/>
          <w:noProof/>
          <w:sz w:val="24"/>
          <w:szCs w:val="24"/>
        </w:rPr>
        <w:t>Search</w:t>
      </w:r>
      <w:r w:rsidRPr="00DF33F3">
        <w:rPr>
          <w:rFonts w:ascii="Times New Roman" w:hAnsi="Times New Roman" w:cs="Times New Roman"/>
          <w:noProof/>
          <w:sz w:val="24"/>
          <w:szCs w:val="24"/>
        </w:rPr>
        <w:t>, 2005.</w:t>
      </w:r>
    </w:p>
    <w:p w14:paraId="43A860BB"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[26]</w:t>
      </w:r>
      <w:r w:rsidRPr="00DF33F3">
        <w:rPr>
          <w:rFonts w:ascii="Times New Roman" w:hAnsi="Times New Roman" w:cs="Times New Roman"/>
          <w:noProof/>
          <w:sz w:val="24"/>
          <w:szCs w:val="24"/>
        </w:rPr>
        <w:tab/>
        <w:t>P. Pahwa, “Test Case Design using Black Box Testing Techniques for Data Mart,” vol. 109, no. 3, pp. 18–22, 2015.</w:t>
      </w:r>
    </w:p>
    <w:p w14:paraId="2D93AC98"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[27]</w:t>
      </w:r>
      <w:r w:rsidRPr="00DF33F3">
        <w:rPr>
          <w:rFonts w:ascii="Times New Roman" w:hAnsi="Times New Roman" w:cs="Times New Roman"/>
          <w:noProof/>
          <w:sz w:val="24"/>
          <w:szCs w:val="24"/>
        </w:rPr>
        <w:tab/>
        <w:t xml:space="preserve">G. Fraser and A. Zeller, “Mutation-driven generation of unit tests and oracles,” </w:t>
      </w:r>
      <w:r w:rsidRPr="00DF33F3">
        <w:rPr>
          <w:rFonts w:ascii="Times New Roman" w:hAnsi="Times New Roman" w:cs="Times New Roman"/>
          <w:i/>
          <w:iCs/>
          <w:noProof/>
          <w:sz w:val="24"/>
          <w:szCs w:val="24"/>
        </w:rPr>
        <w:t>IEEE Trans. Softw. Eng.</w:t>
      </w:r>
      <w:r w:rsidRPr="00DF33F3">
        <w:rPr>
          <w:rFonts w:ascii="Times New Roman" w:hAnsi="Times New Roman" w:cs="Times New Roman"/>
          <w:noProof/>
          <w:sz w:val="24"/>
          <w:szCs w:val="24"/>
        </w:rPr>
        <w:t>, vol. 38, no. 2, pp. 278–292, 2012.</w:t>
      </w:r>
    </w:p>
    <w:p w14:paraId="155101B6"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[28]</w:t>
      </w:r>
      <w:r w:rsidRPr="00DF33F3">
        <w:rPr>
          <w:rFonts w:ascii="Times New Roman" w:hAnsi="Times New Roman" w:cs="Times New Roman"/>
          <w:noProof/>
          <w:sz w:val="24"/>
          <w:szCs w:val="24"/>
        </w:rPr>
        <w:tab/>
        <w:t xml:space="preserve">T. Mantere, “Automatic software testing by Genetic Algorithms,” </w:t>
      </w:r>
      <w:r w:rsidRPr="00DF33F3">
        <w:rPr>
          <w:rFonts w:ascii="Times New Roman" w:hAnsi="Times New Roman" w:cs="Times New Roman"/>
          <w:i/>
          <w:iCs/>
          <w:noProof/>
          <w:sz w:val="24"/>
          <w:szCs w:val="24"/>
        </w:rPr>
        <w:t>Acta Wasaensia</w:t>
      </w:r>
      <w:r w:rsidRPr="00DF33F3">
        <w:rPr>
          <w:rFonts w:ascii="Times New Roman" w:hAnsi="Times New Roman" w:cs="Times New Roman"/>
          <w:noProof/>
          <w:sz w:val="24"/>
          <w:szCs w:val="24"/>
        </w:rPr>
        <w:t>, vol. 112. p. 151, 2003.</w:t>
      </w:r>
    </w:p>
    <w:p w14:paraId="5FBB6953"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[29]</w:t>
      </w:r>
      <w:r w:rsidRPr="00DF33F3">
        <w:rPr>
          <w:rFonts w:ascii="Times New Roman" w:hAnsi="Times New Roman" w:cs="Times New Roman"/>
          <w:noProof/>
          <w:sz w:val="24"/>
          <w:szCs w:val="24"/>
        </w:rPr>
        <w:tab/>
        <w:t>C. W. Hang and Y. Cheung, “Using a GA Adaptor in Multi-applications,” pp. 839–848, 2003.</w:t>
      </w:r>
    </w:p>
    <w:p w14:paraId="33C4768F"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[30]</w:t>
      </w:r>
      <w:r w:rsidRPr="00DF33F3">
        <w:rPr>
          <w:rFonts w:ascii="Times New Roman" w:hAnsi="Times New Roman" w:cs="Times New Roman"/>
          <w:noProof/>
          <w:sz w:val="24"/>
          <w:szCs w:val="24"/>
        </w:rPr>
        <w:tab/>
        <w:t xml:space="preserve">R. A. Demillo, A. J. J. Offutt, R. A. DeMilli, and A. J. J. Offutt, “Constraint-based automatic test data generation,” </w:t>
      </w:r>
      <w:r w:rsidRPr="00DF33F3">
        <w:rPr>
          <w:rFonts w:ascii="Times New Roman" w:hAnsi="Times New Roman" w:cs="Times New Roman"/>
          <w:i/>
          <w:iCs/>
          <w:noProof/>
          <w:sz w:val="24"/>
          <w:szCs w:val="24"/>
        </w:rPr>
        <w:t>IEEE Trans. Softw. Eng.</w:t>
      </w:r>
      <w:r w:rsidRPr="00DF33F3">
        <w:rPr>
          <w:rFonts w:ascii="Times New Roman" w:hAnsi="Times New Roman" w:cs="Times New Roman"/>
          <w:noProof/>
          <w:sz w:val="24"/>
          <w:szCs w:val="24"/>
        </w:rPr>
        <w:t>, vol. 17, no. 9, pp. 900–910, 1991.</w:t>
      </w:r>
    </w:p>
    <w:p w14:paraId="13052AE3"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[31]</w:t>
      </w:r>
      <w:r w:rsidRPr="00DF33F3">
        <w:rPr>
          <w:rFonts w:ascii="Times New Roman" w:hAnsi="Times New Roman" w:cs="Times New Roman"/>
          <w:noProof/>
          <w:sz w:val="24"/>
          <w:szCs w:val="24"/>
        </w:rPr>
        <w:tab/>
        <w:t xml:space="preserve">J.-C. Lin and P.-L. Yeh, “Automatic test data generation for path testing using GAs,” </w:t>
      </w:r>
      <w:r w:rsidRPr="00DF33F3">
        <w:rPr>
          <w:rFonts w:ascii="Times New Roman" w:hAnsi="Times New Roman" w:cs="Times New Roman"/>
          <w:i/>
          <w:iCs/>
          <w:noProof/>
          <w:sz w:val="24"/>
          <w:szCs w:val="24"/>
        </w:rPr>
        <w:t>Inf. Sci. (Ny).</w:t>
      </w:r>
      <w:r w:rsidRPr="00DF33F3">
        <w:rPr>
          <w:rFonts w:ascii="Times New Roman" w:hAnsi="Times New Roman" w:cs="Times New Roman"/>
          <w:noProof/>
          <w:sz w:val="24"/>
          <w:szCs w:val="24"/>
        </w:rPr>
        <w:t>, vol. 131, no. 1, pp. 47–64, 2001.</w:t>
      </w:r>
    </w:p>
    <w:p w14:paraId="484AFF43"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[32]</w:t>
      </w:r>
      <w:r w:rsidRPr="00DF33F3">
        <w:rPr>
          <w:rFonts w:ascii="Times New Roman" w:hAnsi="Times New Roman" w:cs="Times New Roman"/>
          <w:noProof/>
          <w:sz w:val="24"/>
          <w:szCs w:val="24"/>
        </w:rPr>
        <w:tab/>
        <w:t xml:space="preserve">N. Mansour and M. Salame, “Data generation for path testing,” </w:t>
      </w:r>
      <w:r w:rsidRPr="00DF33F3">
        <w:rPr>
          <w:rFonts w:ascii="Times New Roman" w:hAnsi="Times New Roman" w:cs="Times New Roman"/>
          <w:i/>
          <w:iCs/>
          <w:noProof/>
          <w:sz w:val="24"/>
          <w:szCs w:val="24"/>
        </w:rPr>
        <w:t>Softw. Qual. J.</w:t>
      </w:r>
      <w:r w:rsidRPr="00DF33F3">
        <w:rPr>
          <w:rFonts w:ascii="Times New Roman" w:hAnsi="Times New Roman" w:cs="Times New Roman"/>
          <w:noProof/>
          <w:sz w:val="24"/>
          <w:szCs w:val="24"/>
        </w:rPr>
        <w:t>, vol. 12, no. 2, pp. 121–136, 2004.</w:t>
      </w:r>
    </w:p>
    <w:p w14:paraId="002F7B0B"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[33]</w:t>
      </w:r>
      <w:r w:rsidRPr="00DF33F3">
        <w:rPr>
          <w:rFonts w:ascii="Times New Roman" w:hAnsi="Times New Roman" w:cs="Times New Roman"/>
          <w:noProof/>
          <w:sz w:val="24"/>
          <w:szCs w:val="24"/>
        </w:rPr>
        <w:tab/>
        <w:t xml:space="preserve">C. Doungsa-ard, K. Dahal, A. Hossain, and T. Suwannasart, “Test Data Generation from UML State Machine Diagrams using GAs,” </w:t>
      </w:r>
      <w:r w:rsidRPr="00DF33F3">
        <w:rPr>
          <w:rFonts w:ascii="Times New Roman" w:hAnsi="Times New Roman" w:cs="Times New Roman"/>
          <w:i/>
          <w:iCs/>
          <w:noProof/>
          <w:sz w:val="24"/>
          <w:szCs w:val="24"/>
        </w:rPr>
        <w:t>Int. Conf. Softw. Eng. Adv. (ICSEA 2007)</w:t>
      </w:r>
      <w:r w:rsidRPr="00DF33F3">
        <w:rPr>
          <w:rFonts w:ascii="Times New Roman" w:hAnsi="Times New Roman" w:cs="Times New Roman"/>
          <w:noProof/>
          <w:sz w:val="24"/>
          <w:szCs w:val="24"/>
        </w:rPr>
        <w:t>, no. Icsea, p. 47, 2007.</w:t>
      </w:r>
    </w:p>
    <w:p w14:paraId="38901656"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[34]</w:t>
      </w:r>
      <w:r w:rsidRPr="00DF33F3">
        <w:rPr>
          <w:rFonts w:ascii="Times New Roman" w:hAnsi="Times New Roman" w:cs="Times New Roman"/>
          <w:noProof/>
          <w:sz w:val="24"/>
          <w:szCs w:val="24"/>
        </w:rPr>
        <w:tab/>
        <w:t xml:space="preserve">C. C. Michael, G. McGraw, and M. A. Schatz, “Generating software test data by evolution,” </w:t>
      </w:r>
      <w:r w:rsidRPr="00DF33F3">
        <w:rPr>
          <w:rFonts w:ascii="Times New Roman" w:hAnsi="Times New Roman" w:cs="Times New Roman"/>
          <w:i/>
          <w:iCs/>
          <w:noProof/>
          <w:sz w:val="24"/>
          <w:szCs w:val="24"/>
        </w:rPr>
        <w:t>IEEE Trans. Softw. Eng.</w:t>
      </w:r>
      <w:r w:rsidRPr="00DF33F3">
        <w:rPr>
          <w:rFonts w:ascii="Times New Roman" w:hAnsi="Times New Roman" w:cs="Times New Roman"/>
          <w:noProof/>
          <w:sz w:val="24"/>
          <w:szCs w:val="24"/>
        </w:rPr>
        <w:t>, vol. 27, no. 12, pp. 1085–1110, 2001.</w:t>
      </w:r>
    </w:p>
    <w:p w14:paraId="0AB5A3B5"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[35]</w:t>
      </w:r>
      <w:r w:rsidRPr="00DF33F3">
        <w:rPr>
          <w:rFonts w:ascii="Times New Roman" w:hAnsi="Times New Roman" w:cs="Times New Roman"/>
          <w:noProof/>
          <w:sz w:val="24"/>
          <w:szCs w:val="24"/>
        </w:rPr>
        <w:tab/>
        <w:t xml:space="preserve">A. S. Ghiduk, M. J. Harrold, and M. R. Girgis, “Using genetic algorithms to aid test-data generation for data-flow coverage,” </w:t>
      </w:r>
      <w:r w:rsidRPr="00DF33F3">
        <w:rPr>
          <w:rFonts w:ascii="Times New Roman" w:hAnsi="Times New Roman" w:cs="Times New Roman"/>
          <w:i/>
          <w:iCs/>
          <w:noProof/>
          <w:sz w:val="24"/>
          <w:szCs w:val="24"/>
        </w:rPr>
        <w:t>Proc. - Asia-Pacific Softw. Eng. Conf. APSEC</w:t>
      </w:r>
      <w:r w:rsidRPr="00DF33F3">
        <w:rPr>
          <w:rFonts w:ascii="Times New Roman" w:hAnsi="Times New Roman" w:cs="Times New Roman"/>
          <w:noProof/>
          <w:sz w:val="24"/>
          <w:szCs w:val="24"/>
        </w:rPr>
        <w:t>, pp. 41–48, 2007.</w:t>
      </w:r>
    </w:p>
    <w:p w14:paraId="75561D09"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[36]</w:t>
      </w:r>
      <w:r w:rsidRPr="00DF33F3">
        <w:rPr>
          <w:rFonts w:ascii="Times New Roman" w:hAnsi="Times New Roman" w:cs="Times New Roman"/>
          <w:noProof/>
          <w:sz w:val="24"/>
          <w:szCs w:val="24"/>
        </w:rPr>
        <w:tab/>
        <w:t xml:space="preserve">M. A. Ahmed and I. Hermadi, “GA-based multiple paths test data generator,” </w:t>
      </w:r>
      <w:r w:rsidRPr="00DF33F3">
        <w:rPr>
          <w:rFonts w:ascii="Times New Roman" w:hAnsi="Times New Roman" w:cs="Times New Roman"/>
          <w:i/>
          <w:iCs/>
          <w:noProof/>
          <w:sz w:val="24"/>
          <w:szCs w:val="24"/>
        </w:rPr>
        <w:t>Comput. Oper. Res.</w:t>
      </w:r>
      <w:r w:rsidRPr="00DF33F3">
        <w:rPr>
          <w:rFonts w:ascii="Times New Roman" w:hAnsi="Times New Roman" w:cs="Times New Roman"/>
          <w:noProof/>
          <w:sz w:val="24"/>
          <w:szCs w:val="24"/>
        </w:rPr>
        <w:t>, vol. 35, no. 10, pp. 3107–3124, 2008.</w:t>
      </w:r>
    </w:p>
    <w:p w14:paraId="03A4CAA6"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[37]</w:t>
      </w:r>
      <w:r w:rsidRPr="00DF33F3">
        <w:rPr>
          <w:rFonts w:ascii="Times New Roman" w:hAnsi="Times New Roman" w:cs="Times New Roman"/>
          <w:noProof/>
          <w:sz w:val="24"/>
          <w:szCs w:val="24"/>
        </w:rPr>
        <w:tab/>
        <w:t xml:space="preserve">P. R. Srivastava and T. Kim, “Application of Genetic Algorithm in Software Testing,” </w:t>
      </w:r>
      <w:r w:rsidRPr="00DF33F3">
        <w:rPr>
          <w:rFonts w:ascii="Times New Roman" w:hAnsi="Times New Roman" w:cs="Times New Roman"/>
          <w:i/>
          <w:iCs/>
          <w:noProof/>
          <w:sz w:val="24"/>
          <w:szCs w:val="24"/>
        </w:rPr>
        <w:t>Intenational J. Softw. Eng. Its Appl.</w:t>
      </w:r>
      <w:r w:rsidRPr="00DF33F3">
        <w:rPr>
          <w:rFonts w:ascii="Times New Roman" w:hAnsi="Times New Roman" w:cs="Times New Roman"/>
          <w:noProof/>
          <w:sz w:val="24"/>
          <w:szCs w:val="24"/>
        </w:rPr>
        <w:t>, vol. 3, no. 4, pp. 87–96, 2009.</w:t>
      </w:r>
    </w:p>
    <w:p w14:paraId="63FEF6D4"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[38]</w:t>
      </w:r>
      <w:r w:rsidRPr="00DF33F3">
        <w:rPr>
          <w:rFonts w:ascii="Times New Roman" w:hAnsi="Times New Roman" w:cs="Times New Roman"/>
          <w:noProof/>
          <w:sz w:val="24"/>
          <w:szCs w:val="24"/>
        </w:rPr>
        <w:tab/>
        <w:t xml:space="preserve">McMinn P, “Search‐based software test data generation: a survey,” </w:t>
      </w:r>
      <w:r w:rsidRPr="00DF33F3">
        <w:rPr>
          <w:rFonts w:ascii="Times New Roman" w:hAnsi="Times New Roman" w:cs="Times New Roman"/>
          <w:i/>
          <w:iCs/>
          <w:noProof/>
          <w:sz w:val="24"/>
          <w:szCs w:val="24"/>
        </w:rPr>
        <w:t>Softw. testing, Verif. Reliab.</w:t>
      </w:r>
      <w:r w:rsidRPr="00DF33F3">
        <w:rPr>
          <w:rFonts w:ascii="Times New Roman" w:hAnsi="Times New Roman" w:cs="Times New Roman"/>
          <w:noProof/>
          <w:sz w:val="24"/>
          <w:szCs w:val="24"/>
        </w:rPr>
        <w:t>, vol. 14, no. 2, pp. 105–156, 2004.</w:t>
      </w:r>
    </w:p>
    <w:p w14:paraId="47500984"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[39]</w:t>
      </w:r>
      <w:r w:rsidRPr="00DF33F3">
        <w:rPr>
          <w:rFonts w:ascii="Times New Roman" w:hAnsi="Times New Roman" w:cs="Times New Roman"/>
          <w:noProof/>
          <w:sz w:val="24"/>
          <w:szCs w:val="24"/>
        </w:rPr>
        <w:tab/>
        <w:t xml:space="preserve">M. Harman, “Automated Test Data Generation using Search Based Software Engineering,” </w:t>
      </w:r>
      <w:r w:rsidRPr="00DF33F3">
        <w:rPr>
          <w:rFonts w:ascii="Times New Roman" w:hAnsi="Times New Roman" w:cs="Times New Roman"/>
          <w:i/>
          <w:iCs/>
          <w:noProof/>
          <w:sz w:val="24"/>
          <w:szCs w:val="24"/>
        </w:rPr>
        <w:t>Second Int. Work. Autom. Softw. Test (AST ’07)</w:t>
      </w:r>
      <w:r w:rsidRPr="00DF33F3">
        <w:rPr>
          <w:rFonts w:ascii="Times New Roman" w:hAnsi="Times New Roman" w:cs="Times New Roman"/>
          <w:noProof/>
          <w:sz w:val="24"/>
          <w:szCs w:val="24"/>
        </w:rPr>
        <w:t>, vol. 30, no. 11, pp. 2–2, 2007.</w:t>
      </w:r>
    </w:p>
    <w:p w14:paraId="6489F95F"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[40]</w:t>
      </w:r>
      <w:r w:rsidRPr="00DF33F3">
        <w:rPr>
          <w:rFonts w:ascii="Times New Roman" w:hAnsi="Times New Roman" w:cs="Times New Roman"/>
          <w:noProof/>
          <w:sz w:val="24"/>
          <w:szCs w:val="24"/>
        </w:rPr>
        <w:tab/>
        <w:t xml:space="preserve">S. Ali and L. Briand, “A systematic review of the application and empirical investigation of search-based test case generation,” </w:t>
      </w:r>
      <w:r w:rsidRPr="00DF33F3">
        <w:rPr>
          <w:rFonts w:ascii="Times New Roman" w:hAnsi="Times New Roman" w:cs="Times New Roman"/>
          <w:i/>
          <w:iCs/>
          <w:noProof/>
          <w:sz w:val="24"/>
          <w:szCs w:val="24"/>
        </w:rPr>
        <w:t>IEEE Trans. Softw. Eng.</w:t>
      </w:r>
      <w:r w:rsidRPr="00DF33F3">
        <w:rPr>
          <w:rFonts w:ascii="Times New Roman" w:hAnsi="Times New Roman" w:cs="Times New Roman"/>
          <w:noProof/>
          <w:sz w:val="24"/>
          <w:szCs w:val="24"/>
        </w:rPr>
        <w:t>, vol. 36, no. 5, pp. 1–22, 2010.</w:t>
      </w:r>
    </w:p>
    <w:p w14:paraId="1C30AB59"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[41]</w:t>
      </w:r>
      <w:r w:rsidRPr="00DF33F3">
        <w:rPr>
          <w:rFonts w:ascii="Times New Roman" w:hAnsi="Times New Roman" w:cs="Times New Roman"/>
          <w:noProof/>
          <w:sz w:val="24"/>
          <w:szCs w:val="24"/>
        </w:rPr>
        <w:tab/>
        <w:t>H. L. T. My, B. N. Thanh, and Tung Khuat Thanh, “Survey on Mutation-based Test Data Generation Survey on Mutation-based Test Data Generation,” no. October, 2015.</w:t>
      </w:r>
    </w:p>
    <w:p w14:paraId="122A3626"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[42]</w:t>
      </w:r>
      <w:r w:rsidRPr="00DF33F3">
        <w:rPr>
          <w:rFonts w:ascii="Times New Roman" w:hAnsi="Times New Roman" w:cs="Times New Roman"/>
          <w:noProof/>
          <w:sz w:val="24"/>
          <w:szCs w:val="24"/>
        </w:rPr>
        <w:tab/>
        <w:t>R. A. Demillo, “Test Adequacy and Program Mutation,” pp. 355–356, 1989.</w:t>
      </w:r>
    </w:p>
    <w:p w14:paraId="786C07D9"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[43]</w:t>
      </w:r>
      <w:r w:rsidRPr="00DF33F3">
        <w:rPr>
          <w:rFonts w:ascii="Times New Roman" w:hAnsi="Times New Roman" w:cs="Times New Roman"/>
          <w:noProof/>
          <w:sz w:val="24"/>
          <w:szCs w:val="24"/>
        </w:rPr>
        <w:tab/>
        <w:t xml:space="preserve">X. Yao, M. Harman, and Y. Jia, “A Study of Equivalent and Stubborn Mutation Operators Using Human Analysis of Equivalence,” </w:t>
      </w:r>
      <w:r w:rsidRPr="00DF33F3">
        <w:rPr>
          <w:rFonts w:ascii="Times New Roman" w:hAnsi="Times New Roman" w:cs="Times New Roman"/>
          <w:i/>
          <w:iCs/>
          <w:noProof/>
          <w:sz w:val="24"/>
          <w:szCs w:val="24"/>
        </w:rPr>
        <w:t>Proc. 36th Int. Conf. Softw. Eng.</w:t>
      </w:r>
      <w:r w:rsidRPr="00DF33F3">
        <w:rPr>
          <w:rFonts w:ascii="Times New Roman" w:hAnsi="Times New Roman" w:cs="Times New Roman"/>
          <w:noProof/>
          <w:sz w:val="24"/>
          <w:szCs w:val="24"/>
        </w:rPr>
        <w:t>, pp. 919–930, 2014.</w:t>
      </w:r>
    </w:p>
    <w:p w14:paraId="63760AF0"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[44]</w:t>
      </w:r>
      <w:r w:rsidRPr="00DF33F3">
        <w:rPr>
          <w:rFonts w:ascii="Times New Roman" w:hAnsi="Times New Roman" w:cs="Times New Roman"/>
          <w:noProof/>
          <w:sz w:val="24"/>
          <w:szCs w:val="24"/>
        </w:rPr>
        <w:tab/>
        <w:t xml:space="preserve"> a. J. Offutt, A. Lee, G. Rothermel, R. H. Untch, and C. Zapf, “An experimental determination of sufficient mutant operators,” </w:t>
      </w:r>
      <w:r w:rsidRPr="00DF33F3">
        <w:rPr>
          <w:rFonts w:ascii="Times New Roman" w:hAnsi="Times New Roman" w:cs="Times New Roman"/>
          <w:i/>
          <w:iCs/>
          <w:noProof/>
          <w:sz w:val="24"/>
          <w:szCs w:val="24"/>
        </w:rPr>
        <w:t>ACM Trans. Softw. Eng. Methodol.</w:t>
      </w:r>
      <w:r w:rsidRPr="00DF33F3">
        <w:rPr>
          <w:rFonts w:ascii="Times New Roman" w:hAnsi="Times New Roman" w:cs="Times New Roman"/>
          <w:noProof/>
          <w:sz w:val="24"/>
          <w:szCs w:val="24"/>
        </w:rPr>
        <w:t>, vol. 5, no. 2, pp. 99–118, 1996.</w:t>
      </w:r>
    </w:p>
    <w:p w14:paraId="428E83D0"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[45]</w:t>
      </w:r>
      <w:r w:rsidRPr="00DF33F3">
        <w:rPr>
          <w:rFonts w:ascii="Times New Roman" w:hAnsi="Times New Roman" w:cs="Times New Roman"/>
          <w:noProof/>
          <w:sz w:val="24"/>
          <w:szCs w:val="24"/>
        </w:rPr>
        <w:tab/>
        <w:t xml:space="preserve">F. C. M. Souza, M. Papadakis, V. Durelli, and M. E. Delamaro, “Test Data Generation Techniques for Mutation Testing: A Systematic Mapping,” </w:t>
      </w:r>
      <w:r w:rsidRPr="00DF33F3">
        <w:rPr>
          <w:rFonts w:ascii="Times New Roman" w:hAnsi="Times New Roman" w:cs="Times New Roman"/>
          <w:i/>
          <w:iCs/>
          <w:noProof/>
          <w:sz w:val="24"/>
          <w:szCs w:val="24"/>
        </w:rPr>
        <w:t>Pages.Cs.Aueb.Gr</w:t>
      </w:r>
      <w:r w:rsidRPr="00DF33F3">
        <w:rPr>
          <w:rFonts w:ascii="Times New Roman" w:hAnsi="Times New Roman" w:cs="Times New Roman"/>
          <w:noProof/>
          <w:sz w:val="24"/>
          <w:szCs w:val="24"/>
        </w:rPr>
        <w:t>, no. March 2015, pp. 23–25, 2014.</w:t>
      </w:r>
    </w:p>
    <w:p w14:paraId="7063883E"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[46]</w:t>
      </w:r>
      <w:r w:rsidRPr="00DF33F3">
        <w:rPr>
          <w:rFonts w:ascii="Times New Roman" w:hAnsi="Times New Roman" w:cs="Times New Roman"/>
          <w:noProof/>
          <w:sz w:val="24"/>
          <w:szCs w:val="24"/>
        </w:rPr>
        <w:tab/>
        <w:t>N. Jatana, B. Suri, and S. Rani, “Systematic Literature Review on Search Based Mutation Testing,” vol. 11, no. 1, pp. 59–76, 2017.</w:t>
      </w:r>
    </w:p>
    <w:p w14:paraId="356EAFE1"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[47]</w:t>
      </w:r>
      <w:r w:rsidRPr="00DF33F3">
        <w:rPr>
          <w:rFonts w:ascii="Times New Roman" w:hAnsi="Times New Roman" w:cs="Times New Roman"/>
          <w:noProof/>
          <w:sz w:val="24"/>
          <w:szCs w:val="24"/>
        </w:rPr>
        <w:tab/>
        <w:t>J. Allen Troy Acree, “On Mutation,” 1980.</w:t>
      </w:r>
    </w:p>
    <w:p w14:paraId="725E203B"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[48]</w:t>
      </w:r>
      <w:r w:rsidRPr="00DF33F3">
        <w:rPr>
          <w:rFonts w:ascii="Times New Roman" w:hAnsi="Times New Roman" w:cs="Times New Roman"/>
          <w:noProof/>
          <w:sz w:val="24"/>
          <w:szCs w:val="24"/>
        </w:rPr>
        <w:tab/>
        <w:t xml:space="preserve">W. E. Wong, “On Mutation and Data Flow,” </w:t>
      </w:r>
      <w:r w:rsidRPr="00DF33F3">
        <w:rPr>
          <w:rFonts w:ascii="Times New Roman" w:hAnsi="Times New Roman" w:cs="Times New Roman"/>
          <w:i/>
          <w:iCs/>
          <w:noProof/>
          <w:sz w:val="24"/>
          <w:szCs w:val="24"/>
        </w:rPr>
        <w:t>Engineering</w:t>
      </w:r>
      <w:r w:rsidRPr="00DF33F3">
        <w:rPr>
          <w:rFonts w:ascii="Times New Roman" w:hAnsi="Times New Roman" w:cs="Times New Roman"/>
          <w:noProof/>
          <w:sz w:val="24"/>
          <w:szCs w:val="24"/>
        </w:rPr>
        <w:t>, no. December, 1993.</w:t>
      </w:r>
    </w:p>
    <w:p w14:paraId="20075AF1"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[49]</w:t>
      </w:r>
      <w:r w:rsidRPr="00DF33F3">
        <w:rPr>
          <w:rFonts w:ascii="Times New Roman" w:hAnsi="Times New Roman" w:cs="Times New Roman"/>
          <w:noProof/>
          <w:sz w:val="24"/>
          <w:szCs w:val="24"/>
        </w:rPr>
        <w:tab/>
        <w:t xml:space="preserve">J. S. Bradbury, </w:t>
      </w:r>
      <w:r w:rsidRPr="00DF33F3">
        <w:rPr>
          <w:rFonts w:ascii="Times New Roman" w:hAnsi="Times New Roman" w:cs="Times New Roman"/>
          <w:i/>
          <w:iCs/>
          <w:noProof/>
          <w:sz w:val="24"/>
          <w:szCs w:val="24"/>
        </w:rPr>
        <w:t>Using Program Mutation for the Empirical Assessment of Fault Detection Techniques: A Comparison of Concurrency Testing and Model Checking</w:t>
      </w:r>
      <w:r w:rsidRPr="00DF33F3">
        <w:rPr>
          <w:rFonts w:ascii="Times New Roman" w:hAnsi="Times New Roman" w:cs="Times New Roman"/>
          <w:noProof/>
          <w:sz w:val="24"/>
          <w:szCs w:val="24"/>
        </w:rPr>
        <w:t>, no. June 2007. 2004.</w:t>
      </w:r>
    </w:p>
    <w:p w14:paraId="55388B6B"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[50]</w:t>
      </w:r>
      <w:r w:rsidRPr="00DF33F3">
        <w:rPr>
          <w:rFonts w:ascii="Times New Roman" w:hAnsi="Times New Roman" w:cs="Times New Roman"/>
          <w:noProof/>
          <w:sz w:val="24"/>
          <w:szCs w:val="24"/>
        </w:rPr>
        <w:tab/>
        <w:t>S. Hussain, “Mutation Clustering,” 2008.</w:t>
      </w:r>
    </w:p>
    <w:p w14:paraId="754966BA"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[51]</w:t>
      </w:r>
      <w:r w:rsidRPr="00DF33F3">
        <w:rPr>
          <w:rFonts w:ascii="Times New Roman" w:hAnsi="Times New Roman" w:cs="Times New Roman"/>
          <w:noProof/>
          <w:sz w:val="24"/>
          <w:szCs w:val="24"/>
        </w:rPr>
        <w:tab/>
        <w:t>D. Hook, “Using code mutation to study code faults in scientific software,” no. April, 2009.</w:t>
      </w:r>
    </w:p>
    <w:p w14:paraId="1BF6EC20"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[52]</w:t>
      </w:r>
      <w:r w:rsidRPr="00DF33F3">
        <w:rPr>
          <w:rFonts w:ascii="Times New Roman" w:hAnsi="Times New Roman" w:cs="Times New Roman"/>
          <w:noProof/>
          <w:sz w:val="24"/>
          <w:szCs w:val="24"/>
        </w:rPr>
        <w:tab/>
        <w:t>V. S. Movva, “Automatic Test Suite Generation for Scientific MATLAB Code,” 2015.</w:t>
      </w:r>
    </w:p>
    <w:p w14:paraId="6ACD5985"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[53]</w:t>
      </w:r>
      <w:r w:rsidRPr="00DF33F3">
        <w:rPr>
          <w:rFonts w:ascii="Times New Roman" w:hAnsi="Times New Roman" w:cs="Times New Roman"/>
          <w:noProof/>
          <w:sz w:val="24"/>
          <w:szCs w:val="24"/>
        </w:rPr>
        <w:tab/>
        <w:t>U. Praphamontripong, “TESTING WEB APPLICATIONS WITH MUTATION ANALYSIS.”</w:t>
      </w:r>
    </w:p>
    <w:p w14:paraId="62F0319C"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[54]</w:t>
      </w:r>
      <w:r w:rsidRPr="00DF33F3">
        <w:rPr>
          <w:rFonts w:ascii="Times New Roman" w:hAnsi="Times New Roman" w:cs="Times New Roman"/>
          <w:noProof/>
          <w:sz w:val="24"/>
          <w:szCs w:val="24"/>
        </w:rPr>
        <w:tab/>
        <w:t>L. Bottaci, “Instrumenting programs with flag variables for test data search by genetic algorithms,” pp. 2–7.</w:t>
      </w:r>
    </w:p>
    <w:p w14:paraId="33AC15E6"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[55]</w:t>
      </w:r>
      <w:r w:rsidRPr="00DF33F3">
        <w:rPr>
          <w:rFonts w:ascii="Times New Roman" w:hAnsi="Times New Roman" w:cs="Times New Roman"/>
          <w:noProof/>
          <w:sz w:val="24"/>
          <w:szCs w:val="24"/>
        </w:rPr>
        <w:tab/>
        <w:t xml:space="preserve">L. Bottaci, “Predicate Expression Cost Functions to Guide Evolutionary Search for Test Data,” </w:t>
      </w:r>
      <w:r w:rsidRPr="00DF33F3">
        <w:rPr>
          <w:rFonts w:ascii="Times New Roman" w:hAnsi="Times New Roman" w:cs="Times New Roman"/>
          <w:i/>
          <w:iCs/>
          <w:noProof/>
          <w:sz w:val="24"/>
          <w:szCs w:val="24"/>
        </w:rPr>
        <w:t>Proc. 2003 Conf. Genet. Evol. Comput. (GECCO ’03)</w:t>
      </w:r>
      <w:r w:rsidRPr="00DF33F3">
        <w:rPr>
          <w:rFonts w:ascii="Times New Roman" w:hAnsi="Times New Roman" w:cs="Times New Roman"/>
          <w:noProof/>
          <w:sz w:val="24"/>
          <w:szCs w:val="24"/>
        </w:rPr>
        <w:t>, vol. 2724, pp. 2455–2464, 2003.</w:t>
      </w:r>
    </w:p>
    <w:p w14:paraId="6BD0E56E"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[56]</w:t>
      </w:r>
      <w:r w:rsidRPr="00DF33F3">
        <w:rPr>
          <w:rFonts w:ascii="Times New Roman" w:hAnsi="Times New Roman" w:cs="Times New Roman"/>
          <w:noProof/>
          <w:sz w:val="24"/>
          <w:szCs w:val="24"/>
        </w:rPr>
        <w:tab/>
        <w:t xml:space="preserve">S. Selvakumar and N. Ramaraj, “A tool for generation and minimization of test suite by mutant gene algorithm,” </w:t>
      </w:r>
      <w:r w:rsidRPr="00DF33F3">
        <w:rPr>
          <w:rFonts w:ascii="Times New Roman" w:hAnsi="Times New Roman" w:cs="Times New Roman"/>
          <w:i/>
          <w:iCs/>
          <w:noProof/>
          <w:sz w:val="24"/>
          <w:szCs w:val="24"/>
        </w:rPr>
        <w:t>J. Comput. Sci.</w:t>
      </w:r>
      <w:r w:rsidRPr="00DF33F3">
        <w:rPr>
          <w:rFonts w:ascii="Times New Roman" w:hAnsi="Times New Roman" w:cs="Times New Roman"/>
          <w:noProof/>
          <w:sz w:val="24"/>
          <w:szCs w:val="24"/>
        </w:rPr>
        <w:t>, vol. 7, no. 10, pp. 1581–1589, 2011.</w:t>
      </w:r>
    </w:p>
    <w:p w14:paraId="47FE94BD"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[57]</w:t>
      </w:r>
      <w:r w:rsidRPr="00DF33F3">
        <w:rPr>
          <w:rFonts w:ascii="Times New Roman" w:hAnsi="Times New Roman" w:cs="Times New Roman"/>
          <w:noProof/>
          <w:sz w:val="24"/>
          <w:szCs w:val="24"/>
        </w:rPr>
        <w:tab/>
        <w:t xml:space="preserve">C. Sharma, S. Sabharwal, and R. Sibal, “A Survey on Software Testing Techniques using Genetic Algorithm,” </w:t>
      </w:r>
      <w:r w:rsidRPr="00DF33F3">
        <w:rPr>
          <w:rFonts w:ascii="Times New Roman" w:hAnsi="Times New Roman" w:cs="Times New Roman"/>
          <w:i/>
          <w:iCs/>
          <w:noProof/>
          <w:sz w:val="24"/>
          <w:szCs w:val="24"/>
        </w:rPr>
        <w:t>Int. J. Comput. Sci. Issues</w:t>
      </w:r>
      <w:r w:rsidRPr="00DF33F3">
        <w:rPr>
          <w:rFonts w:ascii="Times New Roman" w:hAnsi="Times New Roman" w:cs="Times New Roman"/>
          <w:noProof/>
          <w:sz w:val="24"/>
          <w:szCs w:val="24"/>
        </w:rPr>
        <w:t>, vol. 10, no. 1, pp. 381–393, 2013.</w:t>
      </w:r>
    </w:p>
    <w:p w14:paraId="0C9CE02B"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[58]</w:t>
      </w:r>
      <w:r w:rsidRPr="00DF33F3">
        <w:rPr>
          <w:rFonts w:ascii="Times New Roman" w:hAnsi="Times New Roman" w:cs="Times New Roman"/>
          <w:noProof/>
          <w:sz w:val="24"/>
          <w:szCs w:val="24"/>
        </w:rPr>
        <w:tab/>
        <w:t xml:space="preserve">R. Malhotra and M. Garg, “An Adequacy Based Test Data Generation Technique Using Genetic Algorithms,” </w:t>
      </w:r>
      <w:r w:rsidRPr="00DF33F3">
        <w:rPr>
          <w:rFonts w:ascii="Times New Roman" w:hAnsi="Times New Roman" w:cs="Times New Roman"/>
          <w:i/>
          <w:iCs/>
          <w:noProof/>
          <w:sz w:val="24"/>
          <w:szCs w:val="24"/>
        </w:rPr>
        <w:t>J. Inf. Process. Syst.</w:t>
      </w:r>
      <w:r w:rsidRPr="00DF33F3">
        <w:rPr>
          <w:rFonts w:ascii="Times New Roman" w:hAnsi="Times New Roman" w:cs="Times New Roman"/>
          <w:noProof/>
          <w:sz w:val="24"/>
          <w:szCs w:val="24"/>
        </w:rPr>
        <w:t>, vol. 7, no. 2, pp. 363–384, 2011.</w:t>
      </w:r>
    </w:p>
    <w:p w14:paraId="79508C5D"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[59]</w:t>
      </w:r>
      <w:r w:rsidRPr="00DF33F3">
        <w:rPr>
          <w:rFonts w:ascii="Times New Roman" w:hAnsi="Times New Roman" w:cs="Times New Roman"/>
          <w:noProof/>
          <w:sz w:val="24"/>
          <w:szCs w:val="24"/>
        </w:rPr>
        <w:tab/>
        <w:t>R. B. P. Sharma, Malhotra and M. Garg, “Empirical Validation of an Efficient Test Data Generation Algorithm Based on Adequacy based Testing Criteria,” pp. 20–39.</w:t>
      </w:r>
    </w:p>
    <w:p w14:paraId="2225B536"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[60]</w:t>
      </w:r>
      <w:r w:rsidRPr="00DF33F3">
        <w:rPr>
          <w:rFonts w:ascii="Times New Roman" w:hAnsi="Times New Roman" w:cs="Times New Roman"/>
          <w:noProof/>
          <w:sz w:val="24"/>
          <w:szCs w:val="24"/>
        </w:rPr>
        <w:tab/>
        <w:t xml:space="preserve">P. S. L. de S. Rodolfo Adamshuk Silva,Simone do Rocio Senger de Souza, “A systematic review on Search based Mutation Testing,” </w:t>
      </w:r>
      <w:r w:rsidRPr="00DF33F3">
        <w:rPr>
          <w:rFonts w:ascii="Times New Roman" w:hAnsi="Times New Roman" w:cs="Times New Roman"/>
          <w:i/>
          <w:iCs/>
          <w:noProof/>
          <w:sz w:val="24"/>
          <w:szCs w:val="24"/>
        </w:rPr>
        <w:t>J. Inf. Softw. Technol.</w:t>
      </w:r>
      <w:r w:rsidRPr="00DF33F3">
        <w:rPr>
          <w:rFonts w:ascii="Times New Roman" w:hAnsi="Times New Roman" w:cs="Times New Roman"/>
          <w:noProof/>
          <w:sz w:val="24"/>
          <w:szCs w:val="24"/>
        </w:rPr>
        <w:t>, vol. 70, no. 2, pp. 113–117, 2011.</w:t>
      </w:r>
    </w:p>
    <w:p w14:paraId="1BA5A1F9"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[61]</w:t>
      </w:r>
      <w:r w:rsidRPr="00DF33F3">
        <w:rPr>
          <w:rFonts w:ascii="Times New Roman" w:hAnsi="Times New Roman" w:cs="Times New Roman"/>
          <w:noProof/>
          <w:sz w:val="24"/>
          <w:szCs w:val="24"/>
        </w:rPr>
        <w:tab/>
        <w:t>J. P. Jefferson Offut, Zhenyi Jin, “The Dynamic Domain Reduction Procedure for Test Data Generation: Design and Algorithms,” pp. 1–41, 1964.</w:t>
      </w:r>
    </w:p>
    <w:p w14:paraId="3C43A0A1"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[62]</w:t>
      </w:r>
      <w:r w:rsidRPr="00DF33F3">
        <w:rPr>
          <w:rFonts w:ascii="Times New Roman" w:hAnsi="Times New Roman" w:cs="Times New Roman"/>
          <w:noProof/>
          <w:sz w:val="24"/>
          <w:szCs w:val="24"/>
        </w:rPr>
        <w:tab/>
        <w:t>T. Y. Chen, H. Leung, and I. K. Mak, “Adaptive Random Testing,” pp. 320–329, 2004.</w:t>
      </w:r>
    </w:p>
    <w:p w14:paraId="09760BCB"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[63]</w:t>
      </w:r>
      <w:r w:rsidRPr="00DF33F3">
        <w:rPr>
          <w:rFonts w:ascii="Times New Roman" w:hAnsi="Times New Roman" w:cs="Times New Roman"/>
          <w:noProof/>
          <w:sz w:val="24"/>
          <w:szCs w:val="24"/>
        </w:rPr>
        <w:tab/>
        <w:t xml:space="preserve">B. Baudry, F. Fleurey, J.-M. Jezequel, and Y. Le Traon, “Genes and Bacteria for Automatic Test Cases Optimization in the .NET Environment,” </w:t>
      </w:r>
      <w:r w:rsidRPr="00DF33F3">
        <w:rPr>
          <w:rFonts w:ascii="Times New Roman" w:hAnsi="Times New Roman" w:cs="Times New Roman"/>
          <w:i/>
          <w:iCs/>
          <w:noProof/>
          <w:sz w:val="24"/>
          <w:szCs w:val="24"/>
        </w:rPr>
        <w:t>Proc. 13th Int. Symp. Softw. Reliab. Eng.</w:t>
      </w:r>
      <w:r w:rsidRPr="00DF33F3">
        <w:rPr>
          <w:rFonts w:ascii="Times New Roman" w:hAnsi="Times New Roman" w:cs="Times New Roman"/>
          <w:noProof/>
          <w:sz w:val="24"/>
          <w:szCs w:val="24"/>
        </w:rPr>
        <w:t>, pp. 195–206, 2002.</w:t>
      </w:r>
    </w:p>
    <w:p w14:paraId="10AF3348"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[64]</w:t>
      </w:r>
      <w:r w:rsidRPr="00DF33F3">
        <w:rPr>
          <w:rFonts w:ascii="Times New Roman" w:hAnsi="Times New Roman" w:cs="Times New Roman"/>
          <w:noProof/>
          <w:sz w:val="24"/>
          <w:szCs w:val="24"/>
        </w:rPr>
        <w:tab/>
        <w:t xml:space="preserve">K. Ayari, S. Bouktif, and G. Antoniol, “Automatic mutation test input data generation via ant colony,” </w:t>
      </w:r>
      <w:r w:rsidRPr="00DF33F3">
        <w:rPr>
          <w:rFonts w:ascii="Times New Roman" w:hAnsi="Times New Roman" w:cs="Times New Roman"/>
          <w:i/>
          <w:iCs/>
          <w:noProof/>
          <w:sz w:val="24"/>
          <w:szCs w:val="24"/>
        </w:rPr>
        <w:t>Proc. 9th Annu. Conf. Genet. Evol. Comput. (GECCO ’07)</w:t>
      </w:r>
      <w:r w:rsidRPr="00DF33F3">
        <w:rPr>
          <w:rFonts w:ascii="Times New Roman" w:hAnsi="Times New Roman" w:cs="Times New Roman"/>
          <w:noProof/>
          <w:sz w:val="24"/>
          <w:szCs w:val="24"/>
        </w:rPr>
        <w:t>, pp. 1074–1081, 2007.</w:t>
      </w:r>
    </w:p>
    <w:p w14:paraId="2C4EFE0A"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[65]</w:t>
      </w:r>
      <w:r w:rsidRPr="00DF33F3">
        <w:rPr>
          <w:rFonts w:ascii="Times New Roman" w:hAnsi="Times New Roman" w:cs="Times New Roman"/>
          <w:noProof/>
          <w:sz w:val="24"/>
          <w:szCs w:val="24"/>
        </w:rPr>
        <w:tab/>
        <w:t xml:space="preserve">M. Papadakis and N. Malevris, “An Effective Path Selection Strategy for Mutation Testing,” </w:t>
      </w:r>
      <w:r w:rsidRPr="00DF33F3">
        <w:rPr>
          <w:rFonts w:ascii="Times New Roman" w:hAnsi="Times New Roman" w:cs="Times New Roman"/>
          <w:i/>
          <w:iCs/>
          <w:noProof/>
          <w:sz w:val="24"/>
          <w:szCs w:val="24"/>
        </w:rPr>
        <w:t>Proc. 16th Asia-Pacific Softw. Eng. Conf.</w:t>
      </w:r>
      <w:r w:rsidRPr="00DF33F3">
        <w:rPr>
          <w:rFonts w:ascii="Times New Roman" w:hAnsi="Times New Roman" w:cs="Times New Roman"/>
          <w:noProof/>
          <w:sz w:val="24"/>
          <w:szCs w:val="24"/>
        </w:rPr>
        <w:t>, pp. 422–429, 2009.</w:t>
      </w:r>
    </w:p>
    <w:p w14:paraId="6D7497E7"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[66]</w:t>
      </w:r>
      <w:r w:rsidRPr="00DF33F3">
        <w:rPr>
          <w:rFonts w:ascii="Times New Roman" w:hAnsi="Times New Roman" w:cs="Times New Roman"/>
          <w:noProof/>
          <w:sz w:val="24"/>
          <w:szCs w:val="24"/>
        </w:rPr>
        <w:tab/>
        <w:t xml:space="preserve">L. L. Zhang, T. Xie, L. L. Zhang, N. Tillmann, J. De Halleux, and H. Mei, “Test generation via dynamic symbolic execution for mutation testing,” </w:t>
      </w:r>
      <w:r w:rsidRPr="00DF33F3">
        <w:rPr>
          <w:rFonts w:ascii="Times New Roman" w:hAnsi="Times New Roman" w:cs="Times New Roman"/>
          <w:i/>
          <w:iCs/>
          <w:noProof/>
          <w:sz w:val="24"/>
          <w:szCs w:val="24"/>
        </w:rPr>
        <w:t>Proc. ICSM</w:t>
      </w:r>
      <w:r w:rsidRPr="00DF33F3">
        <w:rPr>
          <w:rFonts w:ascii="Times New Roman" w:hAnsi="Times New Roman" w:cs="Times New Roman"/>
          <w:noProof/>
          <w:sz w:val="24"/>
          <w:szCs w:val="24"/>
        </w:rPr>
        <w:t>, pp. 1–10, 2010.</w:t>
      </w:r>
    </w:p>
    <w:p w14:paraId="2CF463B1"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[67]</w:t>
      </w:r>
      <w:r w:rsidRPr="00DF33F3">
        <w:rPr>
          <w:rFonts w:ascii="Times New Roman" w:hAnsi="Times New Roman" w:cs="Times New Roman"/>
          <w:noProof/>
          <w:sz w:val="24"/>
          <w:szCs w:val="24"/>
        </w:rPr>
        <w:tab/>
        <w:t>M. Papadakis and N. Malevris, “Automatic Mutation Test Case Generation Via Dynamic Symbolic Execution,” 2010.</w:t>
      </w:r>
    </w:p>
    <w:p w14:paraId="36A150FF"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[68]</w:t>
      </w:r>
      <w:r w:rsidRPr="00DF33F3">
        <w:rPr>
          <w:rFonts w:ascii="Times New Roman" w:hAnsi="Times New Roman" w:cs="Times New Roman"/>
          <w:noProof/>
          <w:sz w:val="24"/>
          <w:szCs w:val="24"/>
        </w:rPr>
        <w:tab/>
        <w:t xml:space="preserve">M. Harman, Y. Jia, and W. B. Langdon, “Strong higher order mutation-based test data generation,” </w:t>
      </w:r>
      <w:r w:rsidRPr="00DF33F3">
        <w:rPr>
          <w:rFonts w:ascii="Times New Roman" w:hAnsi="Times New Roman" w:cs="Times New Roman"/>
          <w:i/>
          <w:iCs/>
          <w:noProof/>
          <w:sz w:val="24"/>
          <w:szCs w:val="24"/>
        </w:rPr>
        <w:t>Proc. 19th ACM SIGSOFT Symp. 13th Eur. Conf. Found. Softw. Eng.</w:t>
      </w:r>
      <w:r w:rsidRPr="00DF33F3">
        <w:rPr>
          <w:rFonts w:ascii="Times New Roman" w:hAnsi="Times New Roman" w:cs="Times New Roman"/>
          <w:noProof/>
          <w:sz w:val="24"/>
          <w:szCs w:val="24"/>
        </w:rPr>
        <w:t>, pp. 212–222, 2011.</w:t>
      </w:r>
    </w:p>
    <w:p w14:paraId="65AD1C5A"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[69]</w:t>
      </w:r>
      <w:r w:rsidRPr="00DF33F3">
        <w:rPr>
          <w:rFonts w:ascii="Times New Roman" w:hAnsi="Times New Roman" w:cs="Times New Roman"/>
          <w:noProof/>
          <w:sz w:val="24"/>
          <w:szCs w:val="24"/>
        </w:rPr>
        <w:tab/>
        <w:t>L. Thi, M. Hanh, K. T. Tung, and N. T. Binh, “Mutation-based Test Data Generation for Simulink Models using Genetic Algorithm and Simulated Annealing,” vol. 3, no. 4, pp. 763–771, 2014.</w:t>
      </w:r>
    </w:p>
    <w:p w14:paraId="3D25A11B"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[70]</w:t>
      </w:r>
      <w:r w:rsidRPr="00DF33F3">
        <w:rPr>
          <w:rFonts w:ascii="Times New Roman" w:hAnsi="Times New Roman" w:cs="Times New Roman"/>
          <w:noProof/>
          <w:sz w:val="24"/>
          <w:szCs w:val="24"/>
        </w:rPr>
        <w:tab/>
        <w:t xml:space="preserve">E. F. Barbosa, J. C. Maldonado, and A. M. R. Vincenzi, “Toward the determination of sufficient mutant operators for C,” </w:t>
      </w:r>
      <w:r w:rsidRPr="00DF33F3">
        <w:rPr>
          <w:rFonts w:ascii="Times New Roman" w:hAnsi="Times New Roman" w:cs="Times New Roman"/>
          <w:i/>
          <w:iCs/>
          <w:noProof/>
          <w:sz w:val="24"/>
          <w:szCs w:val="24"/>
        </w:rPr>
        <w:t>Softw. Test. Verif. Reliab.</w:t>
      </w:r>
      <w:r w:rsidRPr="00DF33F3">
        <w:rPr>
          <w:rFonts w:ascii="Times New Roman" w:hAnsi="Times New Roman" w:cs="Times New Roman"/>
          <w:noProof/>
          <w:sz w:val="24"/>
          <w:szCs w:val="24"/>
        </w:rPr>
        <w:t>, vol. 11, no. 2, pp. 113–136, 2001.</w:t>
      </w:r>
    </w:p>
    <w:p w14:paraId="67A25EAD"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[71]</w:t>
      </w:r>
      <w:r w:rsidRPr="00DF33F3">
        <w:rPr>
          <w:rFonts w:ascii="Times New Roman" w:hAnsi="Times New Roman" w:cs="Times New Roman"/>
          <w:noProof/>
          <w:sz w:val="24"/>
          <w:szCs w:val="24"/>
        </w:rPr>
        <w:tab/>
        <w:t xml:space="preserve">A. Siami Namin, J. H. Andrews, and D. J. Murdoch, “Sufficient mutation operators for measuring test effectiveness,” </w:t>
      </w:r>
      <w:r w:rsidRPr="00DF33F3">
        <w:rPr>
          <w:rFonts w:ascii="Times New Roman" w:hAnsi="Times New Roman" w:cs="Times New Roman"/>
          <w:i/>
          <w:iCs/>
          <w:noProof/>
          <w:sz w:val="24"/>
          <w:szCs w:val="24"/>
        </w:rPr>
        <w:t>Icse</w:t>
      </w:r>
      <w:r w:rsidRPr="00DF33F3">
        <w:rPr>
          <w:rFonts w:ascii="Times New Roman" w:hAnsi="Times New Roman" w:cs="Times New Roman"/>
          <w:noProof/>
          <w:sz w:val="24"/>
          <w:szCs w:val="24"/>
        </w:rPr>
        <w:t>, pp. 351–360, 2008.</w:t>
      </w:r>
    </w:p>
    <w:p w14:paraId="5B16F2D4"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[72]</w:t>
      </w:r>
      <w:r w:rsidRPr="00DF33F3">
        <w:rPr>
          <w:rFonts w:ascii="Times New Roman" w:hAnsi="Times New Roman" w:cs="Times New Roman"/>
          <w:noProof/>
          <w:sz w:val="24"/>
          <w:szCs w:val="24"/>
        </w:rPr>
        <w:tab/>
        <w:t xml:space="preserve">M. Sridharan and A. S. Namin, “Prioritizing mutation operators based on importance sampling,” </w:t>
      </w:r>
      <w:r w:rsidRPr="00DF33F3">
        <w:rPr>
          <w:rFonts w:ascii="Times New Roman" w:hAnsi="Times New Roman" w:cs="Times New Roman"/>
          <w:i/>
          <w:iCs/>
          <w:noProof/>
          <w:sz w:val="24"/>
          <w:szCs w:val="24"/>
        </w:rPr>
        <w:t>Proc. - Int. Symp. Softw. Reliab. Eng. ISSRE</w:t>
      </w:r>
      <w:r w:rsidRPr="00DF33F3">
        <w:rPr>
          <w:rFonts w:ascii="Times New Roman" w:hAnsi="Times New Roman" w:cs="Times New Roman"/>
          <w:noProof/>
          <w:sz w:val="24"/>
          <w:szCs w:val="24"/>
        </w:rPr>
        <w:t>, no. Issre 10, pp. 378–387, 2010.</w:t>
      </w:r>
    </w:p>
    <w:p w14:paraId="1A6EA302"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[73]</w:t>
      </w:r>
      <w:r w:rsidRPr="00DF33F3">
        <w:rPr>
          <w:rFonts w:ascii="Times New Roman" w:hAnsi="Times New Roman" w:cs="Times New Roman"/>
          <w:noProof/>
          <w:sz w:val="24"/>
          <w:szCs w:val="24"/>
        </w:rPr>
        <w:tab/>
        <w:t xml:space="preserve">A. S. Namin and J. H. Andrews, “On sufficiency of mutants,” </w:t>
      </w:r>
      <w:r w:rsidRPr="00DF33F3">
        <w:rPr>
          <w:rFonts w:ascii="Times New Roman" w:hAnsi="Times New Roman" w:cs="Times New Roman"/>
          <w:i/>
          <w:iCs/>
          <w:noProof/>
          <w:sz w:val="24"/>
          <w:szCs w:val="24"/>
        </w:rPr>
        <w:t>Proc. - Int. Conf. Softw. Eng.</w:t>
      </w:r>
      <w:r w:rsidRPr="00DF33F3">
        <w:rPr>
          <w:rFonts w:ascii="Times New Roman" w:hAnsi="Times New Roman" w:cs="Times New Roman"/>
          <w:noProof/>
          <w:sz w:val="24"/>
          <w:szCs w:val="24"/>
        </w:rPr>
        <w:t>, pp. 73–74, 2007.</w:t>
      </w:r>
    </w:p>
    <w:p w14:paraId="21703E19"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[74]</w:t>
      </w:r>
      <w:r w:rsidRPr="00DF33F3">
        <w:rPr>
          <w:rFonts w:ascii="Times New Roman" w:hAnsi="Times New Roman" w:cs="Times New Roman"/>
          <w:noProof/>
          <w:sz w:val="24"/>
          <w:szCs w:val="24"/>
        </w:rPr>
        <w:tab/>
        <w:t xml:space="preserve">M. E. Delamaro, L. Deng, N. Li, V. Durelli, and J. Offutt, “Growing a reduced set of mutation operators,” </w:t>
      </w:r>
      <w:r w:rsidRPr="00DF33F3">
        <w:rPr>
          <w:rFonts w:ascii="Times New Roman" w:hAnsi="Times New Roman" w:cs="Times New Roman"/>
          <w:i/>
          <w:iCs/>
          <w:noProof/>
          <w:sz w:val="24"/>
          <w:szCs w:val="24"/>
        </w:rPr>
        <w:t>Proc. - 28th Brazilian Symp. Softw. Eng. SBES 2014</w:t>
      </w:r>
      <w:r w:rsidRPr="00DF33F3">
        <w:rPr>
          <w:rFonts w:ascii="Times New Roman" w:hAnsi="Times New Roman" w:cs="Times New Roman"/>
          <w:noProof/>
          <w:sz w:val="24"/>
          <w:szCs w:val="24"/>
        </w:rPr>
        <w:t>, pp. 81–90, 2014.</w:t>
      </w:r>
    </w:p>
    <w:p w14:paraId="6A0B0BAA"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szCs w:val="24"/>
        </w:rPr>
      </w:pPr>
      <w:r w:rsidRPr="00DF33F3">
        <w:rPr>
          <w:rFonts w:ascii="Times New Roman" w:hAnsi="Times New Roman" w:cs="Times New Roman"/>
          <w:noProof/>
          <w:sz w:val="24"/>
          <w:szCs w:val="24"/>
        </w:rPr>
        <w:t>[75]</w:t>
      </w:r>
      <w:r w:rsidRPr="00DF33F3">
        <w:rPr>
          <w:rFonts w:ascii="Times New Roman" w:hAnsi="Times New Roman" w:cs="Times New Roman"/>
          <w:noProof/>
          <w:sz w:val="24"/>
          <w:szCs w:val="24"/>
        </w:rPr>
        <w:tab/>
        <w:t xml:space="preserve">M. Papadakis and Y. Le Traon, “Effective Fault Localization via Mutation Analysis: A Selective Mutation Approach,” </w:t>
      </w:r>
      <w:r w:rsidRPr="00DF33F3">
        <w:rPr>
          <w:rFonts w:ascii="Times New Roman" w:hAnsi="Times New Roman" w:cs="Times New Roman"/>
          <w:i/>
          <w:iCs/>
          <w:noProof/>
          <w:sz w:val="24"/>
          <w:szCs w:val="24"/>
        </w:rPr>
        <w:t>Proc. 29th Annu. ACM Symp. Appl. Comput.</w:t>
      </w:r>
      <w:r w:rsidRPr="00DF33F3">
        <w:rPr>
          <w:rFonts w:ascii="Times New Roman" w:hAnsi="Times New Roman" w:cs="Times New Roman"/>
          <w:noProof/>
          <w:sz w:val="24"/>
          <w:szCs w:val="24"/>
        </w:rPr>
        <w:t>, pp. 1293–1300, 2014.</w:t>
      </w:r>
    </w:p>
    <w:p w14:paraId="44CB56A5" w14:textId="77777777" w:rsidR="00DF33F3" w:rsidRPr="00DF33F3" w:rsidRDefault="00DF33F3" w:rsidP="00DF33F3">
      <w:pPr>
        <w:widowControl w:val="0"/>
        <w:autoSpaceDE w:val="0"/>
        <w:autoSpaceDN w:val="0"/>
        <w:adjustRightInd w:val="0"/>
        <w:spacing w:line="480" w:lineRule="auto"/>
        <w:ind w:left="640" w:hanging="640"/>
        <w:rPr>
          <w:rFonts w:ascii="Times New Roman" w:hAnsi="Times New Roman" w:cs="Times New Roman"/>
          <w:noProof/>
          <w:sz w:val="24"/>
        </w:rPr>
      </w:pPr>
      <w:r w:rsidRPr="00DF33F3">
        <w:rPr>
          <w:rFonts w:ascii="Times New Roman" w:hAnsi="Times New Roman" w:cs="Times New Roman"/>
          <w:noProof/>
          <w:sz w:val="24"/>
          <w:szCs w:val="24"/>
        </w:rPr>
        <w:t>[76]</w:t>
      </w:r>
      <w:r w:rsidRPr="00DF33F3">
        <w:rPr>
          <w:rFonts w:ascii="Times New Roman" w:hAnsi="Times New Roman" w:cs="Times New Roman"/>
          <w:noProof/>
          <w:sz w:val="24"/>
          <w:szCs w:val="24"/>
        </w:rPr>
        <w:tab/>
        <w:t xml:space="preserve">A. A. L. de Oliveira, C. G. Camilo-Junior, and A. M. R. Vincenzi, “A Coevolutionary Algorithm to Automatic Test Case S election and Mutant in Mutation Testing,” </w:t>
      </w:r>
      <w:r w:rsidRPr="00DF33F3">
        <w:rPr>
          <w:rFonts w:ascii="Times New Roman" w:hAnsi="Times New Roman" w:cs="Times New Roman"/>
          <w:i/>
          <w:iCs/>
          <w:noProof/>
          <w:sz w:val="24"/>
          <w:szCs w:val="24"/>
        </w:rPr>
        <w:t>Proc. 2013 IEEE Congr. Evol. Comput.</w:t>
      </w:r>
      <w:r w:rsidRPr="00DF33F3">
        <w:rPr>
          <w:rFonts w:ascii="Times New Roman" w:hAnsi="Times New Roman" w:cs="Times New Roman"/>
          <w:noProof/>
          <w:sz w:val="24"/>
          <w:szCs w:val="24"/>
        </w:rPr>
        <w:t>, pp. 829--836, 2013.</w:t>
      </w:r>
    </w:p>
    <w:p w14:paraId="79568CA4" w14:textId="77777777" w:rsidR="00C411E4" w:rsidRDefault="00C411E4" w:rsidP="00C411E4">
      <w:pPr>
        <w:spacing w:line="480" w:lineRule="auto"/>
        <w:rPr>
          <w:rFonts w:asciiTheme="majorBidi" w:hAnsiTheme="majorBidi" w:cstheme="majorBidi"/>
          <w:sz w:val="24"/>
          <w:szCs w:val="24"/>
        </w:rPr>
      </w:pPr>
      <w:r w:rsidRPr="00F734FA">
        <w:rPr>
          <w:rFonts w:asciiTheme="majorBidi" w:hAnsiTheme="majorBidi" w:cstheme="majorBidi"/>
          <w:sz w:val="24"/>
          <w:szCs w:val="24"/>
        </w:rPr>
        <w:fldChar w:fldCharType="end"/>
      </w:r>
    </w:p>
    <w:p w14:paraId="085E6764" w14:textId="77777777" w:rsidR="00C411E4" w:rsidRDefault="00C411E4" w:rsidP="00C411E4">
      <w:pPr>
        <w:spacing w:line="259" w:lineRule="auto"/>
        <w:rPr>
          <w:rFonts w:asciiTheme="majorBidi" w:hAnsiTheme="majorBidi" w:cstheme="majorBidi"/>
          <w:sz w:val="24"/>
          <w:szCs w:val="24"/>
        </w:rPr>
      </w:pPr>
      <w:r>
        <w:rPr>
          <w:rFonts w:asciiTheme="majorBidi" w:hAnsiTheme="majorBidi" w:cstheme="majorBidi"/>
          <w:sz w:val="24"/>
          <w:szCs w:val="24"/>
        </w:rPr>
        <w:br w:type="page"/>
      </w:r>
    </w:p>
    <w:p w14:paraId="28B12BE4" w14:textId="77777777" w:rsidR="00C411E4" w:rsidRPr="00DA05F8" w:rsidRDefault="00C411E4" w:rsidP="00C411E4">
      <w:pPr>
        <w:pStyle w:val="Heading1"/>
        <w:jc w:val="center"/>
      </w:pPr>
      <w:bookmarkStart w:id="512" w:name="_Toc442623127"/>
      <w:bookmarkStart w:id="513" w:name="_Toc506718164"/>
      <w:r>
        <w:t xml:space="preserve">Curriculum </w:t>
      </w:r>
      <w:r w:rsidRPr="00DA05F8">
        <w:t>Vitae</w:t>
      </w:r>
      <w:bookmarkEnd w:id="512"/>
      <w:bookmarkEnd w:id="513"/>
    </w:p>
    <w:p w14:paraId="2FED8506" w14:textId="77777777" w:rsidR="00C411E4" w:rsidRDefault="00C411E4" w:rsidP="00C411E4">
      <w:pPr>
        <w:ind w:left="720" w:hanging="720"/>
        <w:jc w:val="center"/>
        <w:rPr>
          <w:color w:val="000000" w:themeColor="text1"/>
          <w:szCs w:val="24"/>
        </w:rPr>
      </w:pPr>
    </w:p>
    <w:p w14:paraId="4614FDB0" w14:textId="4298FB55" w:rsidR="00C411E4" w:rsidRDefault="00C411E4" w:rsidP="00032671">
      <w:pPr>
        <w:spacing w:line="480" w:lineRule="auto"/>
        <w:ind w:left="720" w:hanging="720"/>
        <w:rPr>
          <w:color w:val="000000" w:themeColor="text1"/>
          <w:szCs w:val="24"/>
        </w:rPr>
      </w:pPr>
      <w:r>
        <w:rPr>
          <w:color w:val="000000" w:themeColor="text1"/>
          <w:szCs w:val="24"/>
        </w:rPr>
        <w:t>Name</w:t>
      </w:r>
      <w:r>
        <w:rPr>
          <w:color w:val="000000" w:themeColor="text1"/>
          <w:szCs w:val="24"/>
        </w:rPr>
        <w:tab/>
      </w:r>
      <w:r>
        <w:rPr>
          <w:color w:val="000000" w:themeColor="text1"/>
          <w:szCs w:val="24"/>
        </w:rPr>
        <w:tab/>
      </w:r>
      <w:r>
        <w:rPr>
          <w:color w:val="000000" w:themeColor="text1"/>
          <w:szCs w:val="24"/>
        </w:rPr>
        <w:tab/>
      </w:r>
      <w:r>
        <w:rPr>
          <w:color w:val="000000" w:themeColor="text1"/>
          <w:szCs w:val="24"/>
        </w:rPr>
        <w:tab/>
        <w:t>:</w:t>
      </w:r>
      <w:permStart w:id="1737839323" w:edGrp="everyone"/>
      <w:sdt>
        <w:sdtPr>
          <w:rPr>
            <w:color w:val="000000" w:themeColor="text1"/>
            <w:szCs w:val="24"/>
          </w:rPr>
          <w:id w:val="523143037"/>
          <w:placeholder>
            <w:docPart w:val="CCC2BF497F0D4AFE924B88786FD6A27F"/>
          </w:placeholder>
          <w:text/>
        </w:sdtPr>
        <w:sdtEndPr/>
        <w:sdtContent>
          <w:r w:rsidDel="00A45D01">
            <w:rPr>
              <w:color w:val="000000" w:themeColor="text1"/>
              <w:szCs w:val="24"/>
            </w:rPr>
            <w:t>HAYATULLAHI BOLAJI ADEYEMO</w:t>
          </w:r>
        </w:sdtContent>
      </w:sdt>
    </w:p>
    <w:permEnd w:id="1737839323"/>
    <w:p w14:paraId="2E551FDB" w14:textId="35001B6E" w:rsidR="00C411E4" w:rsidRPr="005D6C11" w:rsidRDefault="00C411E4" w:rsidP="00032671">
      <w:pPr>
        <w:spacing w:line="480" w:lineRule="auto"/>
        <w:ind w:left="720" w:hanging="720"/>
        <w:rPr>
          <w:color w:val="000000" w:themeColor="text1"/>
          <w:szCs w:val="24"/>
        </w:rPr>
      </w:pPr>
      <w:r>
        <w:rPr>
          <w:color w:val="000000" w:themeColor="text1"/>
          <w:szCs w:val="24"/>
        </w:rPr>
        <w:t>Nationality</w:t>
      </w:r>
      <w:r>
        <w:rPr>
          <w:color w:val="000000" w:themeColor="text1"/>
          <w:szCs w:val="24"/>
        </w:rPr>
        <w:tab/>
      </w:r>
      <w:r>
        <w:rPr>
          <w:color w:val="000000" w:themeColor="text1"/>
          <w:szCs w:val="24"/>
        </w:rPr>
        <w:tab/>
      </w:r>
      <w:r>
        <w:rPr>
          <w:color w:val="000000" w:themeColor="text1"/>
          <w:szCs w:val="24"/>
        </w:rPr>
        <w:tab/>
        <w:t>:</w:t>
      </w:r>
      <w:permStart w:id="1602756248" w:edGrp="everyone"/>
      <w:sdt>
        <w:sdtPr>
          <w:rPr>
            <w:color w:val="000000" w:themeColor="text1"/>
            <w:szCs w:val="24"/>
          </w:rPr>
          <w:id w:val="523143038"/>
          <w:placeholder>
            <w:docPart w:val="99E420A731EE4DAFA26A76F8088E0E0D"/>
          </w:placeholder>
          <w:text/>
        </w:sdtPr>
        <w:sdtEndPr/>
        <w:sdtContent>
          <w:r w:rsidDel="00A45D01">
            <w:rPr>
              <w:color w:val="000000" w:themeColor="text1"/>
              <w:szCs w:val="24"/>
            </w:rPr>
            <w:t xml:space="preserve"> NIGERIAN</w:t>
          </w:r>
          <w:r w:rsidR="006A1D78" w:rsidDel="00A45D01">
            <w:rPr>
              <w:color w:val="000000" w:themeColor="text1"/>
              <w:szCs w:val="24"/>
            </w:rPr>
            <w:t xml:space="preserve"> </w:t>
          </w:r>
        </w:sdtContent>
      </w:sdt>
    </w:p>
    <w:permEnd w:id="1602756248"/>
    <w:p w14:paraId="12B3E303" w14:textId="6DCED423" w:rsidR="00C411E4" w:rsidRDefault="00C411E4" w:rsidP="00032671">
      <w:pPr>
        <w:spacing w:line="480" w:lineRule="auto"/>
        <w:ind w:left="720" w:hanging="720"/>
        <w:rPr>
          <w:color w:val="000000" w:themeColor="text1"/>
          <w:szCs w:val="24"/>
        </w:rPr>
      </w:pPr>
      <w:r>
        <w:rPr>
          <w:color w:val="000000" w:themeColor="text1"/>
          <w:szCs w:val="24"/>
        </w:rPr>
        <w:t>Date of Birth</w:t>
      </w:r>
      <w:r>
        <w:rPr>
          <w:color w:val="000000" w:themeColor="text1"/>
          <w:szCs w:val="24"/>
        </w:rPr>
        <w:tab/>
      </w:r>
      <w:r>
        <w:rPr>
          <w:color w:val="000000" w:themeColor="text1"/>
          <w:szCs w:val="24"/>
        </w:rPr>
        <w:tab/>
      </w:r>
      <w:r>
        <w:rPr>
          <w:color w:val="000000" w:themeColor="text1"/>
          <w:szCs w:val="24"/>
        </w:rPr>
        <w:tab/>
        <w:t>:</w:t>
      </w:r>
      <w:permStart w:id="2109421667" w:edGrp="everyone"/>
      <w:sdt>
        <w:sdtPr>
          <w:rPr>
            <w:color w:val="000000" w:themeColor="text1"/>
            <w:szCs w:val="24"/>
          </w:rPr>
          <w:id w:val="523143050"/>
          <w:placeholder>
            <w:docPart w:val="4F4C7B0FD835412988A5423E0760F68E"/>
          </w:placeholder>
          <w:date w:fullDate="1986-12-16T00:00:00Z">
            <w:dateFormat w:val="M/d/yyyy"/>
            <w:lid w:val="en-US"/>
            <w:storeMappedDataAs w:val="dateTime"/>
            <w:calendar w:val="gregorian"/>
          </w:date>
        </w:sdtPr>
        <w:sdtEndPr/>
        <w:sdtContent>
          <w:r w:rsidR="00032671">
            <w:rPr>
              <w:color w:val="000000" w:themeColor="text1"/>
              <w:szCs w:val="24"/>
            </w:rPr>
            <w:t>12/16/1986</w:t>
          </w:r>
        </w:sdtContent>
      </w:sdt>
      <w:permEnd w:id="2109421667"/>
    </w:p>
    <w:p w14:paraId="1A18A463" w14:textId="2AF22674" w:rsidR="00C411E4" w:rsidRDefault="00C411E4" w:rsidP="00032671">
      <w:pPr>
        <w:spacing w:line="480" w:lineRule="auto"/>
        <w:ind w:left="720" w:hanging="720"/>
        <w:rPr>
          <w:color w:val="000000" w:themeColor="text1"/>
          <w:szCs w:val="24"/>
        </w:rPr>
      </w:pPr>
      <w:r>
        <w:rPr>
          <w:color w:val="000000" w:themeColor="text1"/>
          <w:szCs w:val="24"/>
        </w:rPr>
        <w:t xml:space="preserve"> Email</w:t>
      </w:r>
      <w:r>
        <w:rPr>
          <w:color w:val="000000" w:themeColor="text1"/>
          <w:szCs w:val="24"/>
        </w:rPr>
        <w:tab/>
      </w:r>
      <w:r>
        <w:rPr>
          <w:color w:val="000000" w:themeColor="text1"/>
          <w:szCs w:val="24"/>
        </w:rPr>
        <w:tab/>
      </w:r>
      <w:r>
        <w:rPr>
          <w:color w:val="000000" w:themeColor="text1"/>
          <w:szCs w:val="24"/>
        </w:rPr>
        <w:tab/>
      </w:r>
      <w:r>
        <w:rPr>
          <w:color w:val="000000" w:themeColor="text1"/>
          <w:szCs w:val="24"/>
        </w:rPr>
        <w:tab/>
        <w:t>:</w:t>
      </w:r>
      <w:permStart w:id="1136540980" w:edGrp="everyone"/>
      <w:sdt>
        <w:sdtPr>
          <w:rPr>
            <w:color w:val="000000" w:themeColor="text1"/>
            <w:szCs w:val="24"/>
          </w:rPr>
          <w:id w:val="523143041"/>
          <w:placeholder>
            <w:docPart w:val="E3EAF13069C24E1795B31DA5DC2BB965"/>
          </w:placeholder>
          <w:text/>
        </w:sdtPr>
        <w:sdtEndPr/>
        <w:sdtContent>
          <w:r w:rsidDel="00A45D01">
            <w:rPr>
              <w:color w:val="000000" w:themeColor="text1"/>
              <w:szCs w:val="24"/>
            </w:rPr>
            <w:t>HAYATU4ISLAM@YAHOO.COM</w:t>
          </w:r>
        </w:sdtContent>
      </w:sdt>
      <w:permEnd w:id="1136540980"/>
    </w:p>
    <w:p w14:paraId="3E672994" w14:textId="6A2B4CBF" w:rsidR="00C411E4" w:rsidRPr="005D6C11" w:rsidRDefault="00C411E4" w:rsidP="00E63311">
      <w:pPr>
        <w:spacing w:line="480" w:lineRule="auto"/>
        <w:ind w:left="720" w:hanging="720"/>
        <w:rPr>
          <w:color w:val="000000" w:themeColor="text1"/>
          <w:szCs w:val="24"/>
        </w:rPr>
      </w:pPr>
      <w:r>
        <w:rPr>
          <w:color w:val="000000" w:themeColor="text1"/>
          <w:szCs w:val="24"/>
        </w:rPr>
        <w:t>Address</w:t>
      </w:r>
      <w:r>
        <w:rPr>
          <w:color w:val="000000" w:themeColor="text1"/>
          <w:szCs w:val="24"/>
        </w:rPr>
        <w:tab/>
      </w:r>
      <w:r>
        <w:rPr>
          <w:color w:val="000000" w:themeColor="text1"/>
          <w:szCs w:val="24"/>
        </w:rPr>
        <w:tab/>
      </w:r>
      <w:r>
        <w:rPr>
          <w:color w:val="000000" w:themeColor="text1"/>
          <w:szCs w:val="24"/>
        </w:rPr>
        <w:tab/>
      </w:r>
      <w:r>
        <w:rPr>
          <w:color w:val="000000" w:themeColor="text1"/>
          <w:szCs w:val="24"/>
        </w:rPr>
        <w:tab/>
        <w:t>:</w:t>
      </w:r>
      <w:permStart w:id="2125341724" w:edGrp="everyone"/>
      <w:sdt>
        <w:sdtPr>
          <w:rPr>
            <w:color w:val="000000" w:themeColor="text1"/>
            <w:szCs w:val="24"/>
          </w:rPr>
          <w:id w:val="523143043"/>
          <w:placeholder>
            <w:docPart w:val="3921409561274447B9EE3F183D13D34A"/>
          </w:placeholder>
          <w:text/>
        </w:sdtPr>
        <w:sdtEndPr/>
        <w:sdtContent>
          <w:r w:rsidR="00E63311">
            <w:rPr>
              <w:color w:val="000000" w:themeColor="text1"/>
              <w:szCs w:val="24"/>
            </w:rPr>
            <w:t>No 9 Olofa way, Offa Kwara State, Nigeria</w:t>
          </w:r>
        </w:sdtContent>
      </w:sdt>
      <w:permEnd w:id="2125341724"/>
    </w:p>
    <w:p w14:paraId="16B2F4C6" w14:textId="59F0E40C" w:rsidR="00C411E4" w:rsidRDefault="00C411E4" w:rsidP="00032671">
      <w:pPr>
        <w:spacing w:line="480" w:lineRule="auto"/>
        <w:ind w:left="720" w:hanging="720"/>
        <w:rPr>
          <w:color w:val="000000" w:themeColor="text1"/>
          <w:szCs w:val="24"/>
        </w:rPr>
      </w:pPr>
      <w:r>
        <w:rPr>
          <w:color w:val="000000" w:themeColor="text1"/>
          <w:szCs w:val="24"/>
        </w:rPr>
        <w:t>Academic Background</w:t>
      </w:r>
      <w:r>
        <w:rPr>
          <w:color w:val="000000" w:themeColor="text1"/>
          <w:szCs w:val="24"/>
        </w:rPr>
        <w:tab/>
      </w:r>
      <w:r>
        <w:rPr>
          <w:color w:val="000000" w:themeColor="text1"/>
          <w:szCs w:val="24"/>
        </w:rPr>
        <w:tab/>
        <w:t>:</w:t>
      </w:r>
      <w:permStart w:id="310195133" w:edGrp="everyone"/>
      <w:sdt>
        <w:sdtPr>
          <w:rPr>
            <w:color w:val="000000" w:themeColor="text1"/>
            <w:szCs w:val="24"/>
          </w:rPr>
          <w:id w:val="523143045"/>
          <w:placeholder>
            <w:docPart w:val="5624360D7B404347A9CC6550EA68C600"/>
          </w:placeholder>
          <w:text/>
        </w:sdtPr>
        <w:sdtEndPr/>
        <w:sdtContent>
          <w:r w:rsidDel="00A45D01">
            <w:rPr>
              <w:color w:val="000000" w:themeColor="text1"/>
              <w:szCs w:val="24"/>
            </w:rPr>
            <w:t>Bachelor of Science  Computer Science Usmanu Danfodiyo University, Sokoto</w:t>
          </w:r>
        </w:sdtContent>
      </w:sdt>
      <w:permEnd w:id="310195133"/>
    </w:p>
    <w:p w14:paraId="6A6519E2" w14:textId="77777777" w:rsidR="00C411E4" w:rsidRDefault="00C411E4" w:rsidP="00C411E4">
      <w:pPr>
        <w:spacing w:line="480" w:lineRule="auto"/>
        <w:ind w:left="720" w:hanging="720"/>
        <w:rPr>
          <w:color w:val="000000" w:themeColor="text1"/>
          <w:szCs w:val="24"/>
        </w:rPr>
      </w:pPr>
    </w:p>
    <w:p w14:paraId="439ED7A8" w14:textId="77777777" w:rsidR="00C411E4" w:rsidRDefault="00C411E4" w:rsidP="00C411E4">
      <w:pPr>
        <w:spacing w:line="259" w:lineRule="auto"/>
        <w:rPr>
          <w:rFonts w:asciiTheme="majorBidi" w:hAnsiTheme="majorBidi" w:cstheme="majorBidi"/>
          <w:sz w:val="24"/>
          <w:szCs w:val="24"/>
        </w:rPr>
      </w:pPr>
      <w:r>
        <w:rPr>
          <w:rFonts w:asciiTheme="majorBidi" w:hAnsiTheme="majorBidi" w:cstheme="majorBidi"/>
          <w:sz w:val="24"/>
          <w:szCs w:val="24"/>
        </w:rPr>
        <w:br w:type="page"/>
      </w:r>
    </w:p>
    <w:p w14:paraId="3FC418BB" w14:textId="77777777" w:rsidR="00C411E4" w:rsidRDefault="00C411E4" w:rsidP="00C411E4">
      <w:pPr>
        <w:pStyle w:val="Heading1"/>
      </w:pPr>
      <w:bookmarkStart w:id="514" w:name="_Toc506718165"/>
      <w:r>
        <w:t>Appendix A</w:t>
      </w:r>
      <w:bookmarkEnd w:id="514"/>
    </w:p>
    <w:p w14:paraId="60F58976" w14:textId="77777777" w:rsidR="00C411E4" w:rsidRDefault="00C411E4" w:rsidP="00C411E4">
      <w:pPr>
        <w:pStyle w:val="Heading2"/>
      </w:pPr>
      <w:bookmarkStart w:id="515" w:name="_Toc506718166"/>
      <w:r>
        <w:t>Experimental Data</w:t>
      </w:r>
      <w:bookmarkEnd w:id="515"/>
    </w:p>
    <w:p w14:paraId="46A7514D" w14:textId="77777777" w:rsidR="00C411E4" w:rsidRDefault="00C411E4" w:rsidP="00C411E4">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We describe the 5 subject programs used in the experiment. Although, they have been briefly explained in Chapter 6 but here, we give a more elaborate description of the codes are presented. </w:t>
      </w:r>
    </w:p>
    <w:p w14:paraId="1BE6E438" w14:textId="77777777" w:rsidR="00C411E4" w:rsidRDefault="00C411E4" w:rsidP="00C411E4">
      <w:pPr>
        <w:spacing w:line="480" w:lineRule="auto"/>
        <w:jc w:val="both"/>
        <w:rPr>
          <w:rFonts w:asciiTheme="majorBidi" w:hAnsiTheme="majorBidi" w:cstheme="majorBidi"/>
          <w:sz w:val="24"/>
          <w:szCs w:val="24"/>
        </w:rPr>
      </w:pPr>
      <w:r>
        <w:rPr>
          <w:rFonts w:asciiTheme="majorBidi" w:hAnsiTheme="majorBidi" w:cstheme="majorBidi"/>
          <w:sz w:val="24"/>
          <w:szCs w:val="24"/>
        </w:rPr>
        <w:t>QuadraticSolver: The QuadraticSolver program is used to get the roots of a quadratic equation. A quadratic equation is an algebraic equation with the degree of two and the form ax</w:t>
      </w:r>
      <w:r w:rsidRPr="005B5CEC">
        <w:rPr>
          <w:rFonts w:asciiTheme="majorBidi" w:hAnsiTheme="majorBidi" w:cstheme="majorBidi"/>
          <w:sz w:val="24"/>
          <w:szCs w:val="24"/>
          <w:vertAlign w:val="superscript"/>
        </w:rPr>
        <w:t>2</w:t>
      </w:r>
      <w:r>
        <w:rPr>
          <w:rFonts w:asciiTheme="majorBidi" w:hAnsiTheme="majorBidi" w:cstheme="majorBidi"/>
          <w:sz w:val="24"/>
          <w:szCs w:val="24"/>
        </w:rPr>
        <w:t xml:space="preserve">+bx+c where a, b, c are the coefficients of the equation and x is the unknown. The degree of a polynomial is the highest degree of its monomial (i.e. each term) with non-zero coefficients. The coefficients can be uniquely identified as the quadratic coefficient, linear coefficient, and constant (free term) respectively with a </w:t>
      </w:r>
      <w:r>
        <w:rPr>
          <w:rFonts w:asciiTheme="majorBidi" w:hAnsiTheme="majorBidi" w:cstheme="majorBidi"/>
          <w:sz w:val="24"/>
          <w:szCs w:val="24"/>
        </w:rPr>
        <w:sym w:font="Times New Roman Special G2" w:char="F05C"/>
      </w:r>
      <w:r>
        <w:rPr>
          <w:rFonts w:asciiTheme="majorBidi" w:hAnsiTheme="majorBidi" w:cstheme="majorBidi"/>
          <w:sz w:val="24"/>
          <w:szCs w:val="24"/>
        </w:rPr>
        <w:t xml:space="preserve"> 0. If a = 0, then the equation is no more a quadratic but rather a linear equation. The values of b and c can be zero, it does not change the characteristics of the equation being quadratic. The program takes three parameters as input and returns two roots as outputs. The outputs can be two distinct real roots or two equal real roots. It can also be two complex numbers.</w:t>
      </w:r>
    </w:p>
    <w:p w14:paraId="03CE0BBE" w14:textId="77777777" w:rsidR="00C411E4" w:rsidRDefault="00C411E4" w:rsidP="00551A0F">
      <w:pPr>
        <w:keepNext/>
        <w:spacing w:line="480" w:lineRule="auto"/>
        <w:jc w:val="center"/>
      </w:pPr>
      <w:r>
        <w:rPr>
          <w:noProof/>
        </w:rPr>
        <w:drawing>
          <wp:inline distT="0" distB="0" distL="0" distR="0" wp14:anchorId="0A03D104" wp14:editId="4F763728">
            <wp:extent cx="2819400" cy="170913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31520" cy="1716483"/>
                    </a:xfrm>
                    <a:prstGeom prst="rect">
                      <a:avLst/>
                    </a:prstGeom>
                  </pic:spPr>
                </pic:pic>
              </a:graphicData>
            </a:graphic>
          </wp:inline>
        </w:drawing>
      </w:r>
    </w:p>
    <w:p w14:paraId="12A531DF" w14:textId="46B49DBE" w:rsidR="00C411E4" w:rsidRPr="00551A0F" w:rsidRDefault="00C411E4" w:rsidP="00551A0F">
      <w:pPr>
        <w:pStyle w:val="Caption"/>
        <w:jc w:val="center"/>
        <w:rPr>
          <w:rFonts w:asciiTheme="majorBidi" w:hAnsiTheme="majorBidi" w:cstheme="majorBidi"/>
          <w:b/>
          <w:bCs/>
          <w:i w:val="0"/>
          <w:iCs w:val="0"/>
          <w:color w:val="auto"/>
          <w:sz w:val="24"/>
          <w:szCs w:val="24"/>
        </w:rPr>
      </w:pPr>
      <w:bookmarkStart w:id="516" w:name="_Toc506449888"/>
      <w:r w:rsidRPr="00551A0F">
        <w:rPr>
          <w:b/>
          <w:bCs/>
          <w:i w:val="0"/>
          <w:iCs w:val="0"/>
          <w:color w:val="auto"/>
        </w:rPr>
        <w:t xml:space="preserve">Figure </w:t>
      </w:r>
      <w:r w:rsidR="002478FB" w:rsidRPr="00551A0F">
        <w:rPr>
          <w:b/>
          <w:bCs/>
          <w:i w:val="0"/>
          <w:iCs w:val="0"/>
          <w:color w:val="auto"/>
        </w:rPr>
        <w:fldChar w:fldCharType="begin"/>
      </w:r>
      <w:r w:rsidR="002478FB" w:rsidRPr="00551A0F">
        <w:rPr>
          <w:b/>
          <w:bCs/>
          <w:i w:val="0"/>
          <w:iCs w:val="0"/>
          <w:color w:val="auto"/>
        </w:rPr>
        <w:instrText xml:space="preserve"> SEQ Figure \* ARABIC </w:instrText>
      </w:r>
      <w:r w:rsidR="002478FB" w:rsidRPr="00551A0F">
        <w:rPr>
          <w:b/>
          <w:bCs/>
          <w:i w:val="0"/>
          <w:iCs w:val="0"/>
          <w:color w:val="auto"/>
        </w:rPr>
        <w:fldChar w:fldCharType="separate"/>
      </w:r>
      <w:r w:rsidR="001101E6">
        <w:rPr>
          <w:b/>
          <w:bCs/>
          <w:i w:val="0"/>
          <w:iCs w:val="0"/>
          <w:noProof/>
          <w:color w:val="auto"/>
        </w:rPr>
        <w:t>42</w:t>
      </w:r>
      <w:r w:rsidR="002478FB" w:rsidRPr="00551A0F">
        <w:rPr>
          <w:b/>
          <w:bCs/>
          <w:i w:val="0"/>
          <w:iCs w:val="0"/>
          <w:noProof/>
          <w:color w:val="auto"/>
        </w:rPr>
        <w:fldChar w:fldCharType="end"/>
      </w:r>
      <w:r w:rsidRPr="00551A0F">
        <w:rPr>
          <w:b/>
          <w:bCs/>
          <w:i w:val="0"/>
          <w:iCs w:val="0"/>
          <w:color w:val="auto"/>
        </w:rPr>
        <w:t>: Roots of quadratic equation</w:t>
      </w:r>
      <w:bookmarkEnd w:id="516"/>
    </w:p>
    <w:p w14:paraId="6676F42D" w14:textId="77777777" w:rsidR="00C411E4" w:rsidRDefault="00C411E4" w:rsidP="00C411E4">
      <w:pPr>
        <w:spacing w:line="480" w:lineRule="auto"/>
        <w:jc w:val="both"/>
        <w:rPr>
          <w:rFonts w:asciiTheme="majorBidi" w:hAnsiTheme="majorBidi" w:cstheme="majorBidi"/>
          <w:sz w:val="24"/>
          <w:szCs w:val="24"/>
        </w:rPr>
      </w:pPr>
      <w:r>
        <w:rPr>
          <w:rFonts w:asciiTheme="majorBidi" w:hAnsiTheme="majorBidi" w:cstheme="majorBidi"/>
          <w:sz w:val="24"/>
          <w:szCs w:val="24"/>
        </w:rPr>
        <w:t>TriangleType: The TriangleType program takes three inputs as the sides of a triangle and decides what type of triangle is represented by the three sides. All the three sides of triangle have non-zero values. Any triangle with a side having a zero value, is an invalid triangle. The output can be equilateral, isosceles, scalene or invalid triangle. Also, length of a side should not be greater or equal to the sum of two other sides.</w:t>
      </w:r>
    </w:p>
    <w:p w14:paraId="7C825D14" w14:textId="77777777" w:rsidR="00C411E4" w:rsidRDefault="00C411E4" w:rsidP="00C411E4">
      <w:pPr>
        <w:spacing w:line="480" w:lineRule="auto"/>
        <w:jc w:val="both"/>
        <w:rPr>
          <w:rFonts w:asciiTheme="majorBidi" w:hAnsiTheme="majorBidi" w:cstheme="majorBidi"/>
          <w:sz w:val="24"/>
          <w:szCs w:val="24"/>
        </w:rPr>
      </w:pPr>
    </w:p>
    <w:p w14:paraId="3039B656" w14:textId="77777777" w:rsidR="00C411E4" w:rsidRDefault="00C411E4" w:rsidP="00C411E4">
      <w:pPr>
        <w:spacing w:line="480" w:lineRule="auto"/>
        <w:jc w:val="both"/>
        <w:rPr>
          <w:rFonts w:asciiTheme="majorBidi" w:hAnsiTheme="majorBidi" w:cstheme="majorBidi"/>
          <w:sz w:val="24"/>
          <w:szCs w:val="24"/>
        </w:rPr>
      </w:pPr>
      <w:r>
        <w:rPr>
          <w:rFonts w:asciiTheme="majorBidi" w:hAnsiTheme="majorBidi" w:cstheme="majorBidi"/>
          <w:sz w:val="24"/>
          <w:szCs w:val="24"/>
        </w:rPr>
        <w:t>MID: This is a program that takes three input values and return the middle one.</w:t>
      </w:r>
    </w:p>
    <w:p w14:paraId="3114D4A3" w14:textId="77777777" w:rsidR="00C411E4" w:rsidRDefault="00C411E4" w:rsidP="00C411E4">
      <w:pPr>
        <w:spacing w:line="480" w:lineRule="auto"/>
        <w:jc w:val="both"/>
        <w:rPr>
          <w:rFonts w:asciiTheme="majorBidi" w:hAnsiTheme="majorBidi" w:cstheme="majorBidi"/>
          <w:sz w:val="24"/>
          <w:szCs w:val="24"/>
        </w:rPr>
      </w:pPr>
      <w:r>
        <w:rPr>
          <w:rFonts w:asciiTheme="majorBidi" w:hAnsiTheme="majorBidi" w:cstheme="majorBidi"/>
          <w:sz w:val="24"/>
          <w:szCs w:val="24"/>
        </w:rPr>
        <w:t>LineRectangleClassifier: This program determines the position of a line with respect to the position of a rectangle. In other words, it determines the relative positions relationship between a line and a rectangle. It takes eight input variables, four out of them (xr1,xr2,yr1,yr2) denote the coordinates of a rectangle and the remaining four variables (xl1,xl2,yl1,yl2) denote the coordinates of a line. It returns one of the following four outputs:</w:t>
      </w:r>
    </w:p>
    <w:p w14:paraId="072E516D" w14:textId="77777777" w:rsidR="00C411E4" w:rsidRDefault="00C411E4" w:rsidP="00C411E4">
      <w:pPr>
        <w:pStyle w:val="ListParagraph"/>
        <w:numPr>
          <w:ilvl w:val="0"/>
          <w:numId w:val="23"/>
        </w:numPr>
        <w:spacing w:line="480" w:lineRule="auto"/>
        <w:jc w:val="both"/>
        <w:rPr>
          <w:rFonts w:asciiTheme="majorBidi" w:hAnsiTheme="majorBidi" w:cstheme="majorBidi"/>
          <w:sz w:val="24"/>
          <w:szCs w:val="24"/>
        </w:rPr>
      </w:pPr>
      <w:r>
        <w:rPr>
          <w:rFonts w:asciiTheme="majorBidi" w:hAnsiTheme="majorBidi" w:cstheme="majorBidi"/>
          <w:sz w:val="24"/>
          <w:szCs w:val="24"/>
        </w:rPr>
        <w:t>The line is wholly inside rectangle,</w:t>
      </w:r>
    </w:p>
    <w:p w14:paraId="16F67EC5" w14:textId="77777777" w:rsidR="00C411E4" w:rsidRDefault="00C411E4" w:rsidP="00C411E4">
      <w:pPr>
        <w:pStyle w:val="ListParagraph"/>
        <w:numPr>
          <w:ilvl w:val="0"/>
          <w:numId w:val="23"/>
        </w:numPr>
        <w:spacing w:line="480" w:lineRule="auto"/>
        <w:jc w:val="both"/>
        <w:rPr>
          <w:rFonts w:asciiTheme="majorBidi" w:hAnsiTheme="majorBidi" w:cstheme="majorBidi"/>
          <w:sz w:val="24"/>
          <w:szCs w:val="24"/>
        </w:rPr>
      </w:pPr>
      <w:r>
        <w:rPr>
          <w:rFonts w:asciiTheme="majorBidi" w:hAnsiTheme="majorBidi" w:cstheme="majorBidi"/>
          <w:sz w:val="24"/>
          <w:szCs w:val="24"/>
        </w:rPr>
        <w:t>The line is partially inside rectangle,</w:t>
      </w:r>
    </w:p>
    <w:p w14:paraId="0969F993" w14:textId="77777777" w:rsidR="00C411E4" w:rsidRDefault="00C411E4" w:rsidP="00C411E4">
      <w:pPr>
        <w:pStyle w:val="ListParagraph"/>
        <w:numPr>
          <w:ilvl w:val="0"/>
          <w:numId w:val="23"/>
        </w:numPr>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line is wholly outside rectangle, and </w:t>
      </w:r>
    </w:p>
    <w:p w14:paraId="4198441C" w14:textId="77777777" w:rsidR="00C411E4" w:rsidRPr="00AB48E5" w:rsidRDefault="00C411E4" w:rsidP="00C411E4">
      <w:pPr>
        <w:pStyle w:val="ListParagraph"/>
        <w:numPr>
          <w:ilvl w:val="0"/>
          <w:numId w:val="23"/>
        </w:numPr>
        <w:spacing w:line="480" w:lineRule="auto"/>
        <w:jc w:val="both"/>
        <w:rPr>
          <w:rFonts w:asciiTheme="majorBidi" w:hAnsiTheme="majorBidi" w:cstheme="majorBidi"/>
          <w:sz w:val="24"/>
          <w:szCs w:val="24"/>
        </w:rPr>
      </w:pPr>
      <w:r>
        <w:rPr>
          <w:rFonts w:asciiTheme="majorBidi" w:hAnsiTheme="majorBidi" w:cstheme="majorBidi"/>
          <w:sz w:val="24"/>
          <w:szCs w:val="24"/>
        </w:rPr>
        <w:t>Invalid line or rectangle coordinates.</w:t>
      </w:r>
    </w:p>
    <w:p w14:paraId="0979B97F" w14:textId="77777777" w:rsidR="00C411E4" w:rsidRDefault="00C411E4" w:rsidP="00C411E4">
      <w:pPr>
        <w:spacing w:line="480" w:lineRule="auto"/>
        <w:jc w:val="both"/>
        <w:rPr>
          <w:rFonts w:asciiTheme="majorBidi" w:hAnsiTheme="majorBidi" w:cstheme="majorBidi"/>
          <w:sz w:val="24"/>
          <w:szCs w:val="24"/>
        </w:rPr>
      </w:pPr>
    </w:p>
    <w:p w14:paraId="1DCDF004" w14:textId="77777777" w:rsidR="00C411E4" w:rsidRDefault="00C411E4" w:rsidP="00C411E4">
      <w:pPr>
        <w:spacing w:line="480" w:lineRule="auto"/>
        <w:jc w:val="both"/>
        <w:rPr>
          <w:rFonts w:asciiTheme="majorBidi" w:hAnsiTheme="majorBidi" w:cstheme="majorBidi"/>
          <w:sz w:val="24"/>
          <w:szCs w:val="24"/>
        </w:rPr>
      </w:pPr>
      <w:r>
        <w:rPr>
          <w:rFonts w:asciiTheme="majorBidi" w:hAnsiTheme="majorBidi" w:cstheme="majorBidi"/>
          <w:sz w:val="24"/>
          <w:szCs w:val="24"/>
        </w:rPr>
        <w:t>PointCircleClassifier: This program investigates the position of a given point with respect to a given circle by examining the center coordinates of the circle, its radius and the coordinates of the point. It returns one of three outputs as follows: point is outside, point is inside and point on the circumference of the circle.</w:t>
      </w:r>
    </w:p>
    <w:p w14:paraId="007D89BF" w14:textId="77777777" w:rsidR="00C411E4" w:rsidRDefault="00C411E4" w:rsidP="00C411E4">
      <w:pPr>
        <w:spacing w:line="480" w:lineRule="auto"/>
        <w:jc w:val="both"/>
        <w:rPr>
          <w:rFonts w:asciiTheme="majorBidi" w:hAnsiTheme="majorBidi" w:cstheme="majorBidi"/>
          <w:sz w:val="24"/>
          <w:szCs w:val="24"/>
        </w:rPr>
      </w:pPr>
    </w:p>
    <w:p w14:paraId="6B1A1204" w14:textId="77777777" w:rsidR="00C411E4" w:rsidRDefault="00C411E4" w:rsidP="00C411E4">
      <w:pPr>
        <w:spacing w:line="480" w:lineRule="auto"/>
        <w:jc w:val="both"/>
        <w:rPr>
          <w:rFonts w:asciiTheme="majorBidi" w:hAnsiTheme="majorBidi" w:cstheme="majorBidi"/>
          <w:sz w:val="24"/>
          <w:szCs w:val="24"/>
        </w:rPr>
      </w:pPr>
    </w:p>
    <w:p w14:paraId="6232150B" w14:textId="77777777" w:rsidR="00C411E4" w:rsidRPr="00A15CF5" w:rsidRDefault="00C411E4" w:rsidP="00C411E4">
      <w:pPr>
        <w:pStyle w:val="Heading1"/>
      </w:pPr>
      <w:bookmarkStart w:id="517" w:name="_Toc506718167"/>
      <w:r w:rsidRPr="00A15CF5">
        <w:t>Appendix B</w:t>
      </w:r>
      <w:bookmarkEnd w:id="517"/>
    </w:p>
    <w:p w14:paraId="365E3A76" w14:textId="77777777" w:rsidR="00C411E4" w:rsidRDefault="00C411E4" w:rsidP="00C411E4">
      <w:pPr>
        <w:spacing w:line="480" w:lineRule="auto"/>
        <w:jc w:val="both"/>
        <w:rPr>
          <w:rFonts w:asciiTheme="majorBidi" w:hAnsiTheme="majorBidi" w:cstheme="majorBidi"/>
          <w:sz w:val="24"/>
          <w:szCs w:val="24"/>
        </w:rPr>
      </w:pPr>
    </w:p>
    <w:p w14:paraId="57F5972F" w14:textId="77777777" w:rsidR="00C411E4" w:rsidRDefault="00C411E4" w:rsidP="00C411E4">
      <w:pPr>
        <w:spacing w:line="480" w:lineRule="auto"/>
        <w:jc w:val="both"/>
        <w:rPr>
          <w:rFonts w:asciiTheme="majorBidi" w:hAnsiTheme="majorBidi" w:cstheme="majorBidi"/>
          <w:sz w:val="24"/>
          <w:szCs w:val="24"/>
        </w:rPr>
      </w:pPr>
      <w:r>
        <w:rPr>
          <w:rFonts w:asciiTheme="majorBidi" w:hAnsiTheme="majorBidi" w:cstheme="majorBidi"/>
          <w:sz w:val="24"/>
          <w:szCs w:val="24"/>
        </w:rPr>
        <w:t>The program code is presented here:</w:t>
      </w:r>
    </w:p>
    <w:p w14:paraId="03B5C982" w14:textId="77777777" w:rsidR="00C411E4" w:rsidRDefault="00C411E4" w:rsidP="00C411E4">
      <w:pPr>
        <w:spacing w:line="480" w:lineRule="auto"/>
        <w:jc w:val="both"/>
        <w:rPr>
          <w:rFonts w:asciiTheme="majorBidi" w:hAnsiTheme="majorBidi" w:cstheme="majorBidi"/>
          <w:sz w:val="24"/>
          <w:szCs w:val="24"/>
        </w:rPr>
      </w:pPr>
      <w:r>
        <w:rPr>
          <w:rFonts w:asciiTheme="majorBidi" w:hAnsiTheme="majorBidi" w:cstheme="majorBidi"/>
          <w:sz w:val="24"/>
          <w:szCs w:val="24"/>
        </w:rPr>
        <w:t>QuadraticSolver.m</w:t>
      </w:r>
    </w:p>
    <w:p w14:paraId="70003520" w14:textId="77777777" w:rsidR="00C411E4" w:rsidRDefault="00C411E4" w:rsidP="00C411E4">
      <w:pPr>
        <w:spacing w:line="480" w:lineRule="auto"/>
        <w:jc w:val="both"/>
        <w:rPr>
          <w:rFonts w:asciiTheme="majorBidi" w:hAnsiTheme="majorBidi" w:cstheme="majorBidi"/>
          <w:sz w:val="24"/>
          <w:szCs w:val="24"/>
        </w:rPr>
      </w:pPr>
      <w:r>
        <w:rPr>
          <w:noProof/>
        </w:rPr>
        <w:drawing>
          <wp:inline distT="0" distB="0" distL="0" distR="0" wp14:anchorId="7A555E35" wp14:editId="380C16C8">
            <wp:extent cx="3076575" cy="24574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76575" cy="2457450"/>
                    </a:xfrm>
                    <a:prstGeom prst="rect">
                      <a:avLst/>
                    </a:prstGeom>
                  </pic:spPr>
                </pic:pic>
              </a:graphicData>
            </a:graphic>
          </wp:inline>
        </w:drawing>
      </w:r>
    </w:p>
    <w:p w14:paraId="5302EF9B" w14:textId="77777777" w:rsidR="00C411E4" w:rsidRDefault="00C411E4" w:rsidP="00C411E4">
      <w:pPr>
        <w:spacing w:line="480" w:lineRule="auto"/>
        <w:jc w:val="both"/>
        <w:rPr>
          <w:rFonts w:asciiTheme="majorBidi" w:hAnsiTheme="majorBidi" w:cstheme="majorBidi"/>
          <w:sz w:val="24"/>
          <w:szCs w:val="24"/>
        </w:rPr>
      </w:pPr>
      <w:r>
        <w:rPr>
          <w:rFonts w:asciiTheme="majorBidi" w:hAnsiTheme="majorBidi" w:cstheme="majorBidi"/>
          <w:sz w:val="24"/>
          <w:szCs w:val="24"/>
        </w:rPr>
        <w:t>TriangleType.m</w:t>
      </w:r>
    </w:p>
    <w:p w14:paraId="32AEE533" w14:textId="77777777" w:rsidR="00C411E4" w:rsidRDefault="00C411E4" w:rsidP="00C411E4">
      <w:pPr>
        <w:spacing w:line="480" w:lineRule="auto"/>
        <w:jc w:val="both"/>
        <w:rPr>
          <w:rFonts w:asciiTheme="majorBidi" w:hAnsiTheme="majorBidi" w:cstheme="majorBidi"/>
          <w:sz w:val="24"/>
          <w:szCs w:val="24"/>
        </w:rPr>
      </w:pPr>
      <w:r>
        <w:rPr>
          <w:noProof/>
        </w:rPr>
        <w:drawing>
          <wp:inline distT="0" distB="0" distL="0" distR="0" wp14:anchorId="42D2D67D" wp14:editId="2D7B5F77">
            <wp:extent cx="5486400" cy="210248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2102485"/>
                    </a:xfrm>
                    <a:prstGeom prst="rect">
                      <a:avLst/>
                    </a:prstGeom>
                  </pic:spPr>
                </pic:pic>
              </a:graphicData>
            </a:graphic>
          </wp:inline>
        </w:drawing>
      </w:r>
    </w:p>
    <w:p w14:paraId="7A9BB1D6" w14:textId="77777777" w:rsidR="00C411E4" w:rsidRDefault="00C411E4" w:rsidP="00C411E4">
      <w:pPr>
        <w:spacing w:line="480" w:lineRule="auto"/>
        <w:jc w:val="both"/>
        <w:rPr>
          <w:rFonts w:asciiTheme="majorBidi" w:hAnsiTheme="majorBidi" w:cstheme="majorBidi"/>
          <w:sz w:val="24"/>
          <w:szCs w:val="24"/>
        </w:rPr>
      </w:pPr>
    </w:p>
    <w:p w14:paraId="4202568D" w14:textId="77777777" w:rsidR="00C411E4" w:rsidRDefault="00C411E4" w:rsidP="00C411E4">
      <w:pPr>
        <w:spacing w:line="480" w:lineRule="auto"/>
        <w:jc w:val="both"/>
        <w:rPr>
          <w:rFonts w:asciiTheme="majorBidi" w:hAnsiTheme="majorBidi" w:cstheme="majorBidi"/>
          <w:sz w:val="24"/>
          <w:szCs w:val="24"/>
        </w:rPr>
      </w:pPr>
      <w:r>
        <w:rPr>
          <w:rFonts w:asciiTheme="majorBidi" w:hAnsiTheme="majorBidi" w:cstheme="majorBidi"/>
          <w:sz w:val="24"/>
          <w:szCs w:val="24"/>
        </w:rPr>
        <w:t>MID.m</w:t>
      </w:r>
    </w:p>
    <w:p w14:paraId="6EBF4A25" w14:textId="77777777" w:rsidR="00C411E4" w:rsidRDefault="00C411E4" w:rsidP="00C411E4">
      <w:pPr>
        <w:spacing w:line="480" w:lineRule="auto"/>
        <w:jc w:val="both"/>
        <w:rPr>
          <w:rFonts w:asciiTheme="majorBidi" w:hAnsiTheme="majorBidi" w:cstheme="majorBidi"/>
          <w:sz w:val="24"/>
          <w:szCs w:val="24"/>
        </w:rPr>
      </w:pPr>
      <w:r>
        <w:rPr>
          <w:noProof/>
        </w:rPr>
        <w:drawing>
          <wp:inline distT="0" distB="0" distL="0" distR="0" wp14:anchorId="710A1AD7" wp14:editId="2BB4964E">
            <wp:extent cx="2581275" cy="34671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1275" cy="3467100"/>
                    </a:xfrm>
                    <a:prstGeom prst="rect">
                      <a:avLst/>
                    </a:prstGeom>
                  </pic:spPr>
                </pic:pic>
              </a:graphicData>
            </a:graphic>
          </wp:inline>
        </w:drawing>
      </w:r>
    </w:p>
    <w:p w14:paraId="3B8C4F00" w14:textId="77777777" w:rsidR="00C411E4" w:rsidRDefault="00C411E4" w:rsidP="00C411E4">
      <w:pPr>
        <w:spacing w:line="480" w:lineRule="auto"/>
        <w:jc w:val="both"/>
        <w:rPr>
          <w:rFonts w:asciiTheme="majorBidi" w:hAnsiTheme="majorBidi" w:cstheme="majorBidi"/>
          <w:sz w:val="24"/>
          <w:szCs w:val="24"/>
        </w:rPr>
      </w:pPr>
    </w:p>
    <w:p w14:paraId="10BF79A9" w14:textId="77777777" w:rsidR="00C411E4" w:rsidRDefault="00C411E4" w:rsidP="00C411E4">
      <w:pPr>
        <w:spacing w:line="480" w:lineRule="auto"/>
        <w:jc w:val="both"/>
        <w:rPr>
          <w:rFonts w:asciiTheme="majorBidi" w:hAnsiTheme="majorBidi" w:cstheme="majorBidi"/>
          <w:sz w:val="24"/>
          <w:szCs w:val="24"/>
        </w:rPr>
      </w:pPr>
      <w:r>
        <w:rPr>
          <w:rFonts w:asciiTheme="majorBidi" w:hAnsiTheme="majorBidi" w:cstheme="majorBidi"/>
          <w:sz w:val="24"/>
          <w:szCs w:val="24"/>
        </w:rPr>
        <w:t>PointCircleClassifier.m</w:t>
      </w:r>
    </w:p>
    <w:p w14:paraId="6BE96CC3" w14:textId="361942C5" w:rsidR="004F6EE5" w:rsidRDefault="00C411E4" w:rsidP="005C3184">
      <w:pPr>
        <w:spacing w:line="480" w:lineRule="auto"/>
        <w:jc w:val="both"/>
        <w:rPr>
          <w:ins w:id="518" w:author="H. B. Adeyemo" w:date="2018-02-18T13:21:00Z"/>
          <w:rFonts w:asciiTheme="majorBidi" w:hAnsiTheme="majorBidi" w:cstheme="majorBidi"/>
          <w:sz w:val="24"/>
          <w:szCs w:val="24"/>
        </w:rPr>
      </w:pPr>
      <w:r>
        <w:rPr>
          <w:noProof/>
        </w:rPr>
        <w:drawing>
          <wp:inline distT="0" distB="0" distL="0" distR="0" wp14:anchorId="49F6ECE7" wp14:editId="20EB2719">
            <wp:extent cx="4933950" cy="22574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3950" cy="2257425"/>
                    </a:xfrm>
                    <a:prstGeom prst="rect">
                      <a:avLst/>
                    </a:prstGeom>
                  </pic:spPr>
                </pic:pic>
              </a:graphicData>
            </a:graphic>
          </wp:inline>
        </w:drawing>
      </w:r>
    </w:p>
    <w:p w14:paraId="1C288F0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function [x,y,z]=decode(testcase)</w:t>
      </w:r>
    </w:p>
    <w:p w14:paraId="5B0416F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This function converts the test cases into the decimal values (a,b,c)</w:t>
      </w:r>
    </w:p>
    <w:p w14:paraId="46F22BF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tcase=testcase;</w:t>
      </w:r>
    </w:p>
    <w:p w14:paraId="538D96F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if nargout==1</w:t>
      </w:r>
    </w:p>
    <w:p w14:paraId="79E4912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a = bin2dec(num2str(tcase))+1;</w:t>
      </w:r>
    </w:p>
    <w:p w14:paraId="50A2BF0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elseif nargout==2</w:t>
      </w:r>
    </w:p>
    <w:p w14:paraId="0E8701E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n=round(length(tcase)/2);</w:t>
      </w:r>
    </w:p>
    <w:p w14:paraId="6C60C1A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ai=tcase(1:n);</w:t>
      </w:r>
    </w:p>
    <w:p w14:paraId="56F1E92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bi=tcase(n+1:end);</w:t>
      </w:r>
    </w:p>
    <w:p w14:paraId="1989592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a=bin2dec(num2str(ai(2:end)))+1;</w:t>
      </w:r>
    </w:p>
    <w:p w14:paraId="452DEF8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b=bin2dec(num2str(bi(2:end)))+1;</w:t>
      </w:r>
    </w:p>
    <w:p w14:paraId="0E4BF1E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elseif nargout==3</w:t>
      </w:r>
    </w:p>
    <w:p w14:paraId="128B0FA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n=round(length(tcase)/3);</w:t>
      </w:r>
    </w:p>
    <w:p w14:paraId="7BE4DF2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ai=tcase(1:n);</w:t>
      </w:r>
    </w:p>
    <w:p w14:paraId="165282D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bi=tcase(n+1:2*n);</w:t>
      </w:r>
    </w:p>
    <w:p w14:paraId="76721C4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ci=tcase(2*n+1:end);</w:t>
      </w:r>
    </w:p>
    <w:p w14:paraId="12B426D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a=bin2dec(num2str(ai(2:end)))+1;</w:t>
      </w:r>
    </w:p>
    <w:p w14:paraId="2442C59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b=bin2dec(num2str(bi(2:end)))+1;</w:t>
      </w:r>
    </w:p>
    <w:p w14:paraId="30A2461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c=bin2dec(num2str(ci(2:end)))+1;</w:t>
      </w:r>
    </w:p>
    <w:p w14:paraId="5C68725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2DF863F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if (ai(1)==1)</w:t>
      </w:r>
    </w:p>
    <w:p w14:paraId="2D1F5F6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x = a;</w:t>
      </w:r>
    </w:p>
    <w:p w14:paraId="279B00F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else</w:t>
      </w:r>
    </w:p>
    <w:p w14:paraId="0081508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x = -a;</w:t>
      </w:r>
    </w:p>
    <w:p w14:paraId="7BFA755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5273D2C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t>
      </w:r>
    </w:p>
    <w:p w14:paraId="406A421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if (bi(1)==1)</w:t>
      </w:r>
    </w:p>
    <w:p w14:paraId="477704E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y = b;</w:t>
      </w:r>
    </w:p>
    <w:p w14:paraId="3C0354B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else</w:t>
      </w:r>
    </w:p>
    <w:p w14:paraId="66D547D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y = -b;</w:t>
      </w:r>
    </w:p>
    <w:p w14:paraId="1F32FE9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025ECD9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t>
      </w:r>
    </w:p>
    <w:p w14:paraId="0A02CE3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if (ci(1)==1)</w:t>
      </w:r>
    </w:p>
    <w:p w14:paraId="28ACCC3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z = c;</w:t>
      </w:r>
    </w:p>
    <w:p w14:paraId="08238DC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else</w:t>
      </w:r>
    </w:p>
    <w:p w14:paraId="5703B9A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z = -c;</w:t>
      </w:r>
    </w:p>
    <w:p w14:paraId="44F69C3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43D2D57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t>
      </w:r>
    </w:p>
    <w:p w14:paraId="0A545C5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end</w:t>
      </w:r>
    </w:p>
    <w:p w14:paraId="6167908E" w14:textId="77777777" w:rsidR="00771E69" w:rsidRPr="00771E69" w:rsidRDefault="00771E69" w:rsidP="00771E69">
      <w:pPr>
        <w:spacing w:line="480" w:lineRule="auto"/>
        <w:jc w:val="both"/>
        <w:rPr>
          <w:rFonts w:asciiTheme="majorBidi" w:hAnsiTheme="majorBidi" w:cstheme="majorBidi"/>
          <w:sz w:val="24"/>
          <w:szCs w:val="24"/>
        </w:rPr>
      </w:pPr>
    </w:p>
    <w:p w14:paraId="5D2189B3" w14:textId="77777777" w:rsidR="00771E69" w:rsidRPr="00771E69" w:rsidRDefault="00771E69" w:rsidP="00771E69">
      <w:pPr>
        <w:spacing w:line="480" w:lineRule="auto"/>
        <w:jc w:val="both"/>
        <w:rPr>
          <w:rFonts w:asciiTheme="majorBidi" w:hAnsiTheme="majorBidi" w:cstheme="majorBidi"/>
          <w:sz w:val="24"/>
          <w:szCs w:val="24"/>
        </w:rPr>
      </w:pPr>
    </w:p>
    <w:p w14:paraId="6AAC8A5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function fitval=Evaluates(mutant)</w:t>
      </w:r>
    </w:p>
    <w:p w14:paraId="7845190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%z=sum(x);</w:t>
      </w:r>
    </w:p>
    <w:p w14:paraId="0DDE1C6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testcase=[0 0 1 0 0 1 1 1 0 1 1 0]; % Dummy test case</w:t>
      </w:r>
    </w:p>
    <w:p w14:paraId="1CF5573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%fname='quadraticSolver.m';</w:t>
      </w:r>
    </w:p>
    <w:p w14:paraId="0B20B09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fname='sumOfRoots.m';</w:t>
      </w:r>
    </w:p>
    <w:p w14:paraId="0023DDF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len=numOfLines(fname);</w:t>
      </w:r>
    </w:p>
    <w:p w14:paraId="7B05F96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chr=mutant;</w:t>
      </w:r>
    </w:p>
    <w:p w14:paraId="2F3EE87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op=bin2dec(num2str(chr(1)));% To select operator among arithmetic and relational operator replacement (Only 2 options)</w:t>
      </w:r>
    </w:p>
    <w:p w14:paraId="1B69476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%op=op+1;</w:t>
      </w:r>
    </w:p>
    <w:p w14:paraId="30E4B49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lnum=bin2dec(num2str(chr(2:5)))+1;</w:t>
      </w:r>
    </w:p>
    <w:p w14:paraId="50F03EC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%lnum=bin2dec(chr([2:5]),'left-msb');</w:t>
      </w:r>
    </w:p>
    <w:p w14:paraId="2BA5F85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%lnum=lnum+1;</w:t>
      </w:r>
    </w:p>
    <w:p w14:paraId="19341DF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lnum=mod(lnum,len);</w:t>
      </w:r>
    </w:p>
    <w:p w14:paraId="7F6E145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choice=bin2dec(num2str(chr(6:7)))+1;</w:t>
      </w:r>
    </w:p>
    <w:p w14:paraId="3D106E9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%choice=choice+1;    </w:t>
      </w:r>
    </w:p>
    <w:p w14:paraId="3A6F1D8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nfname='mutantfname.m';</w:t>
      </w:r>
    </w:p>
    <w:p w14:paraId="53CC7DE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copyfile(fname,nfname);</w:t>
      </w:r>
    </w:p>
    <w:p w14:paraId="67064FF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if (op==1)</w:t>
      </w:r>
    </w:p>
    <w:p w14:paraId="7837BE0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mutated=arithRep(fname,lnum,choice);</w:t>
      </w:r>
    </w:p>
    <w:p w14:paraId="0D811A7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elseif (op==0)</w:t>
      </w:r>
    </w:p>
    <w:p w14:paraId="2CDFE7B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mutated=relRep(fname,lnum,choice);</w:t>
      </w:r>
    </w:p>
    <w:p w14:paraId="24C95E0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5C29FB4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t>
      </w:r>
    </w:p>
    <w:p w14:paraId="5198C0F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mutated=arithRep(nfname,lnum,choice);</w:t>
      </w:r>
    </w:p>
    <w:p w14:paraId="6C304B4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writeToFile(nfname,mutated);</w:t>
      </w:r>
    </w:p>
    <w:p w14:paraId="13C3CFF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T=ones(1,tsize);</w:t>
      </w:r>
    </w:p>
    <w:p w14:paraId="5A0CDD1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%for tcn=1:tsize % TestCase Number (Tcn) from 1 to tsize</w:t>
      </w:r>
    </w:p>
    <w:p w14:paraId="3A89957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a=bin2dec(num2str(testcase(1:4)));</w:t>
      </w:r>
    </w:p>
    <w:p w14:paraId="4B37CA3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b=bin2dec(num2str(testcase(5:8)));</w:t>
      </w:r>
    </w:p>
    <w:p w14:paraId="3655DE4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c=bin2dec(num2str(testcase(9:end)));</w:t>
      </w:r>
    </w:p>
    <w:p w14:paraId="173DF18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realResult=quadraticSolver(a,b,c);</w:t>
      </w:r>
    </w:p>
    <w:p w14:paraId="3E67EC2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%realResult=tritype(a,b,c);</w:t>
      </w:r>
    </w:p>
    <w:p w14:paraId="33DACC9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mresult=mutantfname(a,b,c);</w:t>
      </w:r>
    </w:p>
    <w:p w14:paraId="6BE86AF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if isequal(realResult,mresult)</w:t>
      </w:r>
    </w:p>
    <w:p w14:paraId="4E5C6DF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y=0;</w:t>
      </w:r>
    </w:p>
    <w:p w14:paraId="4AF31CF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else</w:t>
      </w:r>
    </w:p>
    <w:p w14:paraId="6BAAAB6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y=1;</w:t>
      </w:r>
    </w:p>
    <w:p w14:paraId="0D7DBA4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2B5FEA0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%T(tcn)=y;</w:t>
      </w:r>
    </w:p>
    <w:p w14:paraId="19A18C7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6595C7F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%fitval=(tsize^2) - nkilled;</w:t>
      </w:r>
    </w:p>
    <w:p w14:paraId="3E24D3F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%fitval=nkilled;</w:t>
      </w:r>
    </w:p>
    <w:p w14:paraId="25E4ECB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fitval=1-y;</w:t>
      </w:r>
    </w:p>
    <w:p w14:paraId="5A5A32F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end</w:t>
      </w:r>
    </w:p>
    <w:p w14:paraId="51616187" w14:textId="77777777" w:rsidR="00771E69" w:rsidRPr="00771E69" w:rsidRDefault="00771E69" w:rsidP="00771E69">
      <w:pPr>
        <w:spacing w:line="480" w:lineRule="auto"/>
        <w:jc w:val="both"/>
        <w:rPr>
          <w:rFonts w:asciiTheme="majorBidi" w:hAnsiTheme="majorBidi" w:cstheme="majorBidi"/>
          <w:sz w:val="24"/>
          <w:szCs w:val="24"/>
        </w:rPr>
      </w:pPr>
    </w:p>
    <w:p w14:paraId="1FE75C4D" w14:textId="77777777" w:rsidR="00771E69" w:rsidRPr="00771E69" w:rsidRDefault="00771E69" w:rsidP="00771E69">
      <w:pPr>
        <w:spacing w:line="480" w:lineRule="auto"/>
        <w:jc w:val="both"/>
        <w:rPr>
          <w:rFonts w:asciiTheme="majorBidi" w:hAnsiTheme="majorBidi" w:cstheme="majorBidi"/>
          <w:sz w:val="24"/>
          <w:szCs w:val="24"/>
        </w:rPr>
      </w:pPr>
    </w:p>
    <w:p w14:paraId="09CCAAC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clc;</w:t>
      </w:r>
    </w:p>
    <w:p w14:paraId="0BC1302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clear;</w:t>
      </w:r>
    </w:p>
    <w:p w14:paraId="0D5FF13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close all;</w:t>
      </w:r>
    </w:p>
    <w:p w14:paraId="34B5067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Problem Definition for Tests</w:t>
      </w:r>
    </w:p>
    <w:p w14:paraId="1FC70F3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File names where fname is declared: analyzeMutant, Evaluates, MinOne,</w:t>
      </w:r>
    </w:p>
    <w:p w14:paraId="329FFCC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MinOne_t, </w:t>
      </w:r>
    </w:p>
    <w:p w14:paraId="3EB1874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%fname='quadraticSolver.m';</w:t>
      </w:r>
    </w:p>
    <w:p w14:paraId="3B9EB97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%fname='tritype.m';</w:t>
      </w:r>
    </w:p>
    <w:p w14:paraId="533D861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Subject programs: sumOfRoots, MID,</w:t>
      </w:r>
    </w:p>
    <w:p w14:paraId="7A4EBA6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tritype,bisection,gcdFinder,LineRectangleClassifier,my_conv,pdfKernel,PointCircleClassifier,</w:t>
      </w:r>
    </w:p>
    <w:p w14:paraId="3951361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triQuad, </w:t>
      </w:r>
    </w:p>
    <w:p w14:paraId="7B95E1C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fname='sumOfRoots.m'; </w:t>
      </w:r>
    </w:p>
    <w:p w14:paraId="4002A68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%fname='sumRoots.m';</w:t>
      </w:r>
    </w:p>
    <w:p w14:paraId="40BBFF0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result = inputdlg('Enter number of input in program: ','Input');</w:t>
      </w:r>
    </w:p>
    <w:p w14:paraId="0733BC4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result = str2double(result);</w:t>
      </w:r>
    </w:p>
    <w:p w14:paraId="66CA0E7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%pp = cell(result,1);</w:t>
      </w:r>
    </w:p>
    <w:p w14:paraId="7099A09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%pp = zeros(result,1);</w:t>
      </w:r>
    </w:p>
    <w:p w14:paraId="50B2343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prompt = {'Enter the number of rows: ','Enter the number of columns: '};</w:t>
      </w:r>
    </w:p>
    <w:p w14:paraId="5F89215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defaultans = {'1','1'};</w:t>
      </w:r>
    </w:p>
    <w:p w14:paraId="2AD0721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total=0;</w:t>
      </w:r>
    </w:p>
    <w:p w14:paraId="19B5259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inputDim = zeros(result,2); % Inputs dimensions</w:t>
      </w:r>
    </w:p>
    <w:p w14:paraId="556FA76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for i=1:result</w:t>
      </w:r>
    </w:p>
    <w:p w14:paraId="3777332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dim = inputdlg(prompt,'Input Dimensions',1,defaultans);</w:t>
      </w:r>
    </w:p>
    <w:p w14:paraId="72F2333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pdt = prod(str2double(dim));</w:t>
      </w:r>
    </w:p>
    <w:p w14:paraId="50A47D5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inputDim(i,1) = str2double(dim(1));</w:t>
      </w:r>
    </w:p>
    <w:p w14:paraId="5169EFF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inputDim(i,2) = str2double(dim(2));</w:t>
      </w:r>
    </w:p>
    <w:p w14:paraId="6826A8E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total = total + pdt;</w:t>
      </w:r>
    </w:p>
    <w:p w14:paraId="2E2A49C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end</w:t>
      </w:r>
    </w:p>
    <w:p w14:paraId="275E6444" w14:textId="77777777" w:rsidR="00771E69" w:rsidRPr="00771E69" w:rsidRDefault="00771E69" w:rsidP="00771E69">
      <w:pPr>
        <w:spacing w:line="480" w:lineRule="auto"/>
        <w:jc w:val="both"/>
        <w:rPr>
          <w:rFonts w:asciiTheme="majorBidi" w:hAnsiTheme="majorBidi" w:cstheme="majorBidi"/>
          <w:sz w:val="24"/>
          <w:szCs w:val="24"/>
        </w:rPr>
      </w:pPr>
    </w:p>
    <w:p w14:paraId="6B3944E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%fname='triQuad.m';</w:t>
      </w:r>
    </w:p>
    <w:p w14:paraId="0F15B86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%fname = 'PointCircleClassifier.m';</w:t>
      </w:r>
    </w:p>
    <w:p w14:paraId="4F4FF06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CostFunction_t=@(fname,mutants,tcase)MinOne_t(fname,mutants,tcase);     % Tester Cost Function</w:t>
      </w:r>
    </w:p>
    <w:p w14:paraId="48C686F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nVar_t = testChromLength(inputDim); % Number of Decision Variables for test cases</w:t>
      </w:r>
    </w:p>
    <w:p w14:paraId="0334B2F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%nVar_t=19;            % Number of Decision Variables</w:t>
      </w:r>
    </w:p>
    <w:p w14:paraId="17C32DB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VarSize_t=[1 nVar_t];   % Decision Variables Matrix Size</w:t>
      </w:r>
    </w:p>
    <w:p w14:paraId="35BC7F00" w14:textId="77777777" w:rsidR="00771E69" w:rsidRPr="00771E69" w:rsidRDefault="00771E69" w:rsidP="00771E69">
      <w:pPr>
        <w:spacing w:line="480" w:lineRule="auto"/>
        <w:jc w:val="both"/>
        <w:rPr>
          <w:rFonts w:asciiTheme="majorBidi" w:hAnsiTheme="majorBidi" w:cstheme="majorBidi"/>
          <w:sz w:val="24"/>
          <w:szCs w:val="24"/>
        </w:rPr>
      </w:pPr>
    </w:p>
    <w:p w14:paraId="1B60E71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Problem Definition for Mutants</w:t>
      </w:r>
    </w:p>
    <w:p w14:paraId="6F8EFB4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CostFunction=@(fname,mutant,testcases)MinOne(fname,mutant,testcases);     % Mutant Cost Function</w:t>
      </w:r>
    </w:p>
    <w:p w14:paraId="5B4AD86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num = numel(de2bi(numOfLines(fname)));</w:t>
      </w:r>
    </w:p>
    <w:p w14:paraId="615C491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nVar=num+3;            % Number of Decision Variables</w:t>
      </w:r>
    </w:p>
    <w:p w14:paraId="2C6C221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VarSize=[1 nVar];   % Decision Variables Matrix Size</w:t>
      </w:r>
    </w:p>
    <w:p w14:paraId="4B648B1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disp('...Initializing...');</w:t>
      </w:r>
    </w:p>
    <w:p w14:paraId="6B380CA6" w14:textId="77777777" w:rsidR="00771E69" w:rsidRPr="00771E69" w:rsidRDefault="00771E69" w:rsidP="00771E69">
      <w:pPr>
        <w:spacing w:line="480" w:lineRule="auto"/>
        <w:jc w:val="both"/>
        <w:rPr>
          <w:rFonts w:asciiTheme="majorBidi" w:hAnsiTheme="majorBidi" w:cstheme="majorBidi"/>
          <w:sz w:val="24"/>
          <w:szCs w:val="24"/>
        </w:rPr>
      </w:pPr>
    </w:p>
    <w:p w14:paraId="604A37B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GAs Parameters</w:t>
      </w:r>
    </w:p>
    <w:p w14:paraId="1A48214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MaxIt=10;</w:t>
      </w:r>
      <w:r w:rsidRPr="00771E69">
        <w:rPr>
          <w:rFonts w:asciiTheme="majorBidi" w:hAnsiTheme="majorBidi" w:cstheme="majorBidi"/>
          <w:sz w:val="24"/>
          <w:szCs w:val="24"/>
        </w:rPr>
        <w:tab/>
        <w:t>% Maximum Number of Iterations</w:t>
      </w:r>
    </w:p>
    <w:p w14:paraId="5C306FD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nPop=20;</w:t>
      </w:r>
      <w:r w:rsidRPr="00771E69">
        <w:rPr>
          <w:rFonts w:asciiTheme="majorBidi" w:hAnsiTheme="majorBidi" w:cstheme="majorBidi"/>
          <w:sz w:val="24"/>
          <w:szCs w:val="24"/>
        </w:rPr>
        <w:tab/>
        <w:t>% Test Population Size</w:t>
      </w:r>
    </w:p>
    <w:p w14:paraId="493E570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mnPop=20;   % Mutant Population Size</w:t>
      </w:r>
    </w:p>
    <w:p w14:paraId="779E7B6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%nElite = 0;</w:t>
      </w:r>
    </w:p>
    <w:p w14:paraId="15F18EB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nElite = round(0.05*nPop); % Elite Size</w:t>
      </w:r>
    </w:p>
    <w:p w14:paraId="6EFCCA0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pc=0.8;                 % Crossover Percentage</w:t>
      </w:r>
    </w:p>
    <w:p w14:paraId="72DFA70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%nc=2*round(pc*nPop/2);  % Number of Offsprings (also Parents)</w:t>
      </w:r>
    </w:p>
    <w:p w14:paraId="0917261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nc=round(pc*(nPop-nElite));</w:t>
      </w:r>
    </w:p>
    <w:p w14:paraId="581CE78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%nc=(nPop-nElite);  % Number of Offsprings (also Parents)</w:t>
      </w:r>
    </w:p>
    <w:p w14:paraId="67EB994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pm=0.3;                 % Mutation Percentage</w:t>
      </w:r>
    </w:p>
    <w:p w14:paraId="54636A0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nm=round(pm*nPop);      % Number of Mutants</w:t>
      </w:r>
    </w:p>
    <w:p w14:paraId="04E8058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mu=0.02;                % Mutation Rate</w:t>
      </w:r>
    </w:p>
    <w:p w14:paraId="54281A13" w14:textId="77777777" w:rsidR="00771E69" w:rsidRPr="00771E69" w:rsidRDefault="00771E69" w:rsidP="00771E69">
      <w:pPr>
        <w:spacing w:line="480" w:lineRule="auto"/>
        <w:jc w:val="both"/>
        <w:rPr>
          <w:rFonts w:asciiTheme="majorBidi" w:hAnsiTheme="majorBidi" w:cstheme="majorBidi"/>
          <w:sz w:val="24"/>
          <w:szCs w:val="24"/>
        </w:rPr>
      </w:pPr>
    </w:p>
    <w:p w14:paraId="217D408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beta=8;         % Selection Pressure</w:t>
      </w:r>
    </w:p>
    <w:p w14:paraId="5D21CEB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TournamentSize=3;   % Tournamnet Size</w:t>
      </w:r>
    </w:p>
    <w:p w14:paraId="7504217D" w14:textId="77777777" w:rsidR="00771E69" w:rsidRPr="00771E69" w:rsidRDefault="00771E69" w:rsidP="00771E69">
      <w:pPr>
        <w:spacing w:line="480" w:lineRule="auto"/>
        <w:jc w:val="both"/>
        <w:rPr>
          <w:rFonts w:asciiTheme="majorBidi" w:hAnsiTheme="majorBidi" w:cstheme="majorBidi"/>
          <w:sz w:val="24"/>
          <w:szCs w:val="24"/>
        </w:rPr>
      </w:pPr>
    </w:p>
    <w:p w14:paraId="3A859E8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pause(0.01); % Needed due to a bug in older versions of MATLAB</w:t>
      </w:r>
    </w:p>
    <w:p w14:paraId="331FDDCA" w14:textId="77777777" w:rsidR="00771E69" w:rsidRPr="00771E69" w:rsidRDefault="00771E69" w:rsidP="00771E69">
      <w:pPr>
        <w:spacing w:line="480" w:lineRule="auto"/>
        <w:jc w:val="both"/>
        <w:rPr>
          <w:rFonts w:asciiTheme="majorBidi" w:hAnsiTheme="majorBidi" w:cstheme="majorBidi"/>
          <w:sz w:val="24"/>
          <w:szCs w:val="24"/>
        </w:rPr>
      </w:pPr>
    </w:p>
    <w:p w14:paraId="688C571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Initialization</w:t>
      </w:r>
    </w:p>
    <w:p w14:paraId="6AF4E1F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Tester GA</w:t>
      </w:r>
    </w:p>
    <w:p w14:paraId="4F8EBDA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empty_individual_t.Position=[];</w:t>
      </w:r>
    </w:p>
    <w:p w14:paraId="320F0E4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empty_individual_t.Cost=[];</w:t>
      </w:r>
    </w:p>
    <w:p w14:paraId="06A3ACBD" w14:textId="77777777" w:rsidR="00771E69" w:rsidRPr="00771E69" w:rsidRDefault="00771E69" w:rsidP="00771E69">
      <w:pPr>
        <w:spacing w:line="480" w:lineRule="auto"/>
        <w:jc w:val="both"/>
        <w:rPr>
          <w:rFonts w:asciiTheme="majorBidi" w:hAnsiTheme="majorBidi" w:cstheme="majorBidi"/>
          <w:sz w:val="24"/>
          <w:szCs w:val="24"/>
        </w:rPr>
      </w:pPr>
    </w:p>
    <w:p w14:paraId="5026743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pop_t=repmat(empty_individual_t,nPop,1);</w:t>
      </w:r>
    </w:p>
    <w:p w14:paraId="6E44A27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tests=cell(nPop,1);</w:t>
      </w:r>
    </w:p>
    <w:p w14:paraId="5A18A1B1" w14:textId="77777777" w:rsidR="00771E69" w:rsidRPr="00771E69" w:rsidRDefault="00771E69" w:rsidP="00771E69">
      <w:pPr>
        <w:spacing w:line="480" w:lineRule="auto"/>
        <w:jc w:val="both"/>
        <w:rPr>
          <w:rFonts w:asciiTheme="majorBidi" w:hAnsiTheme="majorBidi" w:cstheme="majorBidi"/>
          <w:sz w:val="24"/>
          <w:szCs w:val="24"/>
        </w:rPr>
      </w:pPr>
    </w:p>
    <w:p w14:paraId="7DFFD8A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for i=1:nPop</w:t>
      </w:r>
    </w:p>
    <w:p w14:paraId="5B27078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Initialize Position</w:t>
      </w:r>
    </w:p>
    <w:p w14:paraId="0357F0D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pop_t(i).Position=randi([0 1],VarSize_t);    </w:t>
      </w:r>
    </w:p>
    <w:p w14:paraId="5FBFA0E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tests{i}=pop_t(i).Position;</w:t>
      </w:r>
    </w:p>
    <w:p w14:paraId="558BAEB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end</w:t>
      </w:r>
    </w:p>
    <w:p w14:paraId="6ABB115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bc_t=0;</w:t>
      </w:r>
    </w:p>
    <w:p w14:paraId="2595863C" w14:textId="77777777" w:rsidR="00771E69" w:rsidRPr="00771E69" w:rsidRDefault="00771E69" w:rsidP="00771E69">
      <w:pPr>
        <w:spacing w:line="480" w:lineRule="auto"/>
        <w:jc w:val="both"/>
        <w:rPr>
          <w:rFonts w:asciiTheme="majorBidi" w:hAnsiTheme="majorBidi" w:cstheme="majorBidi"/>
          <w:sz w:val="24"/>
          <w:szCs w:val="24"/>
        </w:rPr>
      </w:pPr>
    </w:p>
    <w:p w14:paraId="744B6BC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Initialization of the probability tables</w:t>
      </w:r>
    </w:p>
    <w:p w14:paraId="0C72DC8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%probVal = </w:t>
      </w:r>
    </w:p>
    <w:p w14:paraId="2D821CA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nLines = numOfLines(fname);</w:t>
      </w:r>
    </w:p>
    <w:p w14:paraId="7391F9B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A=[];</w:t>
      </w:r>
    </w:p>
    <w:p w14:paraId="4225295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nOp = 2;</w:t>
      </w:r>
    </w:p>
    <w:p w14:paraId="26B0867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lineVal = repmat(A,nLines,2);</w:t>
      </w:r>
    </w:p>
    <w:p w14:paraId="5D23471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for i=1:nLines</w:t>
      </w:r>
    </w:p>
    <w:p w14:paraId="2D6C131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lineVal(i,1)=1;</w:t>
      </w:r>
    </w:p>
    <w:p w14:paraId="2625B80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lineVal(i,2)=1;</w:t>
      </w:r>
    </w:p>
    <w:p w14:paraId="1012518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end</w:t>
      </w:r>
    </w:p>
    <w:p w14:paraId="29CF094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opVal=cell(2,2);</w:t>
      </w:r>
    </w:p>
    <w:p w14:paraId="06A3C31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opVal{1,1} = 'AOR';</w:t>
      </w:r>
    </w:p>
    <w:p w14:paraId="537FD1B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opVal{2,1} = 'ROR';</w:t>
      </w:r>
    </w:p>
    <w:p w14:paraId="699E736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%opVal = repmat(opeVal,nOp,1);</w:t>
      </w:r>
    </w:p>
    <w:p w14:paraId="7EBE79F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increments=zeros(MaxIt,2);</w:t>
      </w:r>
    </w:p>
    <w:p w14:paraId="6C5A6F2B" w14:textId="77777777" w:rsidR="00771E69" w:rsidRPr="00771E69" w:rsidRDefault="00771E69" w:rsidP="00771E69">
      <w:pPr>
        <w:spacing w:line="480" w:lineRule="auto"/>
        <w:jc w:val="both"/>
        <w:rPr>
          <w:rFonts w:asciiTheme="majorBidi" w:hAnsiTheme="majorBidi" w:cstheme="majorBidi"/>
          <w:sz w:val="24"/>
          <w:szCs w:val="24"/>
        </w:rPr>
      </w:pPr>
    </w:p>
    <w:p w14:paraId="6467AE7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B=[];</w:t>
      </w:r>
    </w:p>
    <w:p w14:paraId="789E0AE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chVal = repmat(B,5,2);% Choice value (e.g. for arith: +,-,*,/,^)</w:t>
      </w:r>
    </w:p>
    <w:p w14:paraId="621679F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for j=1:5</w:t>
      </w:r>
    </w:p>
    <w:p w14:paraId="1352F93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chVal{j,1} = 1;</w:t>
      </w:r>
    </w:p>
    <w:p w14:paraId="712E803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chVal{j,2} = 1;</w:t>
      </w:r>
    </w:p>
    <w:p w14:paraId="1FF9159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end</w:t>
      </w:r>
    </w:p>
    <w:p w14:paraId="31BE45CE" w14:textId="77777777" w:rsidR="00771E69" w:rsidRPr="00771E69" w:rsidRDefault="00771E69" w:rsidP="00771E69">
      <w:pPr>
        <w:spacing w:line="480" w:lineRule="auto"/>
        <w:jc w:val="both"/>
        <w:rPr>
          <w:rFonts w:asciiTheme="majorBidi" w:hAnsiTheme="majorBidi" w:cstheme="majorBidi"/>
          <w:sz w:val="24"/>
          <w:szCs w:val="24"/>
        </w:rPr>
      </w:pPr>
    </w:p>
    <w:p w14:paraId="6B88C4A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for j=1:nOp</w:t>
      </w:r>
    </w:p>
    <w:p w14:paraId="78ED2C2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opVal{j,2} = 0.5;</w:t>
      </w:r>
    </w:p>
    <w:p w14:paraId="3DC4E81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end</w:t>
      </w:r>
    </w:p>
    <w:p w14:paraId="46093657" w14:textId="77777777" w:rsidR="00771E69" w:rsidRPr="00771E69" w:rsidRDefault="00771E69" w:rsidP="00771E69">
      <w:pPr>
        <w:spacing w:line="480" w:lineRule="auto"/>
        <w:jc w:val="both"/>
        <w:rPr>
          <w:rFonts w:asciiTheme="majorBidi" w:hAnsiTheme="majorBidi" w:cstheme="majorBidi"/>
          <w:sz w:val="24"/>
          <w:szCs w:val="24"/>
        </w:rPr>
      </w:pPr>
    </w:p>
    <w:p w14:paraId="6A767BF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t>
      </w:r>
    </w:p>
    <w:p w14:paraId="5E7EED8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Mutating GA</w:t>
      </w:r>
    </w:p>
    <w:p w14:paraId="466B275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temp.Position=[];</w:t>
      </w:r>
    </w:p>
    <w:p w14:paraId="17D1F40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%temp.Test=[];</w:t>
      </w:r>
    </w:p>
    <w:p w14:paraId="6C8B70D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empty_individual.Position=[];</w:t>
      </w:r>
    </w:p>
    <w:p w14:paraId="3C746F6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empty_individual.Cost=[];</w:t>
      </w:r>
    </w:p>
    <w:p w14:paraId="59E1812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%empty_individual.Gen=[];</w:t>
      </w:r>
    </w:p>
    <w:p w14:paraId="3B258A3E" w14:textId="77777777" w:rsidR="00771E69" w:rsidRPr="00771E69" w:rsidRDefault="00771E69" w:rsidP="00771E69">
      <w:pPr>
        <w:spacing w:line="480" w:lineRule="auto"/>
        <w:jc w:val="both"/>
        <w:rPr>
          <w:rFonts w:asciiTheme="majorBidi" w:hAnsiTheme="majorBidi" w:cstheme="majorBidi"/>
          <w:sz w:val="24"/>
          <w:szCs w:val="24"/>
        </w:rPr>
      </w:pPr>
    </w:p>
    <w:p w14:paraId="2A353FC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tpop=repmat(temp,mnPop,1);% Temporary mutant population</w:t>
      </w:r>
    </w:p>
    <w:p w14:paraId="57DC3AD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tpop_t=repmat(temp,nPop,1); % Temporary test population</w:t>
      </w:r>
    </w:p>
    <w:p w14:paraId="36CA0E8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pop=repmat(empty_individual,mnPop,1);</w:t>
      </w:r>
    </w:p>
    <w:p w14:paraId="009BB19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mutants=cell(mnPop,1);</w:t>
      </w:r>
    </w:p>
    <w:p w14:paraId="6FF8232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for i=1:mnPop</w:t>
      </w:r>
    </w:p>
    <w:p w14:paraId="1D69655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Initialize Position</w:t>
      </w:r>
    </w:p>
    <w:p w14:paraId="6F61754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%pop(i).Position=randMutantGen(fname);</w:t>
      </w:r>
    </w:p>
    <w:p w14:paraId="08DCE0E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tpop(i).Position=randMutantGen(fname); % Temporary population for the next iteration</w:t>
      </w:r>
    </w:p>
    <w:p w14:paraId="1CAC320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%pop(i).Position=randi([0 1],VarSize);</w:t>
      </w:r>
    </w:p>
    <w:p w14:paraId="15079D3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%mutants{i}=pop(i).Position;</w:t>
      </w:r>
    </w:p>
    <w:p w14:paraId="6027380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mutants{i}=tpop(i).Position;</w:t>
      </w:r>
    </w:p>
    <w:p w14:paraId="5B9E01D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%disp(mutants{i});</w:t>
      </w:r>
    </w:p>
    <w:p w14:paraId="57BA95DC" w14:textId="77777777" w:rsidR="00771E69" w:rsidRPr="00771E69" w:rsidRDefault="00771E69" w:rsidP="00771E69">
      <w:pPr>
        <w:spacing w:line="480" w:lineRule="auto"/>
        <w:jc w:val="both"/>
        <w:rPr>
          <w:rFonts w:asciiTheme="majorBidi" w:hAnsiTheme="majorBidi" w:cstheme="majorBidi"/>
          <w:sz w:val="24"/>
          <w:szCs w:val="24"/>
        </w:rPr>
      </w:pPr>
    </w:p>
    <w:p w14:paraId="2C140E9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end</w:t>
      </w:r>
    </w:p>
    <w:p w14:paraId="187F648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bc=nPop*mnPop;</w:t>
      </w:r>
    </w:p>
    <w:p w14:paraId="6A40946A" w14:textId="77777777" w:rsidR="00771E69" w:rsidRPr="00771E69" w:rsidRDefault="00771E69" w:rsidP="00771E69">
      <w:pPr>
        <w:spacing w:line="480" w:lineRule="auto"/>
        <w:jc w:val="both"/>
        <w:rPr>
          <w:rFonts w:asciiTheme="majorBidi" w:hAnsiTheme="majorBidi" w:cstheme="majorBidi"/>
          <w:sz w:val="24"/>
          <w:szCs w:val="24"/>
        </w:rPr>
      </w:pPr>
    </w:p>
    <w:p w14:paraId="4A8A8CA2" w14:textId="77777777" w:rsidR="00771E69" w:rsidRPr="00771E69" w:rsidRDefault="00771E69" w:rsidP="00771E69">
      <w:pPr>
        <w:spacing w:line="480" w:lineRule="auto"/>
        <w:jc w:val="both"/>
        <w:rPr>
          <w:rFonts w:asciiTheme="majorBidi" w:hAnsiTheme="majorBidi" w:cstheme="majorBidi"/>
          <w:sz w:val="24"/>
          <w:szCs w:val="24"/>
        </w:rPr>
      </w:pPr>
    </w:p>
    <w:p w14:paraId="404212C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t>
      </w:r>
    </w:p>
    <w:p w14:paraId="41D7DDD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Array to Hold Best Test Values</w:t>
      </w:r>
    </w:p>
    <w:p w14:paraId="1165A69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BestCost_t=zeros(MaxIt,1);</w:t>
      </w:r>
    </w:p>
    <w:p w14:paraId="03B4DEE1" w14:textId="77777777" w:rsidR="00771E69" w:rsidRPr="00771E69" w:rsidRDefault="00771E69" w:rsidP="00771E69">
      <w:pPr>
        <w:spacing w:line="480" w:lineRule="auto"/>
        <w:jc w:val="both"/>
        <w:rPr>
          <w:rFonts w:asciiTheme="majorBidi" w:hAnsiTheme="majorBidi" w:cstheme="majorBidi"/>
          <w:sz w:val="24"/>
          <w:szCs w:val="24"/>
        </w:rPr>
      </w:pPr>
    </w:p>
    <w:p w14:paraId="4CD7000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Array to Hold Best Mutant Cost Values</w:t>
      </w:r>
    </w:p>
    <w:p w14:paraId="6F29FA4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BestCost=zeros(MaxIt,1);</w:t>
      </w:r>
    </w:p>
    <w:p w14:paraId="3872F319" w14:textId="77777777" w:rsidR="00771E69" w:rsidRPr="00771E69" w:rsidRDefault="00771E69" w:rsidP="00771E69">
      <w:pPr>
        <w:spacing w:line="480" w:lineRule="auto"/>
        <w:jc w:val="both"/>
        <w:rPr>
          <w:rFonts w:asciiTheme="majorBidi" w:hAnsiTheme="majorBidi" w:cstheme="majorBidi"/>
          <w:sz w:val="24"/>
          <w:szCs w:val="24"/>
        </w:rPr>
      </w:pPr>
    </w:p>
    <w:p w14:paraId="2CE4CB3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prob=zeros(MaxIt,2);</w:t>
      </w:r>
    </w:p>
    <w:p w14:paraId="6055D61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normProb=zeros(MaxIt,2);</w:t>
      </w:r>
    </w:p>
    <w:p w14:paraId="58036F5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numKilled=zeros(MaxIt,1);</w:t>
      </w:r>
    </w:p>
    <w:p w14:paraId="16D3834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numOfUniqMut=zeros(MaxIt,1);</w:t>
      </w:r>
    </w:p>
    <w:p w14:paraId="4B5EE08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listOfKilled=[];</w:t>
      </w:r>
    </w:p>
    <w:p w14:paraId="11D8705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listOfGenMutants=[];</w:t>
      </w:r>
    </w:p>
    <w:p w14:paraId="37597BA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killedMutants=zeros(MaxIt,1);</w:t>
      </w:r>
    </w:p>
    <w:p w14:paraId="7EE9F0F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tgm = zeros(MaxIt,1);% Total generated mutants</w:t>
      </w:r>
    </w:p>
    <w:p w14:paraId="6FCEF7A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totalKilledMutants=0;</w:t>
      </w:r>
    </w:p>
    <w:p w14:paraId="71FF57C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prop = zeros(MaxIt,1); % proportion of killed mutants</w:t>
      </w:r>
    </w:p>
    <w:p w14:paraId="6BD710E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Main Main Loop</w:t>
      </w:r>
    </w:p>
    <w:p w14:paraId="34AF92B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for it=1:MaxIt</w:t>
      </w:r>
    </w:p>
    <w:p w14:paraId="4E9CE7AD" w14:textId="77777777" w:rsidR="00771E69" w:rsidRPr="00771E69" w:rsidRDefault="00771E69" w:rsidP="00771E69">
      <w:pPr>
        <w:spacing w:line="480" w:lineRule="auto"/>
        <w:jc w:val="both"/>
        <w:rPr>
          <w:rFonts w:asciiTheme="majorBidi" w:hAnsiTheme="majorBidi" w:cstheme="majorBidi"/>
          <w:sz w:val="24"/>
          <w:szCs w:val="24"/>
        </w:rPr>
      </w:pPr>
    </w:p>
    <w:p w14:paraId="7470A63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Array to hold the number of mutant sample in each iteration</w:t>
      </w:r>
    </w:p>
    <w:p w14:paraId="20A5B26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nMutSamp=zeros(length(opVal),1);</w:t>
      </w:r>
    </w:p>
    <w:p w14:paraId="0FB9B6D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for i=1:mnPop</w:t>
      </w:r>
    </w:p>
    <w:p w14:paraId="62A924E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pop(i).Position=tpop(i).Position; % Temporary struct</w:t>
      </w:r>
    </w:p>
    <w:p w14:paraId="0DF8E1D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t>
      </w:r>
    </w:p>
    <w:p w14:paraId="1FFC087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22DD622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t>
      </w:r>
    </w:p>
    <w:p w14:paraId="220BFA84" w14:textId="77777777" w:rsidR="00771E69" w:rsidRPr="00771E69" w:rsidRDefault="00771E69" w:rsidP="00771E69">
      <w:pPr>
        <w:spacing w:line="480" w:lineRule="auto"/>
        <w:jc w:val="both"/>
        <w:rPr>
          <w:rFonts w:asciiTheme="majorBidi" w:hAnsiTheme="majorBidi" w:cstheme="majorBidi"/>
          <w:sz w:val="24"/>
          <w:szCs w:val="24"/>
        </w:rPr>
      </w:pPr>
    </w:p>
    <w:p w14:paraId="40966D3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%EVALUATION</w:t>
      </w:r>
    </w:p>
    <w:p w14:paraId="65E80FC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Tests Evaluation</w:t>
      </w:r>
    </w:p>
    <w:p w14:paraId="12B2EFE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test_Matrix=zeros(mnPop,nPop);</w:t>
      </w:r>
    </w:p>
    <w:p w14:paraId="75A984B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for i=1:nPop</w:t>
      </w:r>
    </w:p>
    <w:p w14:paraId="03557BF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tcase=pop_t(i).Position;</w:t>
      </w:r>
    </w:p>
    <w:p w14:paraId="01813C4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[pop_t(i).Cost,~,test_Matrix(:,i)]=CostFunction_t(fname,mutants,tcase);</w:t>
      </w:r>
    </w:p>
    <w:p w14:paraId="55F1195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t>
      </w:r>
    </w:p>
    <w:p w14:paraId="1D664AB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[pop_t(i).Cost,nkilled]=CostFunction_t(fname,mutants,tcase);</w:t>
      </w:r>
    </w:p>
    <w:p w14:paraId="784D3C8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4618C08B" w14:textId="77777777" w:rsidR="00771E69" w:rsidRPr="00771E69" w:rsidRDefault="00771E69" w:rsidP="00771E69">
      <w:pPr>
        <w:spacing w:line="480" w:lineRule="auto"/>
        <w:jc w:val="both"/>
        <w:rPr>
          <w:rFonts w:asciiTheme="majorBidi" w:hAnsiTheme="majorBidi" w:cstheme="majorBidi"/>
          <w:sz w:val="24"/>
          <w:szCs w:val="24"/>
        </w:rPr>
      </w:pPr>
    </w:p>
    <w:p w14:paraId="3E9F6DB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num_mut_sample=zeros(length(opVal),1);</w:t>
      </w:r>
    </w:p>
    <w:p w14:paraId="0541ABF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tot_test = sum(test_Matrix);</w:t>
      </w:r>
    </w:p>
    <w:p w14:paraId="436E5D4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t>
      </w:r>
    </w:p>
    <w:p w14:paraId="7BFD11A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for i=1:mnPop</w:t>
      </w:r>
    </w:p>
    <w:p w14:paraId="369B41F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mutant=pop(i).Position;</w:t>
      </w:r>
    </w:p>
    <w:p w14:paraId="7D3E2B7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%pop(i).Cost=CostFunction(fname,mutant,tests);</w:t>
      </w:r>
    </w:p>
    <w:p w14:paraId="55158D4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muTotal = sum(test_Matrix(i,:));</w:t>
      </w:r>
    </w:p>
    <w:p w14:paraId="36D9C71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pop(i).Cost = mnPop*nPop - sum(muTotal*test_Matrix(i,:));</w:t>
      </w:r>
    </w:p>
    <w:p w14:paraId="5BB89A1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t>
      </w:r>
    </w:p>
    <w:p w14:paraId="53FB8C0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7437495F" w14:textId="77777777" w:rsidR="00771E69" w:rsidRPr="00771E69" w:rsidRDefault="00771E69" w:rsidP="00771E69">
      <w:pPr>
        <w:spacing w:line="480" w:lineRule="auto"/>
        <w:jc w:val="both"/>
        <w:rPr>
          <w:rFonts w:asciiTheme="majorBidi" w:hAnsiTheme="majorBidi" w:cstheme="majorBidi"/>
          <w:sz w:val="24"/>
          <w:szCs w:val="24"/>
        </w:rPr>
      </w:pPr>
    </w:p>
    <w:p w14:paraId="0806AC2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Crossovers</w:t>
      </w:r>
    </w:p>
    <w:p w14:paraId="0306807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Tests Crossover</w:t>
      </w:r>
    </w:p>
    <w:p w14:paraId="2B7B7FE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popc_t=repmat(empty_individual_t,round(nc/2),2);</w:t>
      </w:r>
    </w:p>
    <w:p w14:paraId="3BE72BA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testsc=cell(round(nc/2),2);</w:t>
      </w:r>
    </w:p>
    <w:p w14:paraId="2E833309" w14:textId="77777777" w:rsidR="00771E69" w:rsidRPr="00771E69" w:rsidRDefault="00771E69" w:rsidP="00771E69">
      <w:pPr>
        <w:spacing w:line="480" w:lineRule="auto"/>
        <w:jc w:val="both"/>
        <w:rPr>
          <w:rFonts w:asciiTheme="majorBidi" w:hAnsiTheme="majorBidi" w:cstheme="majorBidi"/>
          <w:sz w:val="24"/>
          <w:szCs w:val="24"/>
        </w:rPr>
      </w:pPr>
    </w:p>
    <w:p w14:paraId="7A49BA0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%P_t=exp(-beta*Values_t/worstValue_t);</w:t>
      </w:r>
    </w:p>
    <w:p w14:paraId="7972B5F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%P_t=P_t/sum(P_t);</w:t>
      </w:r>
    </w:p>
    <w:p w14:paraId="40BBEF0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for k=1:(nPop-nElite)/2</w:t>
      </w:r>
    </w:p>
    <w:p w14:paraId="04CE4DE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%for k=1:nPop/2</w:t>
      </w:r>
    </w:p>
    <w:p w14:paraId="798EF5F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i1_t=TournamentSelection_t(pop_t,TournamentSize);</w:t>
      </w:r>
    </w:p>
    <w:p w14:paraId="7C7E481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i2_t=TournamentSelection_t(pop_t,TournamentSize);</w:t>
      </w:r>
    </w:p>
    <w:p w14:paraId="13A15C7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%i1_t=RouletteWheelSelection(P_t);</w:t>
      </w:r>
    </w:p>
    <w:p w14:paraId="3065630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%i2_t=RouletteWheelSelection(P_t);</w:t>
      </w:r>
    </w:p>
    <w:p w14:paraId="3C93D70F" w14:textId="77777777" w:rsidR="00771E69" w:rsidRPr="00771E69" w:rsidRDefault="00771E69" w:rsidP="00771E69">
      <w:pPr>
        <w:spacing w:line="480" w:lineRule="auto"/>
        <w:jc w:val="both"/>
        <w:rPr>
          <w:rFonts w:asciiTheme="majorBidi" w:hAnsiTheme="majorBidi" w:cstheme="majorBidi"/>
          <w:sz w:val="24"/>
          <w:szCs w:val="24"/>
        </w:rPr>
      </w:pPr>
    </w:p>
    <w:p w14:paraId="0EAE2F0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Select Parents</w:t>
      </w:r>
    </w:p>
    <w:p w14:paraId="4B4F959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p1_t=pop_t(i1_t);</w:t>
      </w:r>
    </w:p>
    <w:p w14:paraId="472B48A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p2_t=pop_t(i2_t);</w:t>
      </w:r>
    </w:p>
    <w:p w14:paraId="628E22D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Perform Test Crossover</w:t>
      </w:r>
    </w:p>
    <w:p w14:paraId="01DBE14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[popc_t(k,1).Position, popc_t(k,2).Position]=Crossover_t(p1_t.Position,p2_t.Position);</w:t>
      </w:r>
    </w:p>
    <w:p w14:paraId="6B5E6A0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%[popc_t(k,1).Position, popc_t(k,2).Position]=DoublePointCrossover_t(p1_t.Position,p2_t.Position);</w:t>
      </w:r>
    </w:p>
    <w:p w14:paraId="2017B8A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Evaluate Test Crossover Offspring</w:t>
      </w:r>
    </w:p>
    <w:p w14:paraId="49141BD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tcase1=popc_t(k,1).Position; %testsc{k,1};</w:t>
      </w:r>
    </w:p>
    <w:p w14:paraId="237DB96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tcase2=popc_t(k,2).Position; %testsc{k,2};</w:t>
      </w:r>
    </w:p>
    <w:p w14:paraId="293EDFF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popc_t(k,1).Cost=CostFunction_t(fname,mutants,tcase1);%popc_t(k,1).Position);% COMMENTED</w:t>
      </w:r>
    </w:p>
    <w:p w14:paraId="6C22D30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popc_t(k,2).Cost=CostFunction_t(fname,mutants,tcase2);</w:t>
      </w:r>
    </w:p>
    <w:p w14:paraId="0F05CA1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6C27CB5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popc_t=popc_t(:);</w:t>
      </w:r>
    </w:p>
    <w:p w14:paraId="4DB1D99F" w14:textId="77777777" w:rsidR="00771E69" w:rsidRPr="00771E69" w:rsidRDefault="00771E69" w:rsidP="00771E69">
      <w:pPr>
        <w:spacing w:line="480" w:lineRule="auto"/>
        <w:jc w:val="both"/>
        <w:rPr>
          <w:rFonts w:asciiTheme="majorBidi" w:hAnsiTheme="majorBidi" w:cstheme="majorBidi"/>
          <w:sz w:val="24"/>
          <w:szCs w:val="24"/>
        </w:rPr>
      </w:pPr>
    </w:p>
    <w:p w14:paraId="3AF687F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Tests Mutation</w:t>
      </w:r>
    </w:p>
    <w:p w14:paraId="1ECC164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popm_t=repmat(empty_individual_t,nm,1);</w:t>
      </w:r>
    </w:p>
    <w:p w14:paraId="168091E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for k=1:nm</w:t>
      </w:r>
    </w:p>
    <w:p w14:paraId="5D6AA73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Select Parent to mutate</w:t>
      </w:r>
    </w:p>
    <w:p w14:paraId="5F9D76F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i=randi([1 nPop]);</w:t>
      </w:r>
    </w:p>
    <w:p w14:paraId="36EAC6D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p_t=pop_t(i);</w:t>
      </w:r>
    </w:p>
    <w:p w14:paraId="67DAF467" w14:textId="77777777" w:rsidR="00771E69" w:rsidRPr="00771E69" w:rsidRDefault="00771E69" w:rsidP="00771E69">
      <w:pPr>
        <w:spacing w:line="480" w:lineRule="auto"/>
        <w:jc w:val="both"/>
        <w:rPr>
          <w:rFonts w:asciiTheme="majorBidi" w:hAnsiTheme="majorBidi" w:cstheme="majorBidi"/>
          <w:sz w:val="24"/>
          <w:szCs w:val="24"/>
        </w:rPr>
      </w:pPr>
    </w:p>
    <w:p w14:paraId="55DF0C8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Perform Test GA Mutation</w:t>
      </w:r>
    </w:p>
    <w:p w14:paraId="68EF78B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popm_t(k).Position=Mutate_t(p_t.Position,mu);</w:t>
      </w:r>
    </w:p>
    <w:p w14:paraId="45F70C1A" w14:textId="77777777" w:rsidR="00771E69" w:rsidRPr="00771E69" w:rsidRDefault="00771E69" w:rsidP="00771E69">
      <w:pPr>
        <w:spacing w:line="480" w:lineRule="auto"/>
        <w:jc w:val="both"/>
        <w:rPr>
          <w:rFonts w:asciiTheme="majorBidi" w:hAnsiTheme="majorBidi" w:cstheme="majorBidi"/>
          <w:sz w:val="24"/>
          <w:szCs w:val="24"/>
        </w:rPr>
      </w:pPr>
    </w:p>
    <w:p w14:paraId="3198127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Evaluate Test Mutant</w:t>
      </w:r>
    </w:p>
    <w:p w14:paraId="3208607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popm_t(k).Cost=CostFunction_t(fname,mutants,popm_t(k).Position); %COMMENTED</w:t>
      </w:r>
    </w:p>
    <w:p w14:paraId="06690F1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0774D41A" w14:textId="77777777" w:rsidR="00771E69" w:rsidRPr="00771E69" w:rsidRDefault="00771E69" w:rsidP="00771E69">
      <w:pPr>
        <w:spacing w:line="480" w:lineRule="auto"/>
        <w:jc w:val="both"/>
        <w:rPr>
          <w:rFonts w:asciiTheme="majorBidi" w:hAnsiTheme="majorBidi" w:cstheme="majorBidi"/>
          <w:sz w:val="24"/>
          <w:szCs w:val="24"/>
        </w:rPr>
      </w:pPr>
    </w:p>
    <w:p w14:paraId="27F9AEC1" w14:textId="77777777" w:rsidR="00771E69" w:rsidRPr="00771E69" w:rsidRDefault="00771E69" w:rsidP="00771E69">
      <w:pPr>
        <w:spacing w:line="480" w:lineRule="auto"/>
        <w:jc w:val="both"/>
        <w:rPr>
          <w:rFonts w:asciiTheme="majorBidi" w:hAnsiTheme="majorBidi" w:cstheme="majorBidi"/>
          <w:sz w:val="24"/>
          <w:szCs w:val="24"/>
        </w:rPr>
      </w:pPr>
    </w:p>
    <w:p w14:paraId="30B1FCA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Mutants Crossover</w:t>
      </w:r>
    </w:p>
    <w:p w14:paraId="3735702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popc=repmat(empty_individual,round(nc/2),2);</w:t>
      </w:r>
    </w:p>
    <w:p w14:paraId="181C3C7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mutantsc=cell(round(nc/2),2);</w:t>
      </w:r>
    </w:p>
    <w:p w14:paraId="0E48993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%P=exp(-beta*Values/worstValue);</w:t>
      </w:r>
    </w:p>
    <w:p w14:paraId="1229BF3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%P=P/sum(P);</w:t>
      </w:r>
    </w:p>
    <w:p w14:paraId="6699C00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%for k=1:round((mnPop-nElite)/2)</w:t>
      </w:r>
    </w:p>
    <w:p w14:paraId="3369A47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for k=1:(mnPop-nElite)/2</w:t>
      </w:r>
    </w:p>
    <w:p w14:paraId="76D738B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Mutants Crossover</w:t>
      </w:r>
    </w:p>
    <w:p w14:paraId="39A82D0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i1=TournamentSelection(pop,TournamentSize);</w:t>
      </w:r>
    </w:p>
    <w:p w14:paraId="03D56B1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i2=TournamentSelection(pop,TournamentSize);</w:t>
      </w:r>
    </w:p>
    <w:p w14:paraId="2D7A5EF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%i1=RouletteWheelSelection(P);</w:t>
      </w:r>
    </w:p>
    <w:p w14:paraId="4A9A357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%i2=RouletteWheelSelection(P);</w:t>
      </w:r>
    </w:p>
    <w:p w14:paraId="19023395" w14:textId="77777777" w:rsidR="00771E69" w:rsidRPr="00771E69" w:rsidRDefault="00771E69" w:rsidP="00771E69">
      <w:pPr>
        <w:spacing w:line="480" w:lineRule="auto"/>
        <w:jc w:val="both"/>
        <w:rPr>
          <w:rFonts w:asciiTheme="majorBidi" w:hAnsiTheme="majorBidi" w:cstheme="majorBidi"/>
          <w:sz w:val="24"/>
          <w:szCs w:val="24"/>
        </w:rPr>
      </w:pPr>
    </w:p>
    <w:p w14:paraId="04819FB1" w14:textId="77777777" w:rsidR="00771E69" w:rsidRPr="00771E69" w:rsidRDefault="00771E69" w:rsidP="00771E69">
      <w:pPr>
        <w:spacing w:line="480" w:lineRule="auto"/>
        <w:jc w:val="both"/>
        <w:rPr>
          <w:rFonts w:asciiTheme="majorBidi" w:hAnsiTheme="majorBidi" w:cstheme="majorBidi"/>
          <w:sz w:val="24"/>
          <w:szCs w:val="24"/>
        </w:rPr>
      </w:pPr>
    </w:p>
    <w:p w14:paraId="7BD8047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Select Mutant Parents</w:t>
      </w:r>
    </w:p>
    <w:p w14:paraId="293142A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p1=pop(i1);</w:t>
      </w:r>
    </w:p>
    <w:p w14:paraId="61D68AE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p2=pop(i2);</w:t>
      </w:r>
    </w:p>
    <w:p w14:paraId="7E9CC83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Perform Mutant Crossover</w:t>
      </w:r>
    </w:p>
    <w:p w14:paraId="5FBACF0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[popc(k,1).Position, popc(k,2).Position]=Crossover(p1.Position,p2.Position);</w:t>
      </w:r>
    </w:p>
    <w:p w14:paraId="1CA658E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%[popc(k,1).Position, popc(k,2).Position]=DoublePointCrossover(p1.Position,p2.Position);</w:t>
      </w:r>
    </w:p>
    <w:p w14:paraId="34AC6ED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Evaluate Mutant Offspring</w:t>
      </w:r>
    </w:p>
    <w:p w14:paraId="5624929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mutant1=popc(k,1).Position;%mutantsc{k,1};</w:t>
      </w:r>
    </w:p>
    <w:p w14:paraId="54192B1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mutant2=popc(k,2).Position;%mutantsc{k,2};</w:t>
      </w:r>
    </w:p>
    <w:p w14:paraId="6497B31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popc(k,1).Cost=CostFunction(fname,mutant1,tests);</w:t>
      </w:r>
    </w:p>
    <w:p w14:paraId="2ABED5C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popc(k,2).Cost=CostFunction(fname,mutant2,tests);</w:t>
      </w:r>
    </w:p>
    <w:p w14:paraId="761CB56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4668C08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popc=popc(:);</w:t>
      </w:r>
    </w:p>
    <w:p w14:paraId="3BAFFD00" w14:textId="77777777" w:rsidR="00771E69" w:rsidRPr="00771E69" w:rsidRDefault="00771E69" w:rsidP="00771E69">
      <w:pPr>
        <w:spacing w:line="480" w:lineRule="auto"/>
        <w:jc w:val="both"/>
        <w:rPr>
          <w:rFonts w:asciiTheme="majorBidi" w:hAnsiTheme="majorBidi" w:cstheme="majorBidi"/>
          <w:sz w:val="24"/>
          <w:szCs w:val="24"/>
        </w:rPr>
      </w:pPr>
    </w:p>
    <w:p w14:paraId="6989B4A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Mutants Mutation</w:t>
      </w:r>
    </w:p>
    <w:p w14:paraId="62E53C3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popm=repmat(empty_individual,nm,1);</w:t>
      </w:r>
    </w:p>
    <w:p w14:paraId="0F44155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for k=1:nm</w:t>
      </w:r>
    </w:p>
    <w:p w14:paraId="41F3CB7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Select Parent to mutate</w:t>
      </w:r>
    </w:p>
    <w:p w14:paraId="40D1E07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i=randi([1 mnPop]);</w:t>
      </w:r>
    </w:p>
    <w:p w14:paraId="4E9DD4B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p=pop(i);</w:t>
      </w:r>
    </w:p>
    <w:p w14:paraId="17F6E20D" w14:textId="77777777" w:rsidR="00771E69" w:rsidRPr="00771E69" w:rsidRDefault="00771E69" w:rsidP="00771E69">
      <w:pPr>
        <w:spacing w:line="480" w:lineRule="auto"/>
        <w:jc w:val="both"/>
        <w:rPr>
          <w:rFonts w:asciiTheme="majorBidi" w:hAnsiTheme="majorBidi" w:cstheme="majorBidi"/>
          <w:sz w:val="24"/>
          <w:szCs w:val="24"/>
        </w:rPr>
      </w:pPr>
    </w:p>
    <w:p w14:paraId="754AD79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Perform Mutant GA mutation</w:t>
      </w:r>
    </w:p>
    <w:p w14:paraId="533D0DD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popm(k).Position=Mutate(p.Position,mu);</w:t>
      </w:r>
    </w:p>
    <w:p w14:paraId="684929F4" w14:textId="77777777" w:rsidR="00771E69" w:rsidRPr="00771E69" w:rsidRDefault="00771E69" w:rsidP="00771E69">
      <w:pPr>
        <w:spacing w:line="480" w:lineRule="auto"/>
        <w:jc w:val="both"/>
        <w:rPr>
          <w:rFonts w:asciiTheme="majorBidi" w:hAnsiTheme="majorBidi" w:cstheme="majorBidi"/>
          <w:sz w:val="24"/>
          <w:szCs w:val="24"/>
        </w:rPr>
      </w:pPr>
    </w:p>
    <w:p w14:paraId="59DB539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%Evaluate Mutant Mutant</w:t>
      </w:r>
    </w:p>
    <w:p w14:paraId="4E230C3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popm(k).Cost=CostFunction(fname,popm(k).Position,tests);</w:t>
      </w:r>
    </w:p>
    <w:p w14:paraId="3199837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69541C27" w14:textId="77777777" w:rsidR="00771E69" w:rsidRPr="00771E69" w:rsidRDefault="00771E69" w:rsidP="00771E69">
      <w:pPr>
        <w:spacing w:line="480" w:lineRule="auto"/>
        <w:jc w:val="both"/>
        <w:rPr>
          <w:rFonts w:asciiTheme="majorBidi" w:hAnsiTheme="majorBidi" w:cstheme="majorBidi"/>
          <w:sz w:val="24"/>
          <w:szCs w:val="24"/>
        </w:rPr>
      </w:pPr>
    </w:p>
    <w:p w14:paraId="5AC8F46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Create Merged Population</w:t>
      </w:r>
    </w:p>
    <w:p w14:paraId="6A553DB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Elites=pop(1:nElite);</w:t>
      </w:r>
    </w:p>
    <w:p w14:paraId="632E03C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pop=[Elites</w:t>
      </w:r>
    </w:p>
    <w:p w14:paraId="7752CE4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popc</w:t>
      </w:r>
    </w:p>
    <w:p w14:paraId="3EBFE7A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popm];</w:t>
      </w:r>
    </w:p>
    <w:p w14:paraId="63271A08" w14:textId="77777777" w:rsidR="00771E69" w:rsidRPr="00771E69" w:rsidRDefault="00771E69" w:rsidP="00771E69">
      <w:pPr>
        <w:spacing w:line="480" w:lineRule="auto"/>
        <w:jc w:val="both"/>
        <w:rPr>
          <w:rFonts w:asciiTheme="majorBidi" w:hAnsiTheme="majorBidi" w:cstheme="majorBidi"/>
          <w:sz w:val="24"/>
          <w:szCs w:val="24"/>
        </w:rPr>
      </w:pPr>
    </w:p>
    <w:p w14:paraId="6E1E845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for i=1:length(pop)</w:t>
      </w:r>
    </w:p>
    <w:p w14:paraId="23C8CD5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mutant=pop(i).Position;</w:t>
      </w:r>
    </w:p>
    <w:p w14:paraId="697B19B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pop(i).Cost=CostFunction(fname,mutant,tests);</w:t>
      </w:r>
    </w:p>
    <w:p w14:paraId="32964C69" w14:textId="77777777" w:rsidR="00771E69" w:rsidRPr="00771E69" w:rsidRDefault="00771E69" w:rsidP="00771E69">
      <w:pPr>
        <w:spacing w:line="480" w:lineRule="auto"/>
        <w:jc w:val="both"/>
        <w:rPr>
          <w:rFonts w:asciiTheme="majorBidi" w:hAnsiTheme="majorBidi" w:cstheme="majorBidi"/>
          <w:sz w:val="24"/>
          <w:szCs w:val="24"/>
        </w:rPr>
      </w:pPr>
    </w:p>
    <w:p w14:paraId="4AFE243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12BF7A05" w14:textId="77777777" w:rsidR="00771E69" w:rsidRPr="00771E69" w:rsidRDefault="00771E69" w:rsidP="00771E69">
      <w:pPr>
        <w:spacing w:line="480" w:lineRule="auto"/>
        <w:jc w:val="both"/>
        <w:rPr>
          <w:rFonts w:asciiTheme="majorBidi" w:hAnsiTheme="majorBidi" w:cstheme="majorBidi"/>
          <w:sz w:val="24"/>
          <w:szCs w:val="24"/>
        </w:rPr>
      </w:pPr>
    </w:p>
    <w:p w14:paraId="56B8BBD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Sort evaluated mutants</w:t>
      </w:r>
    </w:p>
    <w:p w14:paraId="080B703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Costs=[pop.Cost];</w:t>
      </w:r>
    </w:p>
    <w:p w14:paraId="39DCB58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[Costs,sortOrder]=sort(Costs,'ascend');</w:t>
      </w:r>
    </w:p>
    <w:p w14:paraId="632D348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pop=pop(sortOrder);</w:t>
      </w:r>
    </w:p>
    <w:p w14:paraId="58448D6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Truncation</w:t>
      </w:r>
    </w:p>
    <w:p w14:paraId="58F2C13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pop=pop(1:mnPop);</w:t>
      </w:r>
    </w:p>
    <w:p w14:paraId="73EBA91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Costs=Costs(1:mnPop);</w:t>
      </w:r>
    </w:p>
    <w:p w14:paraId="32C36540" w14:textId="77777777" w:rsidR="00771E69" w:rsidRPr="00771E69" w:rsidRDefault="00771E69" w:rsidP="00771E69">
      <w:pPr>
        <w:spacing w:line="480" w:lineRule="auto"/>
        <w:jc w:val="both"/>
        <w:rPr>
          <w:rFonts w:asciiTheme="majorBidi" w:hAnsiTheme="majorBidi" w:cstheme="majorBidi"/>
          <w:sz w:val="24"/>
          <w:szCs w:val="24"/>
        </w:rPr>
      </w:pPr>
    </w:p>
    <w:p w14:paraId="0D10063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Tests Merging &amp; evaluation</w:t>
      </w:r>
    </w:p>
    <w:p w14:paraId="3ACB4E2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%popc_t=popc_t(:);</w:t>
      </w:r>
    </w:p>
    <w:p w14:paraId="24816C9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%tests=testsc(:);</w:t>
      </w:r>
    </w:p>
    <w:p w14:paraId="143052A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Elites_t = pop_t(1:nElite);</w:t>
      </w:r>
    </w:p>
    <w:p w14:paraId="1CDE6F3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pop_t=[Elites_t</w:t>
      </w:r>
    </w:p>
    <w:p w14:paraId="1C5D2F1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popc_t</w:t>
      </w:r>
    </w:p>
    <w:p w14:paraId="3DE4D30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popm_t]; % #ok</w:t>
      </w:r>
    </w:p>
    <w:p w14:paraId="0E80CAE7" w14:textId="77777777" w:rsidR="00771E69" w:rsidRPr="00771E69" w:rsidRDefault="00771E69" w:rsidP="00771E69">
      <w:pPr>
        <w:spacing w:line="480" w:lineRule="auto"/>
        <w:jc w:val="both"/>
        <w:rPr>
          <w:rFonts w:asciiTheme="majorBidi" w:hAnsiTheme="majorBidi" w:cstheme="majorBidi"/>
          <w:sz w:val="24"/>
          <w:szCs w:val="24"/>
        </w:rPr>
      </w:pPr>
    </w:p>
    <w:p w14:paraId="7DF4B01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testMatrix=zeros(mnPop,nPop);</w:t>
      </w:r>
    </w:p>
    <w:p w14:paraId="2F14810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%testMatrix = [];</w:t>
      </w:r>
    </w:p>
    <w:p w14:paraId="40A7C52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tVec=[];</w:t>
      </w:r>
    </w:p>
    <w:p w14:paraId="7F429B6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choiMat=zeros(5,4);</w:t>
      </w:r>
    </w:p>
    <w:p w14:paraId="395036B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t>
      </w:r>
    </w:p>
    <w:p w14:paraId="554F561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for i=1:length(pop_t)</w:t>
      </w:r>
    </w:p>
    <w:p w14:paraId="5FA724E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tcase=pop_t(i).Position;</w:t>
      </w:r>
    </w:p>
    <w:p w14:paraId="2A4046C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tpop_t(i).Position=pop_t(i).Position;</w:t>
      </w:r>
    </w:p>
    <w:p w14:paraId="7EE8205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%[pop_t(i).Cost,nkilled,tVec,chMat]=CostFunction_t(fname,mutants,tcase);</w:t>
      </w:r>
    </w:p>
    <w:p w14:paraId="2A2DF14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[~,nkilled,testMatrix(:,i),chMat]=CostFunction_t(fname,mutants,tcase);</w:t>
      </w:r>
    </w:p>
    <w:p w14:paraId="3F8E809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%[pop_t(i).Cost,nkilled,testMatrix(:,i),chMat]=CostFunction_t(fname,mutants,tcase);</w:t>
      </w:r>
    </w:p>
    <w:p w14:paraId="58E72EF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delayance=2*2;</w:t>
      </w:r>
    </w:p>
    <w:p w14:paraId="38018FF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delayance=delayance + squ(2);</w:t>
      </w:r>
    </w:p>
    <w:p w14:paraId="2EFD1FE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choiMat=choiMat + chMat;</w:t>
      </w:r>
    </w:p>
    <w:p w14:paraId="3FBE59C1" w14:textId="77777777" w:rsidR="00771E69" w:rsidRPr="00771E69" w:rsidRDefault="00771E69" w:rsidP="00771E69">
      <w:pPr>
        <w:spacing w:line="480" w:lineRule="auto"/>
        <w:jc w:val="both"/>
        <w:rPr>
          <w:rFonts w:asciiTheme="majorBidi" w:hAnsiTheme="majorBidi" w:cstheme="majorBidi"/>
          <w:sz w:val="24"/>
          <w:szCs w:val="24"/>
        </w:rPr>
      </w:pPr>
    </w:p>
    <w:p w14:paraId="048623B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tVec=[];</w:t>
      </w:r>
    </w:p>
    <w:p w14:paraId="2915252F" w14:textId="77777777" w:rsidR="00771E69" w:rsidRPr="00771E69" w:rsidRDefault="00771E69" w:rsidP="00771E69">
      <w:pPr>
        <w:spacing w:line="480" w:lineRule="auto"/>
        <w:jc w:val="both"/>
        <w:rPr>
          <w:rFonts w:asciiTheme="majorBidi" w:hAnsiTheme="majorBidi" w:cstheme="majorBidi"/>
          <w:sz w:val="24"/>
          <w:szCs w:val="24"/>
        </w:rPr>
      </w:pPr>
    </w:p>
    <w:p w14:paraId="2B403FA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5AD70A1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choiMat=choiMat/length(pop_t);</w:t>
      </w:r>
    </w:p>
    <w:p w14:paraId="06AAEA14" w14:textId="77777777" w:rsidR="00771E69" w:rsidRPr="00771E69" w:rsidRDefault="00771E69" w:rsidP="00771E69">
      <w:pPr>
        <w:spacing w:line="480" w:lineRule="auto"/>
        <w:jc w:val="both"/>
        <w:rPr>
          <w:rFonts w:asciiTheme="majorBidi" w:hAnsiTheme="majorBidi" w:cstheme="majorBidi"/>
          <w:sz w:val="24"/>
          <w:szCs w:val="24"/>
        </w:rPr>
      </w:pPr>
    </w:p>
    <w:p w14:paraId="65E2ACF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arithChoiProp=choiMat(:,2)./choiMat(:,1);</w:t>
      </w:r>
    </w:p>
    <w:p w14:paraId="4411BC2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relChoiProp=choiMat(:,4)./choiMat(:,3);</w:t>
      </w:r>
    </w:p>
    <w:p w14:paraId="776BB76C" w14:textId="77777777" w:rsidR="00771E69" w:rsidRPr="00771E69" w:rsidRDefault="00771E69" w:rsidP="00771E69">
      <w:pPr>
        <w:spacing w:line="480" w:lineRule="auto"/>
        <w:jc w:val="both"/>
        <w:rPr>
          <w:rFonts w:asciiTheme="majorBidi" w:hAnsiTheme="majorBidi" w:cstheme="majorBidi"/>
          <w:sz w:val="24"/>
          <w:szCs w:val="24"/>
        </w:rPr>
      </w:pPr>
    </w:p>
    <w:p w14:paraId="7A689E3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arithChProb = arithChoiProp/sum(arithChoiProp);</w:t>
      </w:r>
    </w:p>
    <w:p w14:paraId="1A8AD171" w14:textId="77777777" w:rsidR="00771E69" w:rsidRPr="00771E69" w:rsidRDefault="00771E69" w:rsidP="00771E69">
      <w:pPr>
        <w:spacing w:line="480" w:lineRule="auto"/>
        <w:jc w:val="both"/>
        <w:rPr>
          <w:rFonts w:asciiTheme="majorBidi" w:hAnsiTheme="majorBidi" w:cstheme="majorBidi"/>
          <w:sz w:val="24"/>
          <w:szCs w:val="24"/>
        </w:rPr>
      </w:pPr>
    </w:p>
    <w:p w14:paraId="5A91A2B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relChProb = relChoiProp/sum(relChoiProp);</w:t>
      </w:r>
    </w:p>
    <w:p w14:paraId="201BDE9C" w14:textId="77777777" w:rsidR="00771E69" w:rsidRPr="00771E69" w:rsidRDefault="00771E69" w:rsidP="00771E69">
      <w:pPr>
        <w:spacing w:line="480" w:lineRule="auto"/>
        <w:jc w:val="both"/>
        <w:rPr>
          <w:rFonts w:asciiTheme="majorBidi" w:hAnsiTheme="majorBidi" w:cstheme="majorBidi"/>
          <w:sz w:val="24"/>
          <w:szCs w:val="24"/>
        </w:rPr>
      </w:pPr>
    </w:p>
    <w:p w14:paraId="6837CCE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testMatrix = testMatrix(1:mnPop,1:nPop);</w:t>
      </w:r>
    </w:p>
    <w:p w14:paraId="3FBBB52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%chCumProb=zeros(5,2);</w:t>
      </w:r>
    </w:p>
    <w:p w14:paraId="1F212B6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t>
      </w:r>
    </w:p>
    <w:p w14:paraId="5689E108" w14:textId="77777777" w:rsidR="00771E69" w:rsidRPr="00771E69" w:rsidRDefault="00771E69" w:rsidP="00771E69">
      <w:pPr>
        <w:spacing w:line="480" w:lineRule="auto"/>
        <w:jc w:val="both"/>
        <w:rPr>
          <w:rFonts w:asciiTheme="majorBidi" w:hAnsiTheme="majorBidi" w:cstheme="majorBidi"/>
          <w:sz w:val="24"/>
          <w:szCs w:val="24"/>
        </w:rPr>
      </w:pPr>
    </w:p>
    <w:p w14:paraId="028AE3F9" w14:textId="77777777" w:rsidR="00771E69" w:rsidRPr="00771E69" w:rsidRDefault="00771E69" w:rsidP="00771E69">
      <w:pPr>
        <w:spacing w:line="480" w:lineRule="auto"/>
        <w:jc w:val="both"/>
        <w:rPr>
          <w:rFonts w:asciiTheme="majorBidi" w:hAnsiTheme="majorBidi" w:cstheme="majorBidi"/>
          <w:sz w:val="24"/>
          <w:szCs w:val="24"/>
        </w:rPr>
      </w:pPr>
    </w:p>
    <w:p w14:paraId="255888C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Evaluate the Test cases based on the test execution matrix</w:t>
      </w:r>
    </w:p>
    <w:p w14:paraId="5084BC9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fitness = testEval(testMatrix); </w:t>
      </w:r>
    </w:p>
    <w:p w14:paraId="0F43224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%for k=1:length(pop_t)</w:t>
      </w:r>
    </w:p>
    <w:p w14:paraId="1D87C81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for k=1:nPop</w:t>
      </w:r>
    </w:p>
    <w:p w14:paraId="7D13748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pop_t(k).Cost=fitness(k);</w:t>
      </w:r>
    </w:p>
    <w:p w14:paraId="6E69D03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6C655C97" w14:textId="77777777" w:rsidR="00771E69" w:rsidRPr="00771E69" w:rsidRDefault="00771E69" w:rsidP="00771E69">
      <w:pPr>
        <w:spacing w:line="480" w:lineRule="auto"/>
        <w:jc w:val="both"/>
        <w:rPr>
          <w:rFonts w:asciiTheme="majorBidi" w:hAnsiTheme="majorBidi" w:cstheme="majorBidi"/>
          <w:sz w:val="24"/>
          <w:szCs w:val="24"/>
        </w:rPr>
      </w:pPr>
    </w:p>
    <w:p w14:paraId="079DF6E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Sort evaluated tests</w:t>
      </w:r>
    </w:p>
    <w:p w14:paraId="5214F07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Costs_t=[pop_t.Cost];</w:t>
      </w:r>
    </w:p>
    <w:p w14:paraId="085A50E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[Costs_t, SortOrder]=sort(Costs_t, 'descend');</w:t>
      </w:r>
    </w:p>
    <w:p w14:paraId="0BDDE2C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pop_t=pop_t(SortOrder);</w:t>
      </w:r>
    </w:p>
    <w:p w14:paraId="5A514BE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Truncation</w:t>
      </w:r>
    </w:p>
    <w:p w14:paraId="7BDA8AF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pop_t=pop_t(1:nPop);</w:t>
      </w:r>
    </w:p>
    <w:p w14:paraId="0A1193E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Costs_t=Costs_t(1:nPop);</w:t>
      </w:r>
    </w:p>
    <w:p w14:paraId="5F63AFB3" w14:textId="77777777" w:rsidR="00771E69" w:rsidRPr="00771E69" w:rsidRDefault="00771E69" w:rsidP="00771E69">
      <w:pPr>
        <w:spacing w:line="480" w:lineRule="auto"/>
        <w:jc w:val="both"/>
        <w:rPr>
          <w:rFonts w:asciiTheme="majorBidi" w:hAnsiTheme="majorBidi" w:cstheme="majorBidi"/>
          <w:sz w:val="24"/>
          <w:szCs w:val="24"/>
        </w:rPr>
      </w:pPr>
    </w:p>
    <w:p w14:paraId="0E585B5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%Store Test Best Solution</w:t>
      </w:r>
    </w:p>
    <w:p w14:paraId="6EB5E9D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BestSol_t=pop_t(1);</w:t>
      </w:r>
    </w:p>
    <w:p w14:paraId="53D9660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Elites_t = pop_t(1:nElite);</w:t>
      </w:r>
    </w:p>
    <w:p w14:paraId="562CE55A" w14:textId="77777777" w:rsidR="00771E69" w:rsidRPr="00771E69" w:rsidRDefault="00771E69" w:rsidP="00771E69">
      <w:pPr>
        <w:spacing w:line="480" w:lineRule="auto"/>
        <w:jc w:val="both"/>
        <w:rPr>
          <w:rFonts w:asciiTheme="majorBidi" w:hAnsiTheme="majorBidi" w:cstheme="majorBidi"/>
          <w:sz w:val="24"/>
          <w:szCs w:val="24"/>
        </w:rPr>
      </w:pPr>
    </w:p>
    <w:p w14:paraId="1367855D" w14:textId="77777777" w:rsidR="00771E69" w:rsidRPr="00771E69" w:rsidRDefault="00771E69" w:rsidP="00771E69">
      <w:pPr>
        <w:spacing w:line="480" w:lineRule="auto"/>
        <w:jc w:val="both"/>
        <w:rPr>
          <w:rFonts w:asciiTheme="majorBidi" w:hAnsiTheme="majorBidi" w:cstheme="majorBidi"/>
          <w:sz w:val="24"/>
          <w:szCs w:val="24"/>
        </w:rPr>
      </w:pPr>
    </w:p>
    <w:p w14:paraId="0574083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w:t>
      </w:r>
    </w:p>
    <w:p w14:paraId="4F6B1D9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Compute the number of mutant sample for each mutation operator</w:t>
      </w:r>
    </w:p>
    <w:p w14:paraId="5B5BD36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for i=1:mnPop</w:t>
      </w:r>
    </w:p>
    <w:p w14:paraId="6CC9AED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mutchr=pop(i).Position;</w:t>
      </w:r>
    </w:p>
    <w:p w14:paraId="1045768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if mutchr(1)==0</w:t>
      </w:r>
    </w:p>
    <w:p w14:paraId="53E1D03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nMutSamp(1) = nMutSamp(1) + 1;</w:t>
      </w:r>
    </w:p>
    <w:p w14:paraId="18FDDBB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else</w:t>
      </w:r>
    </w:p>
    <w:p w14:paraId="5DE3FB5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nMutSamp(2) = nMutSamp(2) + 1;</w:t>
      </w:r>
    </w:p>
    <w:p w14:paraId="0E2E00F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15E8AF3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1A96D1DC" w14:textId="77777777" w:rsidR="00771E69" w:rsidRPr="00771E69" w:rsidRDefault="00771E69" w:rsidP="00771E69">
      <w:pPr>
        <w:spacing w:line="480" w:lineRule="auto"/>
        <w:jc w:val="both"/>
        <w:rPr>
          <w:rFonts w:asciiTheme="majorBidi" w:hAnsiTheme="majorBidi" w:cstheme="majorBidi"/>
          <w:sz w:val="24"/>
          <w:szCs w:val="24"/>
        </w:rPr>
      </w:pPr>
    </w:p>
    <w:p w14:paraId="26FDA89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Update the probabilities of the mutation operators</w:t>
      </w:r>
    </w:p>
    <w:p w14:paraId="6C3936C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for i=1:size(opVal,1) % For each row of opVal</w:t>
      </w:r>
    </w:p>
    <w:p w14:paraId="69F7DB5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incr = 2*((nMutSamp(i) - nkilled(i))/nMutSamp(i))-1;</w:t>
      </w:r>
    </w:p>
    <w:p w14:paraId="64A6917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if(i==1)</w:t>
      </w:r>
    </w:p>
    <w:p w14:paraId="65275B8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opVal{i,2} = opVal{i,2} + (incr/(mnPop*MaxIt));</w:t>
      </w:r>
    </w:p>
    <w:p w14:paraId="31EFD11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%opVal{i+1,3} = opVal{i,3} - (incr/(mnPop*MaxIt));</w:t>
      </w:r>
    </w:p>
    <w:p w14:paraId="58363BC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else</w:t>
      </w:r>
    </w:p>
    <w:p w14:paraId="339FE68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w:t>
      </w:r>
    </w:p>
    <w:p w14:paraId="185BD3D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end</w:t>
      </w:r>
    </w:p>
    <w:p w14:paraId="15D9955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w:t>
      </w:r>
    </w:p>
    <w:p w14:paraId="574264E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increments(MaxIt,i)=incr/(mnPop*MaxIt);</w:t>
      </w:r>
    </w:p>
    <w:p w14:paraId="29268E6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4732932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prob(it,1) = opVal{1,2};</w:t>
      </w:r>
    </w:p>
    <w:p w14:paraId="7A44622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prob(it,2) = opVal{2,2};</w:t>
      </w:r>
    </w:p>
    <w:p w14:paraId="2C75B52E" w14:textId="77777777" w:rsidR="00771E69" w:rsidRPr="00771E69" w:rsidRDefault="00771E69" w:rsidP="00771E69">
      <w:pPr>
        <w:spacing w:line="480" w:lineRule="auto"/>
        <w:jc w:val="both"/>
        <w:rPr>
          <w:rFonts w:asciiTheme="majorBidi" w:hAnsiTheme="majorBidi" w:cstheme="majorBidi"/>
          <w:sz w:val="24"/>
          <w:szCs w:val="24"/>
        </w:rPr>
      </w:pPr>
    </w:p>
    <w:p w14:paraId="3AB45EE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Update the probabilities of the line numbers</w:t>
      </w:r>
    </w:p>
    <w:p w14:paraId="34A8CE4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t>
      </w:r>
    </w:p>
    <w:p w14:paraId="4AFE734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w:t>
      </w:r>
    </w:p>
    <w:p w14:paraId="1E9848F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Store Mutant Best Solution</w:t>
      </w:r>
    </w:p>
    <w:p w14:paraId="53335EE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%BestSol=pop(1);</w:t>
      </w:r>
    </w:p>
    <w:p w14:paraId="74CDA354" w14:textId="77777777" w:rsidR="00771E69" w:rsidRPr="00771E69" w:rsidRDefault="00771E69" w:rsidP="00771E69">
      <w:pPr>
        <w:spacing w:line="480" w:lineRule="auto"/>
        <w:jc w:val="both"/>
        <w:rPr>
          <w:rFonts w:asciiTheme="majorBidi" w:hAnsiTheme="majorBidi" w:cstheme="majorBidi"/>
          <w:sz w:val="24"/>
          <w:szCs w:val="24"/>
        </w:rPr>
      </w:pPr>
    </w:p>
    <w:p w14:paraId="0FFFC9AD" w14:textId="77777777" w:rsidR="00771E69" w:rsidRPr="00771E69" w:rsidRDefault="00771E69" w:rsidP="00771E69">
      <w:pPr>
        <w:spacing w:line="480" w:lineRule="auto"/>
        <w:jc w:val="both"/>
        <w:rPr>
          <w:rFonts w:asciiTheme="majorBidi" w:hAnsiTheme="majorBidi" w:cstheme="majorBidi"/>
          <w:sz w:val="24"/>
          <w:szCs w:val="24"/>
        </w:rPr>
      </w:pPr>
    </w:p>
    <w:p w14:paraId="62E8A49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for i=1:length(pop_t)</w:t>
      </w:r>
    </w:p>
    <w:p w14:paraId="11FE741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tests{i}=pop_t(i).Position; </w:t>
      </w:r>
    </w:p>
    <w:p w14:paraId="69B97F2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0C4F2C32" w14:textId="77777777" w:rsidR="00771E69" w:rsidRPr="00771E69" w:rsidRDefault="00771E69" w:rsidP="00771E69">
      <w:pPr>
        <w:spacing w:line="480" w:lineRule="auto"/>
        <w:jc w:val="both"/>
        <w:rPr>
          <w:rFonts w:asciiTheme="majorBidi" w:hAnsiTheme="majorBidi" w:cstheme="majorBidi"/>
          <w:sz w:val="24"/>
          <w:szCs w:val="24"/>
        </w:rPr>
      </w:pPr>
    </w:p>
    <w:p w14:paraId="545F42C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if(bc_t&lt;pop_t(1).Cost)</w:t>
      </w:r>
    </w:p>
    <w:p w14:paraId="659159C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%bc_t=BestSol_t.Cost;</w:t>
      </w:r>
    </w:p>
    <w:p w14:paraId="142E1BC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bc_t=pop_t(1).Cost;</w:t>
      </w:r>
    </w:p>
    <w:p w14:paraId="47ED98F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0112CBA6" w14:textId="77777777" w:rsidR="00771E69" w:rsidRPr="00771E69" w:rsidRDefault="00771E69" w:rsidP="00771E69">
      <w:pPr>
        <w:spacing w:line="480" w:lineRule="auto"/>
        <w:jc w:val="both"/>
        <w:rPr>
          <w:rFonts w:asciiTheme="majorBidi" w:hAnsiTheme="majorBidi" w:cstheme="majorBidi"/>
          <w:sz w:val="24"/>
          <w:szCs w:val="24"/>
        </w:rPr>
      </w:pPr>
    </w:p>
    <w:p w14:paraId="491B597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Store Best Cost Ever Found</w:t>
      </w:r>
    </w:p>
    <w:p w14:paraId="394368D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BestCost_t(it)=bc_t;</w:t>
      </w:r>
    </w:p>
    <w:p w14:paraId="6A190FA3" w14:textId="77777777" w:rsidR="00771E69" w:rsidRPr="00771E69" w:rsidRDefault="00771E69" w:rsidP="00771E69">
      <w:pPr>
        <w:spacing w:line="480" w:lineRule="auto"/>
        <w:jc w:val="both"/>
        <w:rPr>
          <w:rFonts w:asciiTheme="majorBidi" w:hAnsiTheme="majorBidi" w:cstheme="majorBidi"/>
          <w:sz w:val="24"/>
          <w:szCs w:val="24"/>
        </w:rPr>
      </w:pPr>
    </w:p>
    <w:p w14:paraId="5E79C7C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disp(['Iteration ' num2str(it) ': Best Test Value = ' num2str(BestCost_t(it))]);</w:t>
      </w:r>
    </w:p>
    <w:p w14:paraId="00F18518" w14:textId="77777777" w:rsidR="00771E69" w:rsidRPr="00771E69" w:rsidRDefault="00771E69" w:rsidP="00771E69">
      <w:pPr>
        <w:spacing w:line="480" w:lineRule="auto"/>
        <w:jc w:val="both"/>
        <w:rPr>
          <w:rFonts w:asciiTheme="majorBidi" w:hAnsiTheme="majorBidi" w:cstheme="majorBidi"/>
          <w:sz w:val="24"/>
          <w:szCs w:val="24"/>
        </w:rPr>
      </w:pPr>
    </w:p>
    <w:p w14:paraId="4C8BA9DB" w14:textId="77777777" w:rsidR="00771E69" w:rsidRPr="00771E69" w:rsidRDefault="00771E69" w:rsidP="00771E69">
      <w:pPr>
        <w:spacing w:line="480" w:lineRule="auto"/>
        <w:jc w:val="both"/>
        <w:rPr>
          <w:rFonts w:asciiTheme="majorBidi" w:hAnsiTheme="majorBidi" w:cstheme="majorBidi"/>
          <w:sz w:val="24"/>
          <w:szCs w:val="24"/>
        </w:rPr>
      </w:pPr>
    </w:p>
    <w:p w14:paraId="250022F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BestSol=pop(1);</w:t>
      </w:r>
    </w:p>
    <w:p w14:paraId="114AD61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if(bc &gt;= pop(1).Cost)</w:t>
      </w:r>
    </w:p>
    <w:p w14:paraId="7F051C0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bc = pop(1).Cost;</w:t>
      </w:r>
    </w:p>
    <w:p w14:paraId="0212392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10274E95" w14:textId="77777777" w:rsidR="00771E69" w:rsidRPr="00771E69" w:rsidRDefault="00771E69" w:rsidP="00771E69">
      <w:pPr>
        <w:spacing w:line="480" w:lineRule="auto"/>
        <w:jc w:val="both"/>
        <w:rPr>
          <w:rFonts w:asciiTheme="majorBidi" w:hAnsiTheme="majorBidi" w:cstheme="majorBidi"/>
          <w:sz w:val="24"/>
          <w:szCs w:val="24"/>
        </w:rPr>
      </w:pPr>
    </w:p>
    <w:p w14:paraId="4EFE738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Store Best Cost Ever Found</w:t>
      </w:r>
    </w:p>
    <w:p w14:paraId="12A4261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BestCost(it)=bc;</w:t>
      </w:r>
    </w:p>
    <w:p w14:paraId="3E5624D6" w14:textId="77777777" w:rsidR="00771E69" w:rsidRPr="00771E69" w:rsidRDefault="00771E69" w:rsidP="00771E69">
      <w:pPr>
        <w:spacing w:line="480" w:lineRule="auto"/>
        <w:jc w:val="both"/>
        <w:rPr>
          <w:rFonts w:asciiTheme="majorBidi" w:hAnsiTheme="majorBidi" w:cstheme="majorBidi"/>
          <w:sz w:val="24"/>
          <w:szCs w:val="24"/>
        </w:rPr>
      </w:pPr>
    </w:p>
    <w:p w14:paraId="09CFEF7A" w14:textId="77777777" w:rsidR="00771E69" w:rsidRPr="00771E69" w:rsidRDefault="00771E69" w:rsidP="00771E69">
      <w:pPr>
        <w:spacing w:line="480" w:lineRule="auto"/>
        <w:jc w:val="both"/>
        <w:rPr>
          <w:rFonts w:asciiTheme="majorBidi" w:hAnsiTheme="majorBidi" w:cstheme="majorBidi"/>
          <w:sz w:val="24"/>
          <w:szCs w:val="24"/>
        </w:rPr>
      </w:pPr>
    </w:p>
    <w:p w14:paraId="0922C49C" w14:textId="77777777" w:rsidR="00771E69" w:rsidRPr="00771E69" w:rsidRDefault="00771E69" w:rsidP="00771E69">
      <w:pPr>
        <w:spacing w:line="480" w:lineRule="auto"/>
        <w:jc w:val="both"/>
        <w:rPr>
          <w:rFonts w:asciiTheme="majorBidi" w:hAnsiTheme="majorBidi" w:cstheme="majorBidi"/>
          <w:sz w:val="24"/>
          <w:szCs w:val="24"/>
        </w:rPr>
      </w:pPr>
    </w:p>
    <w:p w14:paraId="15DD4B5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disp(['Iteration ' num2str(it) ': Best Mutant Cost = ' num2str(BestCost(it))]);</w:t>
      </w:r>
    </w:p>
    <w:p w14:paraId="65A145E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%disp(['Iteration ' num2str(it) ': Number of Mutants = ' num2str(length(pop))]);</w:t>
      </w:r>
    </w:p>
    <w:p w14:paraId="77040A01" w14:textId="77777777" w:rsidR="00771E69" w:rsidRPr="00771E69" w:rsidRDefault="00771E69" w:rsidP="00771E69">
      <w:pPr>
        <w:spacing w:line="480" w:lineRule="auto"/>
        <w:jc w:val="both"/>
        <w:rPr>
          <w:rFonts w:asciiTheme="majorBidi" w:hAnsiTheme="majorBidi" w:cstheme="majorBidi"/>
          <w:sz w:val="24"/>
          <w:szCs w:val="24"/>
        </w:rPr>
      </w:pPr>
    </w:p>
    <w:p w14:paraId="7100CD0F" w14:textId="77777777" w:rsidR="00771E69" w:rsidRPr="00771E69" w:rsidRDefault="00771E69" w:rsidP="00771E69">
      <w:pPr>
        <w:spacing w:line="480" w:lineRule="auto"/>
        <w:jc w:val="both"/>
        <w:rPr>
          <w:rFonts w:asciiTheme="majorBidi" w:hAnsiTheme="majorBidi" w:cstheme="majorBidi"/>
          <w:sz w:val="24"/>
          <w:szCs w:val="24"/>
        </w:rPr>
      </w:pPr>
    </w:p>
    <w:p w14:paraId="46C7ACA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Evaluate and collect the unkilled mutants</w:t>
      </w:r>
    </w:p>
    <w:p w14:paraId="7537C51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t>
      </w:r>
    </w:p>
    <w:p w14:paraId="7791845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mutKillMatrix = any(testMatrix,2); % A column VECTOR to show if a mutant is killed or not</w:t>
      </w:r>
    </w:p>
    <w:p w14:paraId="248F987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killedMut = find(mutKillMatrix==1);</w:t>
      </w:r>
    </w:p>
    <w:p w14:paraId="33D8B50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unkilledMut=find(mutKillMatrix==0);</w:t>
      </w:r>
    </w:p>
    <w:p w14:paraId="1BA5459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num_unkill=sum(mutKillMatrix==0);</w:t>
      </w:r>
    </w:p>
    <w:p w14:paraId="2E6BF50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num_kill=sum(mutKillMatrix==1);</w:t>
      </w:r>
    </w:p>
    <w:p w14:paraId="7EA4878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numKilled(it)=num_kill;</w:t>
      </w:r>
    </w:p>
    <w:p w14:paraId="08EF37E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pp.Position=[]; pp.Value=[];</w:t>
      </w:r>
    </w:p>
    <w:p w14:paraId="5C40833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unkill=repmat(pp,num_unkill,1);</w:t>
      </w:r>
    </w:p>
    <w:p w14:paraId="31F7B1B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t>
      </w:r>
    </w:p>
    <w:p w14:paraId="0668E12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List of total generated unique mutants</w:t>
      </w:r>
    </w:p>
    <w:p w14:paraId="0091F60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kount=0;</w:t>
      </w:r>
    </w:p>
    <w:p w14:paraId="7A97224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for i=1:mnPop</w:t>
      </w:r>
    </w:p>
    <w:p w14:paraId="130A2A0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kk=convertMut(pop(i).Position);</w:t>
      </w:r>
    </w:p>
    <w:p w14:paraId="07FB0AB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if(isempty(find([listOfGenMutants]==kk,1)))</w:t>
      </w:r>
    </w:p>
    <w:p w14:paraId="44D6BC7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%if(~ismember(kk,listOfGenMutants))</w:t>
      </w:r>
    </w:p>
    <w:p w14:paraId="7D09CF1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listOfGenMutants(end+1)=kk;</w:t>
      </w:r>
    </w:p>
    <w:p w14:paraId="7C5B853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kount = kount +1;</w:t>
      </w:r>
    </w:p>
    <w:p w14:paraId="5E128E9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08F4D0D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32FD3C8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numOfUniqMut(it)=kount;</w:t>
      </w:r>
    </w:p>
    <w:p w14:paraId="3807A7C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totalKilledMutants = totalKilledMutants + kount;</w:t>
      </w:r>
    </w:p>
    <w:p w14:paraId="18BCB25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tgm(it)=totalKilledMutants;</w:t>
      </w:r>
    </w:p>
    <w:p w14:paraId="1A11C7A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t>
      </w:r>
    </w:p>
    <w:p w14:paraId="3724758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t>
      </w:r>
    </w:p>
    <w:p w14:paraId="0CBCC60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kounter=0;</w:t>
      </w:r>
    </w:p>
    <w:p w14:paraId="4105F78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for i=1:length(killedMut)</w:t>
      </w:r>
    </w:p>
    <w:p w14:paraId="1CF5A89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ind=killedMut(i);</w:t>
      </w:r>
    </w:p>
    <w:p w14:paraId="1752A68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jj=convertMut(pop(ind).Position);</w:t>
      </w:r>
    </w:p>
    <w:p w14:paraId="58CBE09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if(isempty(find([listOfKilled]==jj,1)))</w:t>
      </w:r>
    </w:p>
    <w:p w14:paraId="2074B0C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%if(~ismember(kk,listOfKilled))</w:t>
      </w:r>
    </w:p>
    <w:p w14:paraId="37AE1ED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listOfKilled(end+1)=jj;</w:t>
      </w:r>
    </w:p>
    <w:p w14:paraId="2DE26E4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kounter = kounter +1;</w:t>
      </w:r>
    </w:p>
    <w:p w14:paraId="62ACA46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142B053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5174D37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killedMutants(it)=length(listOfKilled);</w:t>
      </w:r>
    </w:p>
    <w:p w14:paraId="09E27CE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t>
      </w:r>
    </w:p>
    <w:p w14:paraId="50DEE55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Find the proportion</w:t>
      </w:r>
    </w:p>
    <w:p w14:paraId="121012C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prop(it) = killedMutants(it)/tgm(it)*100;</w:t>
      </w:r>
    </w:p>
    <w:p w14:paraId="0DACC7D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t>
      </w:r>
    </w:p>
    <w:p w14:paraId="387B466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for i=1:num_unkill</w:t>
      </w:r>
    </w:p>
    <w:p w14:paraId="6C48488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j=unkilledMut(i);</w:t>
      </w:r>
    </w:p>
    <w:p w14:paraId="2C12AFC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unkill(i).Position=pop(j).Position;</w:t>
      </w:r>
    </w:p>
    <w:p w14:paraId="63EECF4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unkill(i).Value=convertMut(pop(j).Position);</w:t>
      </w:r>
    </w:p>
    <w:p w14:paraId="5B93543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t>
      </w:r>
    </w:p>
    <w:p w14:paraId="3E120E3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55B7CD6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rem_Mut=mnPop-num_unkill; % Number of remaining mutants to complete the set of mutants.</w:t>
      </w:r>
    </w:p>
    <w:p w14:paraId="074F296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Store killed mutants</w:t>
      </w:r>
    </w:p>
    <w:p w14:paraId="02F4377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for k=1:nPop</w:t>
      </w:r>
    </w:p>
    <w:p w14:paraId="6E00FBB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converted = convertMut(pop(k).Position);</w:t>
      </w:r>
    </w:p>
    <w:p w14:paraId="36C6794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killed = 0;</w:t>
      </w:r>
    </w:p>
    <w:p w14:paraId="772652E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end</w:t>
      </w:r>
    </w:p>
    <w:p w14:paraId="1447732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t>
      </w:r>
    </w:p>
    <w:p w14:paraId="1418CC1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for i=1:num_unkill</w:t>
      </w:r>
    </w:p>
    <w:p w14:paraId="1659BDE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tpop(i).Position=unkill(i).Position;</w:t>
      </w:r>
    </w:p>
    <w:p w14:paraId="0BD65DC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39D914A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t>
      </w:r>
    </w:p>
    <w:p w14:paraId="57FA37B0" w14:textId="77777777" w:rsidR="00771E69" w:rsidRPr="00771E69" w:rsidRDefault="00771E69" w:rsidP="00771E69">
      <w:pPr>
        <w:spacing w:line="480" w:lineRule="auto"/>
        <w:jc w:val="both"/>
        <w:rPr>
          <w:rFonts w:asciiTheme="majorBidi" w:hAnsiTheme="majorBidi" w:cstheme="majorBidi"/>
          <w:sz w:val="24"/>
          <w:szCs w:val="24"/>
        </w:rPr>
      </w:pPr>
    </w:p>
    <w:p w14:paraId="35373FCB" w14:textId="77777777" w:rsidR="00771E69" w:rsidRPr="00771E69" w:rsidRDefault="00771E69" w:rsidP="00771E69">
      <w:pPr>
        <w:spacing w:line="480" w:lineRule="auto"/>
        <w:jc w:val="both"/>
        <w:rPr>
          <w:rFonts w:asciiTheme="majorBidi" w:hAnsiTheme="majorBidi" w:cstheme="majorBidi"/>
          <w:sz w:val="24"/>
          <w:szCs w:val="24"/>
        </w:rPr>
      </w:pPr>
    </w:p>
    <w:p w14:paraId="239714F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normProb(it,1)=prob(it,1)/sum(prob(it,:));</w:t>
      </w:r>
    </w:p>
    <w:p w14:paraId="760BB60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normProb(it,2)=prob(it,2)/sum(prob(it,:));</w:t>
      </w:r>
    </w:p>
    <w:p w14:paraId="3A53C94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sort the content of normProb</w:t>
      </w:r>
    </w:p>
    <w:p w14:paraId="3B5E217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[normProb_it, op_ind]= sort(normProb(it,:),'ascend');</w:t>
      </w:r>
    </w:p>
    <w:p w14:paraId="2537405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if op_ind = [ 2 1] then the first operator is the ROR while the first one</w:t>
      </w:r>
    </w:p>
    <w:p w14:paraId="53ACA04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is AOR</w:t>
      </w:r>
    </w:p>
    <w:p w14:paraId="208D86A2" w14:textId="77777777" w:rsidR="00771E69" w:rsidRPr="00771E69" w:rsidRDefault="00771E69" w:rsidP="00771E69">
      <w:pPr>
        <w:spacing w:line="480" w:lineRule="auto"/>
        <w:jc w:val="both"/>
        <w:rPr>
          <w:rFonts w:asciiTheme="majorBidi" w:hAnsiTheme="majorBidi" w:cstheme="majorBidi"/>
          <w:sz w:val="24"/>
          <w:szCs w:val="24"/>
        </w:rPr>
      </w:pPr>
    </w:p>
    <w:p w14:paraId="7072A939" w14:textId="77777777" w:rsidR="00771E69" w:rsidRPr="00771E69" w:rsidRDefault="00771E69" w:rsidP="00771E69">
      <w:pPr>
        <w:spacing w:line="480" w:lineRule="auto"/>
        <w:jc w:val="both"/>
        <w:rPr>
          <w:rFonts w:asciiTheme="majorBidi" w:hAnsiTheme="majorBidi" w:cstheme="majorBidi"/>
          <w:sz w:val="24"/>
          <w:szCs w:val="24"/>
        </w:rPr>
      </w:pPr>
    </w:p>
    <w:p w14:paraId="79D2EEA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Generate new mutant populations</w:t>
      </w:r>
    </w:p>
    <w:p w14:paraId="2C19B1A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mutNo=rem_Mut+1;</w:t>
      </w:r>
    </w:p>
    <w:p w14:paraId="70C1A77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while (mutNo&lt;=mnPop)</w:t>
      </w:r>
    </w:p>
    <w:p w14:paraId="5043535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oprandi = rand;</w:t>
      </w:r>
    </w:p>
    <w:p w14:paraId="41E1A81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chrandi = rand;</w:t>
      </w:r>
    </w:p>
    <w:p w14:paraId="08FA78F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opscore=normProb(it,:);</w:t>
      </w:r>
    </w:p>
    <w:p w14:paraId="0C00345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t>
      </w:r>
    </w:p>
    <w:p w14:paraId="7EE4AA7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%[opscore,op_ind]=sort(opscore);</w:t>
      </w:r>
    </w:p>
    <w:p w14:paraId="256BC42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t>
      </w:r>
    </w:p>
    <w:p w14:paraId="32503BC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chscore=0; % Check later</w:t>
      </w:r>
    </w:p>
    <w:p w14:paraId="4B11D23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if(op_ind(1)==1)</w:t>
      </w:r>
    </w:p>
    <w:p w14:paraId="05BAD6D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oplist=ArithMutStmt(fname);</w:t>
      </w:r>
    </w:p>
    <w:p w14:paraId="6BD17CF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if oprandi &lt;= opscore(op_ind(1))</w:t>
      </w:r>
    </w:p>
    <w:p w14:paraId="5EB37DF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tpop(mutNo).Position=[0 randi([0 1],[1 num+2])];</w:t>
      </w:r>
    </w:p>
    <w:p w14:paraId="26F4918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else</w:t>
      </w:r>
    </w:p>
    <w:p w14:paraId="0F7E9F6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tpop(mutNo).Position=[1 randi([0 1],[1 num+2])];</w:t>
      </w:r>
    </w:p>
    <w:p w14:paraId="07B5622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5483F73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else</w:t>
      </w:r>
    </w:p>
    <w:p w14:paraId="65AFF2E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if oprandi &lt;= opscore(op_ind(1))</w:t>
      </w:r>
    </w:p>
    <w:p w14:paraId="2A05DC9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tpop(i).Position=[1 randi([0 1],[1 num+2])];</w:t>
      </w:r>
    </w:p>
    <w:p w14:paraId="3DED26F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else</w:t>
      </w:r>
    </w:p>
    <w:p w14:paraId="4DFC807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tpop(i).Position=[0 randi([0 1],[1 num+2])];</w:t>
      </w:r>
    </w:p>
    <w:p w14:paraId="6AD9FC1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47A8356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1B14810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mutNo = mutNo + 1;</w:t>
      </w:r>
    </w:p>
    <w:p w14:paraId="7CA6217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0C5E8FC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w:t>
      </w:r>
    </w:p>
    <w:p w14:paraId="22BD712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for i=1:length(tpop)</w:t>
      </w:r>
    </w:p>
    <w:p w14:paraId="58AB763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mutants{i} = tpop(i).Position;</w:t>
      </w:r>
    </w:p>
    <w:p w14:paraId="44E2A53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end</w:t>
      </w:r>
    </w:p>
    <w:p w14:paraId="45E8561E" w14:textId="77777777" w:rsidR="00771E69" w:rsidRPr="00771E69" w:rsidRDefault="00771E69" w:rsidP="00771E69">
      <w:pPr>
        <w:spacing w:line="480" w:lineRule="auto"/>
        <w:jc w:val="both"/>
        <w:rPr>
          <w:rFonts w:asciiTheme="majorBidi" w:hAnsiTheme="majorBidi" w:cstheme="majorBidi"/>
          <w:sz w:val="24"/>
          <w:szCs w:val="24"/>
        </w:rPr>
      </w:pPr>
    </w:p>
    <w:p w14:paraId="7D3C8666" w14:textId="77777777" w:rsidR="00771E69" w:rsidRPr="00771E69" w:rsidRDefault="00771E69" w:rsidP="00771E69">
      <w:pPr>
        <w:spacing w:line="480" w:lineRule="auto"/>
        <w:jc w:val="both"/>
        <w:rPr>
          <w:rFonts w:asciiTheme="majorBidi" w:hAnsiTheme="majorBidi" w:cstheme="majorBidi"/>
          <w:sz w:val="24"/>
          <w:szCs w:val="24"/>
        </w:rPr>
      </w:pPr>
    </w:p>
    <w:p w14:paraId="15FCFE87" w14:textId="77777777" w:rsidR="00771E69" w:rsidRPr="00771E69" w:rsidRDefault="00771E69" w:rsidP="00771E69">
      <w:pPr>
        <w:spacing w:line="480" w:lineRule="auto"/>
        <w:jc w:val="both"/>
        <w:rPr>
          <w:rFonts w:asciiTheme="majorBidi" w:hAnsiTheme="majorBidi" w:cstheme="majorBidi"/>
          <w:sz w:val="24"/>
          <w:szCs w:val="24"/>
        </w:rPr>
      </w:pPr>
    </w:p>
    <w:p w14:paraId="25BD441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end</w:t>
      </w:r>
    </w:p>
    <w:p w14:paraId="68EA891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prop = killedMutants./tgm;</w:t>
      </w:r>
    </w:p>
    <w:p w14:paraId="089A039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testMat=randi([0 1],30,30);</w:t>
      </w:r>
    </w:p>
    <w:p w14:paraId="1787546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mutscore=min(prop);</w:t>
      </w:r>
    </w:p>
    <w:p w14:paraId="3DBCAF0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Normalize probabilities</w:t>
      </w:r>
    </w:p>
    <w:p w14:paraId="0A939CA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%normProb=zeros(2,1);</w:t>
      </w:r>
    </w:p>
    <w:p w14:paraId="5BEE595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%normProb(1)=prob(end,1)/sum(prob(end,:));</w:t>
      </w:r>
    </w:p>
    <w:p w14:paraId="61E7075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%normProb(2)=prob(end,2)/sum(prob(end,:));</w:t>
      </w:r>
    </w:p>
    <w:p w14:paraId="7710BA0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disp(normProb);</w:t>
      </w:r>
    </w:p>
    <w:p w14:paraId="57BD148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Write to file</w:t>
      </w:r>
    </w:p>
    <w:p w14:paraId="0BC865D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Mutants score</w:t>
      </w:r>
    </w:p>
    <w:p w14:paraId="21F6CB4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 writeFile('result.txt',num2str(mutscore));</w:t>
      </w:r>
    </w:p>
    <w:p w14:paraId="13E25B0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Write test score</w:t>
      </w:r>
    </w:p>
    <w:p w14:paraId="6DCA363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%writeFile('result.txt',num2str(bc_t));</w:t>
      </w:r>
    </w:p>
    <w:p w14:paraId="018FAC3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Visualization</w:t>
      </w:r>
    </w:p>
    <w:p w14:paraId="7FCD61C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disp('Completed');</w:t>
      </w:r>
    </w:p>
    <w:p w14:paraId="052E412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figure;</w:t>
      </w:r>
    </w:p>
    <w:p w14:paraId="5A8568D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plot(BestCost_t,'LineWidth',1);</w:t>
      </w:r>
    </w:p>
    <w:p w14:paraId="4B135EB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title('Plot of best test values');</w:t>
      </w:r>
    </w:p>
    <w:p w14:paraId="41245F5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xlabel('Number of Generation');</w:t>
      </w:r>
    </w:p>
    <w:p w14:paraId="2B69E7B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ylabel('Best Test Value');</w:t>
      </w:r>
    </w:p>
    <w:p w14:paraId="18EC2FC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grid on;</w:t>
      </w:r>
    </w:p>
    <w:p w14:paraId="37F1B14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pause(3);</w:t>
      </w:r>
    </w:p>
    <w:p w14:paraId="4E2A84F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figure;</w:t>
      </w:r>
    </w:p>
    <w:p w14:paraId="503B32C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plot(BestCost,'LineWidth',1);</w:t>
      </w:r>
    </w:p>
    <w:p w14:paraId="0A1891C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title('Plot of best mutant cost');</w:t>
      </w:r>
    </w:p>
    <w:p w14:paraId="6B9C643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xlabel('Number of Generation');</w:t>
      </w:r>
    </w:p>
    <w:p w14:paraId="69BC85C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ylabel('Cost of Mutants');</w:t>
      </w:r>
    </w:p>
    <w:p w14:paraId="0065761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grid on;</w:t>
      </w:r>
    </w:p>
    <w:p w14:paraId="4F6F424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pause(5);</w:t>
      </w:r>
    </w:p>
    <w:p w14:paraId="7A4F021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figure;</w:t>
      </w:r>
    </w:p>
    <w:p w14:paraId="441072E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plot(normProb,'LineWidth',1);</w:t>
      </w:r>
    </w:p>
    <w:p w14:paraId="4615625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title('Plot of the Probability of killing mutant operators');</w:t>
      </w:r>
    </w:p>
    <w:p w14:paraId="3D6A433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xlabel('Number of Generation');</w:t>
      </w:r>
    </w:p>
    <w:p w14:paraId="30A1D49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ylabel('Probability of killing');</w:t>
      </w:r>
    </w:p>
    <w:p w14:paraId="4B64D05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grid on;</w:t>
      </w:r>
    </w:p>
    <w:p w14:paraId="7599514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figure;</w:t>
      </w:r>
    </w:p>
    <w:p w14:paraId="15CFE91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plot(killedMutants);</w:t>
      </w:r>
    </w:p>
    <w:p w14:paraId="642CBD6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title('Plot of the Total number of mutant Gen &amp; killed');</w:t>
      </w:r>
    </w:p>
    <w:p w14:paraId="236A701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xlabel('Number of Generation');</w:t>
      </w:r>
    </w:p>
    <w:p w14:paraId="455BA04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ylabel('Number of Generated &amp; killed Mutants');</w:t>
      </w:r>
    </w:p>
    <w:p w14:paraId="6721009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hold on;</w:t>
      </w:r>
    </w:p>
    <w:p w14:paraId="782156A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plot(tgm);</w:t>
      </w:r>
    </w:p>
    <w:p w14:paraId="320754A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hold on;</w:t>
      </w:r>
    </w:p>
    <w:p w14:paraId="5E46BBC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plot(prop);</w:t>
      </w:r>
    </w:p>
    <w:p w14:paraId="5A9E442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figure;</w:t>
      </w:r>
    </w:p>
    <w:p w14:paraId="04A8EF2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plot(prop);</w:t>
      </w:r>
    </w:p>
    <w:p w14:paraId="5FEC398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title('Plot of the percentage of killed mutants');</w:t>
      </w:r>
    </w:p>
    <w:p w14:paraId="046717D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xlabel('Number of Generation');</w:t>
      </w:r>
    </w:p>
    <w:p w14:paraId="020AE80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ylabel('Percentage of killing');</w:t>
      </w:r>
    </w:p>
    <w:p w14:paraId="77751D1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figure;</w:t>
      </w:r>
    </w:p>
    <w:p w14:paraId="62EA5B3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plot(numOfUniqMut);</w:t>
      </w:r>
    </w:p>
    <w:p w14:paraId="53BB408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title('Plot of the Number of unique tested mutants');</w:t>
      </w:r>
    </w:p>
    <w:p w14:paraId="51A831B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xlabel('Number of Generation');</w:t>
      </w:r>
    </w:p>
    <w:p w14:paraId="3C8756A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ylabel('Number of unique mutants');</w:t>
      </w:r>
    </w:p>
    <w:p w14:paraId="2F14081B" w14:textId="77777777" w:rsidR="00771E69" w:rsidRPr="00771E69" w:rsidRDefault="00771E69" w:rsidP="00771E69">
      <w:pPr>
        <w:spacing w:line="480" w:lineRule="auto"/>
        <w:jc w:val="both"/>
        <w:rPr>
          <w:rFonts w:asciiTheme="majorBidi" w:hAnsiTheme="majorBidi" w:cstheme="majorBidi"/>
          <w:sz w:val="24"/>
          <w:szCs w:val="24"/>
        </w:rPr>
      </w:pPr>
    </w:p>
    <w:p w14:paraId="2E87B991" w14:textId="77777777" w:rsidR="00771E69" w:rsidRPr="00771E69" w:rsidRDefault="00771E69" w:rsidP="00771E69">
      <w:pPr>
        <w:spacing w:line="480" w:lineRule="auto"/>
        <w:jc w:val="both"/>
        <w:rPr>
          <w:rFonts w:asciiTheme="majorBidi" w:hAnsiTheme="majorBidi" w:cstheme="majorBidi"/>
          <w:sz w:val="24"/>
          <w:szCs w:val="24"/>
        </w:rPr>
      </w:pPr>
    </w:p>
    <w:p w14:paraId="27E6CDA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function [rep,relnew] = relRep(file,replaceLine,choice)</w:t>
      </w:r>
    </w:p>
    <w:p w14:paraId="5C6BB78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replaceLine = round(replaceLine);</w:t>
      </w:r>
    </w:p>
    <w:p w14:paraId="2B6BF98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numLines=numOfLines(file);</w:t>
      </w:r>
    </w:p>
    <w:p w14:paraId="684F865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mutlin=RelMutStmt(file);</w:t>
      </w:r>
    </w:p>
    <w:p w14:paraId="4DE134C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%replaceLine=randsample(mutlin,1);</w:t>
      </w:r>
    </w:p>
    <w:p w14:paraId="53B1D41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replaceLine=round(mod(replaceLine,numLines)); %1 is added in case the mod results into zero value</w:t>
      </w:r>
    </w:p>
    <w:p w14:paraId="68213EA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if replaceLine==0</w:t>
      </w:r>
    </w:p>
    <w:p w14:paraId="5E6C980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replaceLine=replaceLine+1;</w:t>
      </w:r>
    </w:p>
    <w:p w14:paraId="07103F5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end</w:t>
      </w:r>
    </w:p>
    <w:p w14:paraId="155A084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fid = fopen(file,'r');</w:t>
      </w:r>
    </w:p>
    <w:p w14:paraId="39FC5D5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mydata=cell(1,numLines);</w:t>
      </w:r>
    </w:p>
    <w:p w14:paraId="2194B7E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for k=1:numLines</w:t>
      </w:r>
    </w:p>
    <w:p w14:paraId="615F093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mydata{k}=fgets(fid);</w:t>
      </w:r>
    </w:p>
    <w:p w14:paraId="15F1014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end</w:t>
      </w:r>
    </w:p>
    <w:p w14:paraId="59CA13F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fclose(fid);</w:t>
      </w:r>
    </w:p>
    <w:p w14:paraId="386E015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newdata = mydata{replaceLine};</w:t>
      </w:r>
    </w:p>
    <w:p w14:paraId="6F3743E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operators={'&gt;','&lt;','&gt;=','&lt;=','=='}; % Revise the value of choice to take the whole operators</w:t>
      </w:r>
    </w:p>
    <w:p w14:paraId="3635873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%choice=randi([1 5]); % Index of operator to be replaced</w:t>
      </w:r>
    </w:p>
    <w:p w14:paraId="3E91BBD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opnumb = choice;</w:t>
      </w:r>
    </w:p>
    <w:p w14:paraId="77DF5BE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repnumb = randi([1 4]);</w:t>
      </w:r>
    </w:p>
    <w:p w14:paraId="4ED4927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rel = operators(opnumb);</w:t>
      </w:r>
    </w:p>
    <w:p w14:paraId="4C04B7D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if (~isempty(searchRelOp(newdata,'&gt;')))</w:t>
      </w:r>
    </w:p>
    <w:p w14:paraId="6C0D018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rel='&gt;';</w:t>
      </w:r>
    </w:p>
    <w:p w14:paraId="49FF824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operator={'&lt;','&gt;=','&lt;=','=='};</w:t>
      </w:r>
    </w:p>
    <w:p w14:paraId="6A351A6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elseif (~isempty(searchRelOp(newdata,'&lt;')))</w:t>
      </w:r>
    </w:p>
    <w:p w14:paraId="1243E2D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rel='&lt;';</w:t>
      </w:r>
    </w:p>
    <w:p w14:paraId="5162867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operator={'&gt;','&gt;=','&lt;=','=='};</w:t>
      </w:r>
    </w:p>
    <w:p w14:paraId="4BCD185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elseif (~isempty(searchRelOp(newdata,'&gt;=')))</w:t>
      </w:r>
    </w:p>
    <w:p w14:paraId="162C63C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rel='&gt;=';</w:t>
      </w:r>
    </w:p>
    <w:p w14:paraId="3FFD9C4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operator={'&gt;','&lt;','&lt;=','=='};</w:t>
      </w:r>
    </w:p>
    <w:p w14:paraId="7F60D30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elseif (~isempty(searchRelOp(newdata,'&lt;=')))</w:t>
      </w:r>
    </w:p>
    <w:p w14:paraId="408C130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rel='&lt;=';</w:t>
      </w:r>
    </w:p>
    <w:p w14:paraId="58C2AD9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operator={'&gt;','&lt;','&gt;=','=='};</w:t>
      </w:r>
    </w:p>
    <w:p w14:paraId="3F8B311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elseif (~isempty(searchRelOp(newdata,'==')))</w:t>
      </w:r>
    </w:p>
    <w:p w14:paraId="59E7C72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rel='==';</w:t>
      </w:r>
    </w:p>
    <w:p w14:paraId="2BD0F88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operator={'&gt;','&lt;','&gt;=','&lt;='};</w:t>
      </w:r>
    </w:p>
    <w:p w14:paraId="0ADBB54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else</w:t>
      </w:r>
    </w:p>
    <w:p w14:paraId="29C5406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operator={'&gt;','&lt;','&gt;=','&lt;=','=='};</w:t>
      </w:r>
    </w:p>
    <w:p w14:paraId="0F44755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end</w:t>
      </w:r>
    </w:p>
    <w:p w14:paraId="5055DD0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relnew=operator(repnumb);</w:t>
      </w:r>
    </w:p>
    <w:p w14:paraId="090E04C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s=regexprep(newdata,rel,relnew,'once');</w:t>
      </w:r>
    </w:p>
    <w:p w14:paraId="79DA23F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mydata{1,replaceLine}=s;</w:t>
      </w:r>
    </w:p>
    <w:p w14:paraId="40A2236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rep=mydata;</w:t>
      </w:r>
    </w:p>
    <w:p w14:paraId="2735FA1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%rep=s;</w:t>
      </w:r>
    </w:p>
    <w:p w14:paraId="5CC7467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end</w:t>
      </w:r>
    </w:p>
    <w:p w14:paraId="63E78A2A" w14:textId="77777777" w:rsidR="00771E69" w:rsidRPr="00771E69" w:rsidRDefault="00771E69" w:rsidP="00771E69">
      <w:pPr>
        <w:spacing w:line="480" w:lineRule="auto"/>
        <w:jc w:val="both"/>
        <w:rPr>
          <w:rFonts w:asciiTheme="majorBidi" w:hAnsiTheme="majorBidi" w:cstheme="majorBidi"/>
          <w:sz w:val="24"/>
          <w:szCs w:val="24"/>
        </w:rPr>
      </w:pPr>
    </w:p>
    <w:p w14:paraId="44AC50E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function [rep,arithnew] = arithRep(fname,replaceLine,choice)</w:t>
      </w:r>
    </w:p>
    <w:p w14:paraId="21A8EAD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%replaceLine=round(replaceLine);</w:t>
      </w:r>
    </w:p>
    <w:p w14:paraId="6845042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numLines=numOfLines(fname);</w:t>
      </w:r>
    </w:p>
    <w:p w14:paraId="3ABE31A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mutline=([ArithMutStmt(fname);4;7]);</w:t>
      </w:r>
    </w:p>
    <w:p w14:paraId="2D839E7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%replaceLine=randsample(mutline,1);</w:t>
      </w:r>
    </w:p>
    <w:p w14:paraId="2D625FE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replaceLine=round(mod(replaceLine,numLines));</w:t>
      </w:r>
    </w:p>
    <w:p w14:paraId="32059DE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if replaceLine==0</w:t>
      </w:r>
    </w:p>
    <w:p w14:paraId="1C88366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replaceLine=replaceLine+1;</w:t>
      </w:r>
    </w:p>
    <w:p w14:paraId="309B2AA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end</w:t>
      </w:r>
    </w:p>
    <w:p w14:paraId="4BC0862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fid = fopen(fname,'r');</w:t>
      </w:r>
    </w:p>
    <w:p w14:paraId="33E7BAE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mydata=cell(1,numLines);</w:t>
      </w:r>
    </w:p>
    <w:p w14:paraId="5BF9C186"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for k=1:numLines</w:t>
      </w:r>
    </w:p>
    <w:p w14:paraId="178225D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mydata{k}=fgets(fid);</w:t>
      </w:r>
    </w:p>
    <w:p w14:paraId="76F1B19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end</w:t>
      </w:r>
    </w:p>
    <w:p w14:paraId="3136F8E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fclose(fid);</w:t>
      </w:r>
    </w:p>
    <w:p w14:paraId="24F8545F"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newdata = mydata{replaceLine};</w:t>
      </w:r>
    </w:p>
    <w:p w14:paraId="65C983C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operators=['+','-','*','/','^'];</w:t>
      </w:r>
    </w:p>
    <w:p w14:paraId="7ED2074A"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%choice=randi([1 5]); % Index of operator to be replaced</w:t>
      </w:r>
    </w:p>
    <w:p w14:paraId="5A6EAE7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opnumb=choice;</w:t>
      </w:r>
    </w:p>
    <w:p w14:paraId="63274253"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opnumb = choice+1;</w:t>
      </w:r>
    </w:p>
    <w:p w14:paraId="74284E1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repnumb = randi([1 4]);% Index of the operator to replace the existing one</w:t>
      </w:r>
    </w:p>
    <w:p w14:paraId="4949477C"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arith = operators(opnumb);</w:t>
      </w:r>
    </w:p>
    <w:p w14:paraId="1B484C9F" w14:textId="77777777" w:rsidR="00771E69" w:rsidRPr="00771E69" w:rsidRDefault="00771E69" w:rsidP="00771E69">
      <w:pPr>
        <w:spacing w:line="480" w:lineRule="auto"/>
        <w:jc w:val="both"/>
        <w:rPr>
          <w:rFonts w:asciiTheme="majorBidi" w:hAnsiTheme="majorBidi" w:cstheme="majorBidi"/>
          <w:sz w:val="24"/>
          <w:szCs w:val="24"/>
        </w:rPr>
      </w:pPr>
    </w:p>
    <w:p w14:paraId="3FB02AC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if (~isempty(searchArithOp(newdata,'+')))</w:t>
      </w:r>
    </w:p>
    <w:p w14:paraId="6466FFC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arith='+';</w:t>
      </w:r>
    </w:p>
    <w:p w14:paraId="5E6F07B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operator=['-','*','/','^'];</w:t>
      </w:r>
    </w:p>
    <w:p w14:paraId="64883845"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elseif (~isempty(searchArithOp(newdata,'-')))</w:t>
      </w:r>
    </w:p>
    <w:p w14:paraId="58E396C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arith='-';</w:t>
      </w:r>
    </w:p>
    <w:p w14:paraId="2E1BC60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operator=['+','*','/','^'];</w:t>
      </w:r>
    </w:p>
    <w:p w14:paraId="7A88D8C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elseif (~isempty(searchArithOp(newdata,'*')))</w:t>
      </w:r>
    </w:p>
    <w:p w14:paraId="6EF21DA4"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arith='*';</w:t>
      </w:r>
    </w:p>
    <w:p w14:paraId="59680F7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operator=['+','-','/','^'];</w:t>
      </w:r>
    </w:p>
    <w:p w14:paraId="08254D6D"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elseif (~isempty(searchArithOp(newdata,'/')))</w:t>
      </w:r>
    </w:p>
    <w:p w14:paraId="1A180D3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arith='/';</w:t>
      </w:r>
    </w:p>
    <w:p w14:paraId="27C0B14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operator=['+','-','*','^'];</w:t>
      </w:r>
    </w:p>
    <w:p w14:paraId="265ED681"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elseif (~isempty(searchArithOp(newdata,'^')))</w:t>
      </w:r>
    </w:p>
    <w:p w14:paraId="1F57CC3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arith='^';</w:t>
      </w:r>
    </w:p>
    <w:p w14:paraId="0640FF3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operator=['+','-','*','/'];</w:t>
      </w:r>
    </w:p>
    <w:p w14:paraId="068AC5A8"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else</w:t>
      </w:r>
    </w:p>
    <w:p w14:paraId="14CD831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 xml:space="preserve">    operator=['+','-','*','/','^'];</w:t>
      </w:r>
    </w:p>
    <w:p w14:paraId="2B2BDB82"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end</w:t>
      </w:r>
    </w:p>
    <w:p w14:paraId="4C90DA40"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arithnew=operator(repnumb);</w:t>
      </w:r>
    </w:p>
    <w:p w14:paraId="6C11A2C9"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s=regexprep(newdata,arith,arithnew,'once');</w:t>
      </w:r>
    </w:p>
    <w:p w14:paraId="7B9EFB8B"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mydata{1,replaceLine}=s;</w:t>
      </w:r>
    </w:p>
    <w:p w14:paraId="1D24ED86" w14:textId="77777777" w:rsidR="00771E69" w:rsidRPr="00771E69" w:rsidRDefault="00771E69" w:rsidP="00771E69">
      <w:pPr>
        <w:spacing w:line="480" w:lineRule="auto"/>
        <w:jc w:val="both"/>
        <w:rPr>
          <w:rFonts w:asciiTheme="majorBidi" w:hAnsiTheme="majorBidi" w:cstheme="majorBidi"/>
          <w:sz w:val="24"/>
          <w:szCs w:val="24"/>
        </w:rPr>
      </w:pPr>
    </w:p>
    <w:p w14:paraId="2CB8E20E"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rep=mydata;</w:t>
      </w:r>
    </w:p>
    <w:p w14:paraId="4BC50BA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%rep=s;</w:t>
      </w:r>
    </w:p>
    <w:p w14:paraId="615CD3F7" w14:textId="77777777" w:rsidR="00771E69" w:rsidRPr="00771E69" w:rsidRDefault="00771E69" w:rsidP="00771E69">
      <w:pPr>
        <w:spacing w:line="480" w:lineRule="auto"/>
        <w:jc w:val="both"/>
        <w:rPr>
          <w:rFonts w:asciiTheme="majorBidi" w:hAnsiTheme="majorBidi" w:cstheme="majorBidi"/>
          <w:sz w:val="24"/>
          <w:szCs w:val="24"/>
        </w:rPr>
      </w:pPr>
      <w:r w:rsidRPr="00771E69">
        <w:rPr>
          <w:rFonts w:asciiTheme="majorBidi" w:hAnsiTheme="majorBidi" w:cstheme="majorBidi"/>
          <w:sz w:val="24"/>
          <w:szCs w:val="24"/>
        </w:rPr>
        <w:t>end</w:t>
      </w:r>
    </w:p>
    <w:p w14:paraId="413CA3D1" w14:textId="77777777" w:rsidR="00771E69" w:rsidRPr="00771E69" w:rsidRDefault="00771E69" w:rsidP="00771E69">
      <w:pPr>
        <w:spacing w:line="480" w:lineRule="auto"/>
        <w:jc w:val="both"/>
        <w:rPr>
          <w:rFonts w:asciiTheme="majorBidi" w:hAnsiTheme="majorBidi" w:cstheme="majorBidi"/>
          <w:sz w:val="24"/>
          <w:szCs w:val="24"/>
        </w:rPr>
      </w:pPr>
    </w:p>
    <w:p w14:paraId="02235B82" w14:textId="77777777" w:rsidR="00771E69" w:rsidRPr="005C3184" w:rsidRDefault="00771E69" w:rsidP="005C3184">
      <w:pPr>
        <w:spacing w:line="480" w:lineRule="auto"/>
        <w:jc w:val="both"/>
        <w:rPr>
          <w:rFonts w:asciiTheme="majorBidi" w:hAnsiTheme="majorBidi" w:cstheme="majorBidi"/>
          <w:sz w:val="24"/>
          <w:szCs w:val="24"/>
        </w:rPr>
      </w:pPr>
    </w:p>
    <w:sectPr w:rsidR="00771E69" w:rsidRPr="005C3184" w:rsidSect="004F6EE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46" w:author="Moataz Ahmed" w:date="2018-02-15T20:28:00Z" w:initials="MA">
    <w:p w14:paraId="1E6A97B4" w14:textId="7A4A8E9B" w:rsidR="00794BE2" w:rsidRDefault="00794BE2">
      <w:pPr>
        <w:pStyle w:val="CommentText"/>
      </w:pPr>
      <w:r>
        <w:rPr>
          <w:rStyle w:val="CommentReference"/>
        </w:rPr>
        <w:annotationRef/>
      </w:r>
      <w:r>
        <w:rPr>
          <w:noProof/>
        </w:rPr>
        <w:t>This should be the "degree"///</w:t>
      </w:r>
    </w:p>
  </w:comment>
  <w:comment w:id="252" w:author="Moataz Ahmed" w:date="2018-02-18T10:10:00Z" w:initials="MA">
    <w:p w14:paraId="7DC38510" w14:textId="01BD131F" w:rsidR="00794BE2" w:rsidRDefault="00794BE2">
      <w:pPr>
        <w:pStyle w:val="CommentText"/>
      </w:pPr>
      <w:r>
        <w:rPr>
          <w:rStyle w:val="CommentReference"/>
        </w:rPr>
        <w:annotationRef/>
      </w:r>
      <w:r>
        <w:rPr>
          <w:noProof/>
        </w:rPr>
        <w:t>WE PUT REFRENCES NOT OLY FOR THE TEXT WE TAKE FROM OTHER PALCESS...  WE PUT REFERENCES TO THE ASSERTION OR STATEMENT WE MAKE!!!</w:t>
      </w:r>
    </w:p>
  </w:comment>
  <w:comment w:id="253" w:author="Moataz Ahmed" w:date="2018-02-15T20:33:00Z" w:initials="MA">
    <w:p w14:paraId="78DE7018" w14:textId="087F3D89" w:rsidR="00794BE2" w:rsidRDefault="00794BE2">
      <w:pPr>
        <w:pStyle w:val="CommentText"/>
      </w:pPr>
      <w:r>
        <w:rPr>
          <w:rStyle w:val="CommentReference"/>
        </w:rPr>
        <w:annotationRef/>
      </w:r>
      <w:r>
        <w:rPr>
          <w:noProof/>
        </w:rPr>
        <w:t>Cross-reference is not working!!</w:t>
      </w:r>
    </w:p>
  </w:comment>
  <w:comment w:id="254" w:author="Moataz Ahmed" w:date="2018-02-15T20:34:00Z" w:initials="MA">
    <w:p w14:paraId="56BD0773" w14:textId="2CD3B719" w:rsidR="00794BE2" w:rsidRDefault="00794BE2">
      <w:pPr>
        <w:pStyle w:val="CommentText"/>
      </w:pPr>
      <w:r>
        <w:rPr>
          <w:rStyle w:val="CommentReference"/>
        </w:rPr>
        <w:annotationRef/>
      </w:r>
      <w:r>
        <w:rPr>
          <w:noProof/>
        </w:rPr>
        <w:t>References!!!!! seems the same problem I mentioned in the prev review!!!</w:t>
      </w:r>
    </w:p>
  </w:comment>
  <w:comment w:id="255" w:author="Moataz Ahmed" w:date="2018-02-15T20:36:00Z" w:initials="MA">
    <w:p w14:paraId="0B2B98BF" w14:textId="228F7D61" w:rsidR="00794BE2" w:rsidRDefault="00794BE2">
      <w:pPr>
        <w:pStyle w:val="CommentText"/>
      </w:pPr>
      <w:r>
        <w:rPr>
          <w:rStyle w:val="CommentReference"/>
        </w:rPr>
        <w:annotationRef/>
      </w:r>
      <w:r>
        <w:rPr>
          <w:noProof/>
        </w:rPr>
        <w:t>Why are we talking about goals whule discussing the cost!!!!  we already dicussed "objectives " in the prev section!!!</w:t>
      </w:r>
    </w:p>
  </w:comment>
  <w:comment w:id="270" w:author="Moataz Ahmed" w:date="2018-02-15T21:01:00Z" w:initials="MA">
    <w:p w14:paraId="1F0159A0" w14:textId="11D808AC" w:rsidR="00794BE2" w:rsidRDefault="00794BE2">
      <w:pPr>
        <w:pStyle w:val="CommentText"/>
      </w:pPr>
      <w:r>
        <w:rPr>
          <w:rStyle w:val="CommentReference"/>
        </w:rPr>
        <w:annotationRef/>
      </w:r>
      <w:r>
        <w:rPr>
          <w:noProof/>
        </w:rPr>
        <w:t>Shpuld be deleted</w:t>
      </w:r>
    </w:p>
  </w:comment>
  <w:comment w:id="269" w:author="Moataz Ahmed" w:date="2018-02-18T10:19:00Z" w:initials="MA">
    <w:p w14:paraId="3D303CEB" w14:textId="7E9DCB73" w:rsidR="00794BE2" w:rsidRDefault="00794BE2">
      <w:pPr>
        <w:pStyle w:val="CommentText"/>
      </w:pPr>
      <w:r>
        <w:rPr>
          <w:rStyle w:val="CommentReference"/>
        </w:rPr>
        <w:annotationRef/>
      </w:r>
      <w:r>
        <w:rPr>
          <w:noProof/>
        </w:rPr>
        <w:t xml:space="preserve">Empty Heading "2" should be removed ... not "2.1 Introduction" </w:t>
      </w:r>
    </w:p>
  </w:comment>
  <w:comment w:id="272" w:author="Moataz Ahmed" w:date="2018-02-15T21:05:00Z" w:initials="MA">
    <w:p w14:paraId="4066863E" w14:textId="3838CD58" w:rsidR="00794BE2" w:rsidRDefault="00794BE2">
      <w:pPr>
        <w:pStyle w:val="CommentText"/>
      </w:pPr>
      <w:r>
        <w:rPr>
          <w:rStyle w:val="CommentReference"/>
        </w:rPr>
        <w:annotationRef/>
      </w:r>
      <w:r>
        <w:rPr>
          <w:noProof/>
        </w:rPr>
        <w:t>FORMAT</w:t>
      </w:r>
    </w:p>
  </w:comment>
  <w:comment w:id="273" w:author="Moataz Ahmed" w:date="2018-02-15T21:05:00Z" w:initials="MA">
    <w:p w14:paraId="70F0E2E1" w14:textId="643CB4F1" w:rsidR="00794BE2" w:rsidRDefault="00794BE2">
      <w:pPr>
        <w:pStyle w:val="CommentText"/>
      </w:pPr>
      <w:r>
        <w:rPr>
          <w:rStyle w:val="CommentReference"/>
        </w:rPr>
        <w:annotationRef/>
      </w:r>
      <w:r>
        <w:rPr>
          <w:noProof/>
        </w:rPr>
        <w:t xml:space="preserve">FORMAT... </w:t>
      </w:r>
    </w:p>
  </w:comment>
  <w:comment w:id="276" w:author="Moataz Ahmed" w:date="2018-02-15T21:08:00Z" w:initials="MA">
    <w:p w14:paraId="47DA3036" w14:textId="187852FF" w:rsidR="00794BE2" w:rsidRDefault="00794BE2">
      <w:pPr>
        <w:pStyle w:val="CommentText"/>
      </w:pPr>
      <w:r>
        <w:rPr>
          <w:rStyle w:val="CommentReference"/>
        </w:rPr>
        <w:annotationRef/>
      </w:r>
      <w:r>
        <w:rPr>
          <w:noProof/>
        </w:rPr>
        <w:t>NOT A GOOD FIGURE TO DESCRIVE V&amp;V....</w:t>
      </w:r>
    </w:p>
  </w:comment>
  <w:comment w:id="286" w:author="Moataz Ahmed" w:date="2018-02-15T21:14:00Z" w:initials="MA">
    <w:p w14:paraId="680D4184" w14:textId="5F974E4D" w:rsidR="00794BE2" w:rsidRDefault="00794BE2">
      <w:pPr>
        <w:pStyle w:val="CommentText"/>
      </w:pPr>
      <w:r>
        <w:rPr>
          <w:rStyle w:val="CommentReference"/>
        </w:rPr>
        <w:annotationRef/>
      </w:r>
      <w:r>
        <w:rPr>
          <w:noProof/>
        </w:rPr>
        <w:t>YOU NEED A SPACE....</w:t>
      </w:r>
    </w:p>
  </w:comment>
  <w:comment w:id="289" w:author="Moataz Ahmed" w:date="2018-02-10T09:58:00Z" w:initials="MA">
    <w:p w14:paraId="4A4B2A05" w14:textId="77777777" w:rsidR="00794BE2" w:rsidRDefault="00794BE2" w:rsidP="00C411E4">
      <w:pPr>
        <w:pStyle w:val="CommentText"/>
      </w:pPr>
      <w:r>
        <w:rPr>
          <w:rStyle w:val="CommentReference"/>
        </w:rPr>
        <w:annotationRef/>
      </w:r>
      <w:r>
        <w:rPr>
          <w:noProof/>
        </w:rPr>
        <w:t>Try to make the "numbering" automatic using the style...</w:t>
      </w:r>
    </w:p>
  </w:comment>
  <w:comment w:id="290" w:author="H. B. Adeyemo" w:date="2018-02-11T10:03:00Z" w:initials="HBA">
    <w:p w14:paraId="57C34D91" w14:textId="1A7A8F01" w:rsidR="00794BE2" w:rsidRDefault="00794BE2" w:rsidP="00F114E1">
      <w:pPr>
        <w:pStyle w:val="CommentText"/>
      </w:pPr>
      <w:r>
        <w:rPr>
          <w:rStyle w:val="CommentReference"/>
        </w:rPr>
        <w:annotationRef/>
      </w:r>
      <w:r>
        <w:t>Done!</w:t>
      </w:r>
    </w:p>
  </w:comment>
  <w:comment w:id="292" w:author="Moataz Ahmed" w:date="2018-02-15T21:16:00Z" w:initials="MA">
    <w:p w14:paraId="74A35534" w14:textId="39089FCE" w:rsidR="00794BE2" w:rsidRDefault="00794BE2">
      <w:pPr>
        <w:pStyle w:val="CommentText"/>
      </w:pPr>
      <w:r>
        <w:rPr>
          <w:rStyle w:val="CommentReference"/>
        </w:rPr>
        <w:annotationRef/>
      </w:r>
      <w:r>
        <w:rPr>
          <w:noProof/>
        </w:rPr>
        <w:t>IS THIS FIGURE YOURS?  OR FROM A REF... IF SO, ADD THE REF...</w:t>
      </w:r>
    </w:p>
  </w:comment>
  <w:comment w:id="293" w:author="H. B. Adeyemo" w:date="2018-02-16T20:50:00Z" w:initials="HBA">
    <w:p w14:paraId="73CABE01" w14:textId="2059FF84" w:rsidR="00794BE2" w:rsidRDefault="00794BE2" w:rsidP="00732AA7">
      <w:pPr>
        <w:pStyle w:val="CommentText"/>
      </w:pPr>
      <w:r>
        <w:rPr>
          <w:rStyle w:val="CommentReference"/>
        </w:rPr>
        <w:annotationRef/>
      </w:r>
      <w:r>
        <w:t>This figure is mine</w:t>
      </w:r>
    </w:p>
  </w:comment>
  <w:comment w:id="296" w:author="Moataz Ahmed" w:date="2018-02-15T21:19:00Z" w:initials="MA">
    <w:p w14:paraId="1E190E65" w14:textId="4249F948" w:rsidR="00794BE2" w:rsidRDefault="00794BE2">
      <w:pPr>
        <w:pStyle w:val="CommentText"/>
      </w:pPr>
      <w:r>
        <w:rPr>
          <w:rStyle w:val="CommentReference"/>
        </w:rPr>
        <w:annotationRef/>
      </w:r>
      <w:r>
        <w:rPr>
          <w:noProof/>
        </w:rPr>
        <w:t>REFERENCE</w:t>
      </w:r>
    </w:p>
  </w:comment>
  <w:comment w:id="313" w:author="Moataz Ahmed" w:date="2018-02-15T21:46:00Z" w:initials="MA">
    <w:p w14:paraId="0DD7AB51" w14:textId="64263DDC" w:rsidR="00794BE2" w:rsidRDefault="00794BE2">
      <w:pPr>
        <w:pStyle w:val="CommentText"/>
      </w:pPr>
      <w:r>
        <w:rPr>
          <w:rStyle w:val="CommentReference"/>
        </w:rPr>
        <w:annotationRef/>
      </w:r>
      <w:r>
        <w:rPr>
          <w:noProof/>
        </w:rPr>
        <w:t>Why sometime you have"Tab" in the first paragraph and sometime not!</w:t>
      </w:r>
    </w:p>
  </w:comment>
  <w:comment w:id="314" w:author="H. B. Adeyemo" w:date="2018-02-17T23:40:00Z" w:initials="HBA">
    <w:p w14:paraId="4B108F69" w14:textId="7757B061" w:rsidR="00794BE2" w:rsidRDefault="00794BE2">
      <w:pPr>
        <w:pStyle w:val="CommentText"/>
      </w:pPr>
      <w:r>
        <w:rPr>
          <w:rStyle w:val="CommentReference"/>
        </w:rPr>
        <w:annotationRef/>
      </w:r>
      <w:r>
        <w:t>It is fixed</w:t>
      </w:r>
    </w:p>
  </w:comment>
  <w:comment w:id="323" w:author="Moataz Ahmed" w:date="2018-02-10T16:27:00Z" w:initials="MA">
    <w:p w14:paraId="7E604EA6" w14:textId="77777777" w:rsidR="00794BE2" w:rsidRDefault="00794BE2" w:rsidP="00C411E4">
      <w:pPr>
        <w:pStyle w:val="CommentText"/>
      </w:pPr>
      <w:r>
        <w:rPr>
          <w:rStyle w:val="CommentReference"/>
        </w:rPr>
        <w:annotationRef/>
      </w:r>
      <w:r>
        <w:rPr>
          <w:noProof/>
        </w:rPr>
        <w:t>[31] is 2010!!!  7 years ago...  we are not sure this claim still valid....  how about your current survey! does it support the clain?</w:t>
      </w:r>
    </w:p>
  </w:comment>
  <w:comment w:id="324" w:author="H. B. Adeyemo" w:date="2018-02-14T13:11:00Z" w:initials="HBA">
    <w:p w14:paraId="1CE2F774" w14:textId="6D479E95" w:rsidR="00794BE2" w:rsidRDefault="00794BE2" w:rsidP="00E82082">
      <w:pPr>
        <w:pStyle w:val="CommentText"/>
      </w:pPr>
      <w:r>
        <w:rPr>
          <w:rStyle w:val="CommentReference"/>
        </w:rPr>
        <w:annotationRef/>
      </w:r>
      <w:r>
        <w:t>I have included results of a recent survey paper towards the end of section 3.3</w:t>
      </w:r>
    </w:p>
  </w:comment>
  <w:comment w:id="325" w:author="Moataz Ahmed" w:date="2018-02-15T21:48:00Z" w:initials="MA">
    <w:p w14:paraId="1AE208DB" w14:textId="6C7A7161" w:rsidR="00794BE2" w:rsidRDefault="00794BE2">
      <w:pPr>
        <w:pStyle w:val="CommentText"/>
      </w:pPr>
      <w:r>
        <w:rPr>
          <w:rStyle w:val="CommentReference"/>
        </w:rPr>
        <w:annotationRef/>
      </w:r>
      <w:r>
        <w:rPr>
          <w:noProof/>
        </w:rPr>
        <w:t>Does the other survey have the same conclusion that about the "most focused areas"  if so,cited here in this paragrpah..  if not, then the conclusion might be "obsolete"</w:t>
      </w:r>
    </w:p>
  </w:comment>
  <w:comment w:id="326" w:author="H. B. Adeyemo" w:date="2018-02-16T17:02:00Z" w:initials="HBA">
    <w:p w14:paraId="754E711B" w14:textId="3CF941BE" w:rsidR="00794BE2" w:rsidRDefault="00794BE2">
      <w:pPr>
        <w:pStyle w:val="CommentText"/>
      </w:pPr>
      <w:r>
        <w:rPr>
          <w:rStyle w:val="CommentReference"/>
        </w:rPr>
        <w:annotationRef/>
      </w:r>
      <w:r>
        <w:t>They did not. Allow me to remove the statement or replace it.</w:t>
      </w:r>
    </w:p>
  </w:comment>
  <w:comment w:id="328" w:author="Moataz Ahmed" w:date="2018-02-10T16:22:00Z" w:initials="MA">
    <w:p w14:paraId="4FB61FBA" w14:textId="77777777" w:rsidR="00794BE2" w:rsidRDefault="00794BE2" w:rsidP="00C411E4">
      <w:pPr>
        <w:pStyle w:val="CommentText"/>
        <w:rPr>
          <w:noProof/>
        </w:rPr>
      </w:pPr>
      <w:r>
        <w:rPr>
          <w:rStyle w:val="CommentReference"/>
        </w:rPr>
        <w:annotationRef/>
      </w:r>
      <w:r>
        <w:rPr>
          <w:noProof/>
        </w:rPr>
        <w:t xml:space="preserve">make this Setion 4.2 since it is the main focus...  </w:t>
      </w:r>
    </w:p>
    <w:p w14:paraId="18EC124B" w14:textId="77777777" w:rsidR="00794BE2" w:rsidRDefault="00794BE2" w:rsidP="00C411E4">
      <w:pPr>
        <w:pStyle w:val="CommentText"/>
        <w:rPr>
          <w:noProof/>
        </w:rPr>
      </w:pPr>
      <w:r>
        <w:rPr>
          <w:noProof/>
        </w:rPr>
        <w:t>The table is "misloacted" on top of the title it seems!!!</w:t>
      </w:r>
    </w:p>
    <w:p w14:paraId="3386740E" w14:textId="77777777" w:rsidR="00794BE2" w:rsidRDefault="00794BE2" w:rsidP="00C411E4">
      <w:pPr>
        <w:pStyle w:val="CommentText"/>
        <w:rPr>
          <w:noProof/>
        </w:rPr>
      </w:pPr>
      <w:r>
        <w:rPr>
          <w:noProof/>
        </w:rPr>
        <w:t xml:space="preserve">Clean up he presenation of the overall write-up with proper spacing, etc....  make sure it is readible,,,, </w:t>
      </w:r>
    </w:p>
    <w:p w14:paraId="481F0864" w14:textId="77777777" w:rsidR="00794BE2" w:rsidRDefault="00794BE2" w:rsidP="00C411E4">
      <w:pPr>
        <w:pStyle w:val="CommentText"/>
      </w:pPr>
      <w:r>
        <w:rPr>
          <w:noProof/>
        </w:rPr>
        <w:t>you van have this as "4.4"</w:t>
      </w:r>
    </w:p>
  </w:comment>
  <w:comment w:id="330" w:author="Moataz Ahmed" w:date="2018-02-15T21:52:00Z" w:initials="MA">
    <w:p w14:paraId="71CA03DD" w14:textId="6E031797" w:rsidR="00794BE2" w:rsidRDefault="00794BE2">
      <w:pPr>
        <w:pStyle w:val="CommentText"/>
      </w:pPr>
      <w:r>
        <w:rPr>
          <w:rStyle w:val="CommentReference"/>
        </w:rPr>
        <w:annotationRef/>
      </w:r>
      <w:r>
        <w:rPr>
          <w:noProof/>
        </w:rPr>
        <w:t>Why do we separate Theses  from regular papers summary in the next table!  Does no not make sense,,,  Is this table yours?</w:t>
      </w:r>
    </w:p>
  </w:comment>
  <w:comment w:id="331" w:author="H. B. Adeyemo" w:date="2018-02-16T17:05:00Z" w:initials="HBA">
    <w:p w14:paraId="3F379883" w14:textId="712C56D6" w:rsidR="00794BE2" w:rsidRDefault="00794BE2">
      <w:pPr>
        <w:pStyle w:val="CommentText"/>
      </w:pPr>
      <w:r>
        <w:rPr>
          <w:rStyle w:val="CommentReference"/>
        </w:rPr>
        <w:annotationRef/>
      </w:r>
      <w:r>
        <w:t>I adopted the table from a paper and added my own list of theses to it. I can remove the table under your permission.</w:t>
      </w:r>
    </w:p>
  </w:comment>
  <w:comment w:id="332" w:author="Moataz Ahmed" w:date="2018-02-15T21:55:00Z" w:initials="MA">
    <w:p w14:paraId="1D41DB47" w14:textId="0285E60C" w:rsidR="00794BE2" w:rsidRDefault="00794BE2">
      <w:pPr>
        <w:pStyle w:val="CommentText"/>
      </w:pPr>
      <w:r>
        <w:rPr>
          <w:rStyle w:val="CommentReference"/>
        </w:rPr>
        <w:annotationRef/>
      </w:r>
      <w:r>
        <w:rPr>
          <w:noProof/>
        </w:rPr>
        <w:t>format</w:t>
      </w:r>
    </w:p>
  </w:comment>
  <w:comment w:id="336" w:author="H. B. Adeyemo" w:date="2018-02-14T14:17:00Z" w:initials="HBA">
    <w:p w14:paraId="1A8589C7" w14:textId="2CFFFA3B" w:rsidR="00794BE2" w:rsidRDefault="00794BE2" w:rsidP="009D7D65">
      <w:pPr>
        <w:pStyle w:val="CommentText"/>
      </w:pPr>
      <w:r>
        <w:rPr>
          <w:rStyle w:val="CommentReference"/>
        </w:rPr>
        <w:annotationRef/>
      </w:r>
      <w:r>
        <w:t>It is the same as the RQ 1</w:t>
      </w:r>
    </w:p>
  </w:comment>
  <w:comment w:id="337" w:author="Moataz Ahmed" w:date="2018-02-10T17:26:00Z" w:initials="MA">
    <w:p w14:paraId="662F26C3" w14:textId="77777777" w:rsidR="00794BE2" w:rsidRDefault="00794BE2" w:rsidP="00C411E4">
      <w:pPr>
        <w:pStyle w:val="CommentText"/>
      </w:pPr>
      <w:r>
        <w:rPr>
          <w:rStyle w:val="CommentReference"/>
        </w:rPr>
        <w:annotationRef/>
      </w:r>
      <w:r>
        <w:rPr>
          <w:noProof/>
        </w:rPr>
        <w:t>make sure you respond to these RHs in later chapters...</w:t>
      </w:r>
    </w:p>
  </w:comment>
  <w:comment w:id="347" w:author="H. B. Adeyemo" w:date="2018-02-14T14:28:00Z" w:initials="HBA">
    <w:p w14:paraId="5B03CE19" w14:textId="757B173A" w:rsidR="00794BE2" w:rsidRDefault="00794BE2">
      <w:pPr>
        <w:pStyle w:val="CommentText"/>
      </w:pPr>
      <w:r>
        <w:rPr>
          <w:rStyle w:val="CommentReference"/>
        </w:rPr>
        <w:annotationRef/>
      </w:r>
      <w:r>
        <w:t>I deleted it because it is a repetition</w:t>
      </w:r>
    </w:p>
  </w:comment>
  <w:comment w:id="352" w:author="Moataz Ahmed" w:date="2018-02-10T18:26:00Z" w:initials="MA">
    <w:p w14:paraId="214D09EA" w14:textId="77777777" w:rsidR="00794BE2" w:rsidRDefault="00794BE2" w:rsidP="00C411E4">
      <w:pPr>
        <w:pStyle w:val="CommentText"/>
      </w:pPr>
      <w:r>
        <w:rPr>
          <w:rStyle w:val="CommentReference"/>
        </w:rPr>
        <w:annotationRef/>
      </w:r>
      <w:r>
        <w:rPr>
          <w:noProof/>
        </w:rPr>
        <w:t>!!!  ths appears below many times too...</w:t>
      </w:r>
    </w:p>
  </w:comment>
  <w:comment w:id="354" w:author="H. B. Adeyemo" w:date="2018-02-14T14:36:00Z" w:initials="HBA">
    <w:p w14:paraId="55579AB7" w14:textId="1D38D9EE" w:rsidR="00794BE2" w:rsidRDefault="00794BE2">
      <w:pPr>
        <w:pStyle w:val="CommentText"/>
      </w:pPr>
      <w:r>
        <w:rPr>
          <w:rStyle w:val="CommentReference"/>
        </w:rPr>
        <w:annotationRef/>
      </w:r>
      <w:r>
        <w:t>It is a repetition</w:t>
      </w:r>
    </w:p>
  </w:comment>
  <w:comment w:id="369" w:author="Moataz Ahmed" w:date="2018-02-10T18:29:00Z" w:initials="MA">
    <w:p w14:paraId="13FF5F04" w14:textId="77777777" w:rsidR="00794BE2" w:rsidRDefault="00794BE2" w:rsidP="00C411E4">
      <w:pPr>
        <w:pStyle w:val="CommentText"/>
      </w:pPr>
      <w:r>
        <w:rPr>
          <w:rStyle w:val="CommentReference"/>
        </w:rPr>
        <w:annotationRef/>
      </w:r>
      <w:r>
        <w:rPr>
          <w:noProof/>
        </w:rPr>
        <w:t>formatting!!!</w:t>
      </w:r>
    </w:p>
  </w:comment>
  <w:comment w:id="387" w:author="H. B. Adeyemo" w:date="2018-02-14T14:59:00Z" w:initials="HBA">
    <w:p w14:paraId="2BC92AD1" w14:textId="027A8D1C" w:rsidR="00794BE2" w:rsidRDefault="00794BE2">
      <w:pPr>
        <w:pStyle w:val="CommentText"/>
      </w:pPr>
      <w:r>
        <w:rPr>
          <w:rStyle w:val="CommentReference"/>
        </w:rPr>
        <w:annotationRef/>
      </w:r>
      <w:r>
        <w:t xml:space="preserve">A better representation is in figure </w:t>
      </w:r>
      <w:r>
        <w:fldChar w:fldCharType="begin"/>
      </w:r>
      <w:r>
        <w:instrText xml:space="preserve"> REF _Ref502877158 \h </w:instrText>
      </w:r>
      <w:r>
        <w:fldChar w:fldCharType="separate"/>
      </w:r>
      <w:r w:rsidRPr="00CA6C52">
        <w:rPr>
          <w:b/>
          <w:bCs/>
          <w:i/>
          <w:iCs/>
        </w:rPr>
        <w:t xml:space="preserve">Figure </w:t>
      </w:r>
      <w:r>
        <w:rPr>
          <w:b/>
          <w:bCs/>
          <w:i/>
          <w:iCs/>
          <w:noProof/>
        </w:rPr>
        <w:t>9</w:t>
      </w:r>
      <w:r>
        <w:fldChar w:fldCharType="end"/>
      </w:r>
    </w:p>
  </w:comment>
  <w:comment w:id="388" w:author="Moataz Ahmed" w:date="2018-02-10T18:30:00Z" w:initials="MA">
    <w:p w14:paraId="46ECEB6D" w14:textId="77777777" w:rsidR="00794BE2" w:rsidRDefault="00794BE2" w:rsidP="00C411E4">
      <w:pPr>
        <w:pStyle w:val="CommentText"/>
      </w:pPr>
      <w:r>
        <w:rPr>
          <w:rStyle w:val="CommentReference"/>
        </w:rPr>
        <w:annotationRef/>
      </w:r>
      <w:r>
        <w:rPr>
          <w:noProof/>
        </w:rPr>
        <w:t>make fifure "in line with text" in the formating...</w:t>
      </w:r>
    </w:p>
  </w:comment>
  <w:comment w:id="422" w:author="Moataz Ahmed" w:date="2018-02-15T22:08:00Z" w:initials="MA">
    <w:p w14:paraId="644146DA" w14:textId="3747F97B" w:rsidR="00794BE2" w:rsidRDefault="00794BE2">
      <w:pPr>
        <w:pStyle w:val="CommentText"/>
      </w:pPr>
      <w:r>
        <w:rPr>
          <w:rStyle w:val="CommentReference"/>
        </w:rPr>
        <w:annotationRef/>
      </w:r>
      <w:r>
        <w:rPr>
          <w:noProof/>
        </w:rPr>
        <w:t>You do not need to write "below" since we have the Figure or Table number...</w:t>
      </w:r>
    </w:p>
  </w:comment>
  <w:comment w:id="427" w:author="Moataz Ahmed" w:date="2018-02-15T22:10:00Z" w:initials="MA">
    <w:p w14:paraId="4D78D2DC" w14:textId="2F3E310B" w:rsidR="00794BE2" w:rsidRDefault="00794BE2">
      <w:pPr>
        <w:pStyle w:val="CommentText"/>
      </w:pPr>
      <w:r>
        <w:rPr>
          <w:rStyle w:val="CommentReference"/>
        </w:rPr>
        <w:annotationRef/>
      </w:r>
      <w:r>
        <w:rPr>
          <w:noProof/>
        </w:rPr>
        <w:t>not centered together...</w:t>
      </w:r>
    </w:p>
  </w:comment>
  <w:comment w:id="430" w:author="Moataz Ahmed" w:date="2018-02-15T22:10:00Z" w:initials="MA">
    <w:p w14:paraId="135CC428" w14:textId="68DDFB5C" w:rsidR="00794BE2" w:rsidRDefault="00794BE2">
      <w:pPr>
        <w:pStyle w:val="CommentText"/>
      </w:pPr>
      <w:r>
        <w:rPr>
          <w:rStyle w:val="CommentReference"/>
        </w:rPr>
        <w:annotationRef/>
      </w:r>
      <w:r>
        <w:rPr>
          <w:noProof/>
        </w:rPr>
        <w:t xml:space="preserve">Make this level as the usual third level 5.6.1.  </w:t>
      </w:r>
    </w:p>
  </w:comment>
  <w:comment w:id="493" w:author="Moataz Ahmed" w:date="2018-02-15T22:16:00Z" w:initials="MA">
    <w:p w14:paraId="7C2FDCA0" w14:textId="532FD4F1" w:rsidR="00794BE2" w:rsidRDefault="00794BE2">
      <w:pPr>
        <w:pStyle w:val="CommentText"/>
      </w:pPr>
      <w:r>
        <w:rPr>
          <w:noProof/>
        </w:rPr>
        <w:t>Why is ths "6.1"??</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6A97B4" w15:done="0"/>
  <w15:commentEx w15:paraId="7DC38510" w15:done="0"/>
  <w15:commentEx w15:paraId="78DE7018" w15:done="0"/>
  <w15:commentEx w15:paraId="56BD0773" w15:done="0"/>
  <w15:commentEx w15:paraId="0B2B98BF" w15:done="0"/>
  <w15:commentEx w15:paraId="1F0159A0" w15:done="0"/>
  <w15:commentEx w15:paraId="3D303CEB" w15:done="0"/>
  <w15:commentEx w15:paraId="4066863E" w15:done="0"/>
  <w15:commentEx w15:paraId="70F0E2E1" w15:done="0"/>
  <w15:commentEx w15:paraId="47DA3036" w15:done="0"/>
  <w15:commentEx w15:paraId="680D4184" w15:done="0"/>
  <w15:commentEx w15:paraId="4A4B2A05" w15:done="0"/>
  <w15:commentEx w15:paraId="57C34D91" w15:paraIdParent="4A4B2A05" w15:done="0"/>
  <w15:commentEx w15:paraId="74A35534" w15:done="0"/>
  <w15:commentEx w15:paraId="73CABE01" w15:paraIdParent="74A35534" w15:done="0"/>
  <w15:commentEx w15:paraId="1E190E65" w15:done="0"/>
  <w15:commentEx w15:paraId="0DD7AB51" w15:done="0"/>
  <w15:commentEx w15:paraId="4B108F69" w15:paraIdParent="0DD7AB51" w15:done="0"/>
  <w15:commentEx w15:paraId="7E604EA6" w15:done="0"/>
  <w15:commentEx w15:paraId="1CE2F774" w15:paraIdParent="7E604EA6" w15:done="0"/>
  <w15:commentEx w15:paraId="1AE208DB" w15:done="0"/>
  <w15:commentEx w15:paraId="754E711B" w15:paraIdParent="1AE208DB" w15:done="0"/>
  <w15:commentEx w15:paraId="481F0864" w15:done="0"/>
  <w15:commentEx w15:paraId="71CA03DD" w15:done="0"/>
  <w15:commentEx w15:paraId="3F379883" w15:paraIdParent="71CA03DD" w15:done="0"/>
  <w15:commentEx w15:paraId="1D41DB47" w15:done="0"/>
  <w15:commentEx w15:paraId="1A8589C7" w15:done="0"/>
  <w15:commentEx w15:paraId="662F26C3" w15:done="0"/>
  <w15:commentEx w15:paraId="5B03CE19" w15:done="0"/>
  <w15:commentEx w15:paraId="214D09EA" w15:done="0"/>
  <w15:commentEx w15:paraId="55579AB7" w15:done="0"/>
  <w15:commentEx w15:paraId="13FF5F04" w15:done="0"/>
  <w15:commentEx w15:paraId="2BC92AD1" w15:done="0"/>
  <w15:commentEx w15:paraId="46ECEB6D" w15:done="0"/>
  <w15:commentEx w15:paraId="644146DA" w15:done="0"/>
  <w15:commentEx w15:paraId="4D78D2DC" w15:done="0"/>
  <w15:commentEx w15:paraId="135CC428" w15:done="0"/>
  <w15:commentEx w15:paraId="7C2FDCA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01F9DB" w14:textId="77777777" w:rsidR="003A068B" w:rsidRDefault="003A068B" w:rsidP="00C411E4">
      <w:pPr>
        <w:spacing w:after="0" w:line="240" w:lineRule="auto"/>
      </w:pPr>
      <w:r>
        <w:separator/>
      </w:r>
    </w:p>
  </w:endnote>
  <w:endnote w:type="continuationSeparator" w:id="0">
    <w:p w14:paraId="4CD84AF8" w14:textId="77777777" w:rsidR="003A068B" w:rsidRDefault="003A068B" w:rsidP="00C411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imes New Roman Special G2">
    <w:altName w:val="Wingdings 2"/>
    <w:panose1 w:val="05020603050405020304"/>
    <w:charset w:val="02"/>
    <w:family w:val="roman"/>
    <w:pitch w:val="variable"/>
    <w:sig w:usb0="00000000" w:usb1="10000000" w:usb2="00000000" w:usb3="00000000" w:csb0="80000000" w:csb1="00000000"/>
  </w:font>
  <w:font w:name="Times-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7D09A" w14:textId="27EEDBE2" w:rsidR="00794BE2" w:rsidRPr="00E769F0" w:rsidRDefault="00794BE2">
    <w:pPr>
      <w:pStyle w:val="Footer"/>
      <w:jc w:val="center"/>
      <w:rPr>
        <w:color w:val="000000" w:themeColor="text1"/>
      </w:rPr>
    </w:pPr>
    <w:r w:rsidRPr="00E769F0">
      <w:rPr>
        <w:color w:val="000000" w:themeColor="text1"/>
      </w:rPr>
      <w:fldChar w:fldCharType="begin"/>
    </w:r>
    <w:r w:rsidRPr="00C63CB6">
      <w:rPr>
        <w:color w:val="000000" w:themeColor="text1"/>
      </w:rPr>
      <w:instrText xml:space="preserve"> PAGE   \* MERGEFORMAT </w:instrText>
    </w:r>
    <w:r w:rsidRPr="00E769F0">
      <w:rPr>
        <w:color w:val="000000" w:themeColor="text1"/>
      </w:rPr>
      <w:fldChar w:fldCharType="separate"/>
    </w:r>
    <w:r w:rsidR="00DC102A">
      <w:rPr>
        <w:noProof/>
        <w:color w:val="000000" w:themeColor="text1"/>
      </w:rPr>
      <w:t>vi</w:t>
    </w:r>
    <w:r w:rsidRPr="00E769F0">
      <w:rPr>
        <w:color w:val="000000" w:themeColor="text1"/>
      </w:rPr>
      <w:fldChar w:fldCharType="end"/>
    </w:r>
  </w:p>
  <w:p w14:paraId="514A73AC" w14:textId="77777777" w:rsidR="00794BE2" w:rsidRDefault="00794B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796980" w14:textId="77777777" w:rsidR="003A068B" w:rsidRDefault="003A068B" w:rsidP="00C411E4">
      <w:pPr>
        <w:spacing w:after="0" w:line="240" w:lineRule="auto"/>
      </w:pPr>
      <w:r>
        <w:separator/>
      </w:r>
    </w:p>
  </w:footnote>
  <w:footnote w:type="continuationSeparator" w:id="0">
    <w:p w14:paraId="06898509" w14:textId="77777777" w:rsidR="003A068B" w:rsidRDefault="003A068B" w:rsidP="00C411E4">
      <w:pPr>
        <w:spacing w:after="0" w:line="240" w:lineRule="auto"/>
      </w:pPr>
      <w:r>
        <w:continuationSeparator/>
      </w:r>
    </w:p>
  </w:footnote>
  <w:footnote w:id="1">
    <w:p w14:paraId="1BFBC4B2" w14:textId="77777777" w:rsidR="00794BE2" w:rsidRDefault="00794BE2" w:rsidP="00C411E4">
      <w:pPr>
        <w:pStyle w:val="FootnoteText"/>
      </w:pPr>
      <w:r w:rsidRPr="004C00E0">
        <w:rPr>
          <w:rStyle w:val="FootnoteReference"/>
        </w:rPr>
        <w:footnoteRef/>
      </w:r>
      <w:r>
        <w:t xml:space="preserve"> Mutation testing is a variant of fault injection but this thesis considers it as a black-box approach</w:t>
      </w:r>
    </w:p>
  </w:footnote>
  <w:footnote w:id="2">
    <w:p w14:paraId="7658CBF6" w14:textId="77777777" w:rsidR="00794BE2" w:rsidRDefault="00794BE2" w:rsidP="006A05AE">
      <w:pPr>
        <w:pStyle w:val="FootnoteText"/>
      </w:pPr>
      <w:r w:rsidRPr="004C00E0">
        <w:rPr>
          <w:rStyle w:val="FootnoteReference"/>
        </w:rPr>
        <w:footnoteRef/>
      </w:r>
      <w:r>
        <w:t xml:space="preserve"> The term has been used differently. It is also known as mutant operators, mutagens, mutagenic operators, mutation rules, mutation transformations.</w:t>
      </w:r>
    </w:p>
  </w:footnote>
  <w:footnote w:id="3">
    <w:p w14:paraId="680ED792" w14:textId="77777777" w:rsidR="00794BE2" w:rsidRDefault="00794BE2" w:rsidP="00C411E4">
      <w:pPr>
        <w:pStyle w:val="FootnoteText"/>
      </w:pPr>
      <w:r w:rsidRPr="004C00E0">
        <w:rPr>
          <w:rStyle w:val="FootnoteReference"/>
        </w:rPr>
        <w:footnoteRef/>
      </w:r>
      <w:r>
        <w:t xml:space="preserve"> ASR can also mean Assignment Operator Replacement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F423A"/>
    <w:multiLevelType w:val="hybridMultilevel"/>
    <w:tmpl w:val="BFC6875C"/>
    <w:lvl w:ilvl="0" w:tplc="10AC1C40">
      <w:start w:val="1"/>
      <w:numFmt w:val="decimal"/>
      <w:lvlText w:val="4.%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7198B"/>
    <w:multiLevelType w:val="hybridMultilevel"/>
    <w:tmpl w:val="4BB00D4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0E2A11EC"/>
    <w:multiLevelType w:val="multilevel"/>
    <w:tmpl w:val="7B8E8782"/>
    <w:lvl w:ilvl="0">
      <w:start w:val="1"/>
      <w:numFmt w:val="decimal"/>
      <w:lvlText w:val="%1"/>
      <w:lvlJc w:val="left"/>
      <w:pPr>
        <w:ind w:left="720" w:hanging="720"/>
      </w:pPr>
      <w:rPr>
        <w:rFonts w:hint="default"/>
      </w:rPr>
    </w:lvl>
    <w:lvl w:ilvl="1">
      <w:start w:val="1"/>
      <w:numFmt w:val="none"/>
      <w:lvlText w:val="7.1"/>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5E1D2A"/>
    <w:multiLevelType w:val="hybridMultilevel"/>
    <w:tmpl w:val="2D0C6A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565DEF"/>
    <w:multiLevelType w:val="hybridMultilevel"/>
    <w:tmpl w:val="C5D286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DF3F34"/>
    <w:multiLevelType w:val="hybridMultilevel"/>
    <w:tmpl w:val="EA1CC0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2E31A1"/>
    <w:multiLevelType w:val="hybridMultilevel"/>
    <w:tmpl w:val="4F12E6D6"/>
    <w:lvl w:ilvl="0" w:tplc="347870BC">
      <w:start w:val="1"/>
      <w:numFmt w:val="decimal"/>
      <w:lvlText w:val="[%1]"/>
      <w:lvlJc w:val="right"/>
      <w:pPr>
        <w:ind w:left="720" w:hanging="18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15:restartNumberingAfterBreak="0">
    <w:nsid w:val="20411C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E5342C"/>
    <w:multiLevelType w:val="hybridMultilevel"/>
    <w:tmpl w:val="91527A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9F0FCA"/>
    <w:multiLevelType w:val="multilevel"/>
    <w:tmpl w:val="DFD8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1B21E4"/>
    <w:multiLevelType w:val="hybridMultilevel"/>
    <w:tmpl w:val="C0027F20"/>
    <w:lvl w:ilvl="0" w:tplc="D154FA48">
      <w:start w:val="1"/>
      <w:numFmt w:val="decimal"/>
      <w:lvlText w:val="6.%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4C3A84"/>
    <w:multiLevelType w:val="hybridMultilevel"/>
    <w:tmpl w:val="56F8C3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9920DF"/>
    <w:multiLevelType w:val="hybridMultilevel"/>
    <w:tmpl w:val="85ACB5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FD6B66"/>
    <w:multiLevelType w:val="hybridMultilevel"/>
    <w:tmpl w:val="D974D1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4E1CAA"/>
    <w:multiLevelType w:val="hybridMultilevel"/>
    <w:tmpl w:val="CF72CC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E400AD"/>
    <w:multiLevelType w:val="hybridMultilevel"/>
    <w:tmpl w:val="4A5622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0A2A02"/>
    <w:multiLevelType w:val="hybridMultilevel"/>
    <w:tmpl w:val="096E29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2D3BA0"/>
    <w:multiLevelType w:val="multilevel"/>
    <w:tmpl w:val="B8EE14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98E2DFF"/>
    <w:multiLevelType w:val="hybridMultilevel"/>
    <w:tmpl w:val="947A96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BE5275"/>
    <w:multiLevelType w:val="hybridMultilevel"/>
    <w:tmpl w:val="1C5069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F73D79"/>
    <w:multiLevelType w:val="hybridMultilevel"/>
    <w:tmpl w:val="0C4E7B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5D4E1E"/>
    <w:multiLevelType w:val="multilevel"/>
    <w:tmpl w:val="C874AED0"/>
    <w:lvl w:ilvl="0">
      <w:start w:val="1"/>
      <w:numFmt w:val="decimal"/>
      <w:lvlText w:val="%1"/>
      <w:lvlJc w:val="left"/>
      <w:pPr>
        <w:ind w:left="375" w:hanging="375"/>
      </w:pPr>
      <w:rPr>
        <w:rFonts w:hint="default"/>
        <w:color w:val="FFFFFF" w:themeColor="background1"/>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3EAA428E"/>
    <w:multiLevelType w:val="hybridMultilevel"/>
    <w:tmpl w:val="24C621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EB72E90"/>
    <w:multiLevelType w:val="hybridMultilevel"/>
    <w:tmpl w:val="17CC52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B372AB"/>
    <w:multiLevelType w:val="multilevel"/>
    <w:tmpl w:val="5B52D706"/>
    <w:lvl w:ilvl="0">
      <w:start w:val="1"/>
      <w:numFmt w:val="decimal"/>
      <w:lvlText w:val="%1."/>
      <w:lvlJc w:val="left"/>
      <w:pPr>
        <w:ind w:left="360" w:hanging="360"/>
      </w:pPr>
      <w:rPr>
        <w:rFonts w:hint="default"/>
      </w:rPr>
    </w:lvl>
    <w:lvl w:ilvl="1">
      <w:start w:val="1"/>
      <w:numFmt w:val="decimal"/>
      <w:lvlText w:val="7.%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3A377BB"/>
    <w:multiLevelType w:val="hybridMultilevel"/>
    <w:tmpl w:val="29027DCA"/>
    <w:lvl w:ilvl="0" w:tplc="9E964676">
      <w:start w:val="1"/>
      <w:numFmt w:val="decimal"/>
      <w:lvlText w:val="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EC5ADC"/>
    <w:multiLevelType w:val="hybridMultilevel"/>
    <w:tmpl w:val="F82400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04118B"/>
    <w:multiLevelType w:val="multilevel"/>
    <w:tmpl w:val="9160764E"/>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B525566"/>
    <w:multiLevelType w:val="multilevel"/>
    <w:tmpl w:val="7B8E8782"/>
    <w:lvl w:ilvl="0">
      <w:start w:val="1"/>
      <w:numFmt w:val="decimal"/>
      <w:lvlText w:val="%1"/>
      <w:lvlJc w:val="left"/>
      <w:pPr>
        <w:ind w:left="720" w:hanging="720"/>
      </w:pPr>
      <w:rPr>
        <w:rFonts w:hint="default"/>
      </w:rPr>
    </w:lvl>
    <w:lvl w:ilvl="1">
      <w:start w:val="1"/>
      <w:numFmt w:val="none"/>
      <w:lvlText w:val="7.1"/>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1503FB0"/>
    <w:multiLevelType w:val="multilevel"/>
    <w:tmpl w:val="86A038A0"/>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21C3749"/>
    <w:multiLevelType w:val="hybridMultilevel"/>
    <w:tmpl w:val="434E5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876D96"/>
    <w:multiLevelType w:val="multilevel"/>
    <w:tmpl w:val="ABA69BE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B5C2D32"/>
    <w:multiLevelType w:val="multilevel"/>
    <w:tmpl w:val="6A665B52"/>
    <w:lvl w:ilvl="0">
      <w:start w:val="1"/>
      <w:numFmt w:val="decimal"/>
      <w:lvlText w:val="%1."/>
      <w:lvlJc w:val="left"/>
      <w:pPr>
        <w:ind w:left="360" w:hanging="360"/>
      </w:pPr>
      <w:rPr>
        <w:rFonts w:hint="default"/>
      </w:rPr>
    </w:lvl>
    <w:lvl w:ilvl="1">
      <w:start w:val="1"/>
      <w:numFmt w:val="decimal"/>
      <w:lvlText w:val="7.%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F8A6D20"/>
    <w:multiLevelType w:val="hybridMultilevel"/>
    <w:tmpl w:val="587636A6"/>
    <w:lvl w:ilvl="0" w:tplc="34CA9312">
      <w:start w:val="1"/>
      <w:numFmt w:val="decimal"/>
      <w:lvlText w:val="5.%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BB4030"/>
    <w:multiLevelType w:val="hybridMultilevel"/>
    <w:tmpl w:val="0F3A79C8"/>
    <w:lvl w:ilvl="0" w:tplc="E3B407F6">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006FD6"/>
    <w:multiLevelType w:val="hybridMultilevel"/>
    <w:tmpl w:val="550074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0D04AF"/>
    <w:multiLevelType w:val="hybridMultilevel"/>
    <w:tmpl w:val="A5A430A6"/>
    <w:lvl w:ilvl="0" w:tplc="BA1EBAE8">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5C65E5"/>
    <w:multiLevelType w:val="multilevel"/>
    <w:tmpl w:val="7BD05E58"/>
    <w:lvl w:ilvl="0">
      <w:start w:val="1"/>
      <w:numFmt w:val="decimal"/>
      <w:lvlText w:val="%1."/>
      <w:lvlJc w:val="left"/>
      <w:pPr>
        <w:ind w:left="2520" w:hanging="360"/>
      </w:pPr>
      <w:rPr>
        <w:rFonts w:hint="default"/>
      </w:rPr>
    </w:lvl>
    <w:lvl w:ilvl="1">
      <w:start w:val="1"/>
      <w:numFmt w:val="decimal"/>
      <w:lvlText w:val="7.%2"/>
      <w:lvlJc w:val="left"/>
      <w:pPr>
        <w:ind w:left="2952" w:hanging="432"/>
      </w:pPr>
      <w:rPr>
        <w:rFonts w:hint="default"/>
      </w:rPr>
    </w:lvl>
    <w:lvl w:ilvl="2">
      <w:start w:val="1"/>
      <w:numFmt w:val="decimal"/>
      <w:lvlText w:val="%1.%2.%3."/>
      <w:lvlJc w:val="left"/>
      <w:pPr>
        <w:ind w:left="3384" w:hanging="504"/>
      </w:pPr>
      <w:rPr>
        <w:rFonts w:hint="default"/>
      </w:rPr>
    </w:lvl>
    <w:lvl w:ilvl="3">
      <w:start w:val="1"/>
      <w:numFmt w:val="decimal"/>
      <w:lvlText w:val="%1.%2.%3.%4."/>
      <w:lvlJc w:val="left"/>
      <w:pPr>
        <w:ind w:left="3888" w:hanging="648"/>
      </w:pPr>
      <w:rPr>
        <w:rFonts w:hint="default"/>
      </w:rPr>
    </w:lvl>
    <w:lvl w:ilvl="4">
      <w:start w:val="1"/>
      <w:numFmt w:val="decimal"/>
      <w:lvlText w:val="%1.%2.%3.%4.%5."/>
      <w:lvlJc w:val="left"/>
      <w:pPr>
        <w:ind w:left="4392" w:hanging="792"/>
      </w:pPr>
      <w:rPr>
        <w:rFonts w:hint="default"/>
      </w:rPr>
    </w:lvl>
    <w:lvl w:ilvl="5">
      <w:start w:val="1"/>
      <w:numFmt w:val="decimal"/>
      <w:lvlText w:val="%1.%2.%3.%4.%5.%6."/>
      <w:lvlJc w:val="left"/>
      <w:pPr>
        <w:ind w:left="4896" w:hanging="936"/>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5904" w:hanging="1224"/>
      </w:pPr>
      <w:rPr>
        <w:rFonts w:hint="default"/>
      </w:rPr>
    </w:lvl>
    <w:lvl w:ilvl="8">
      <w:start w:val="1"/>
      <w:numFmt w:val="decimal"/>
      <w:lvlText w:val="%1.%2.%3.%4.%5.%6.%7.%8.%9."/>
      <w:lvlJc w:val="left"/>
      <w:pPr>
        <w:ind w:left="6480" w:hanging="1440"/>
      </w:pPr>
      <w:rPr>
        <w:rFonts w:hint="default"/>
      </w:rPr>
    </w:lvl>
  </w:abstractNum>
  <w:abstractNum w:abstractNumId="38" w15:restartNumberingAfterBreak="0">
    <w:nsid w:val="6EE34049"/>
    <w:multiLevelType w:val="hybridMultilevel"/>
    <w:tmpl w:val="EEA25A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B49B9"/>
    <w:multiLevelType w:val="hybridMultilevel"/>
    <w:tmpl w:val="1EF02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F63C0A"/>
    <w:multiLevelType w:val="hybridMultilevel"/>
    <w:tmpl w:val="09EAB6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631FDF"/>
    <w:multiLevelType w:val="hybridMultilevel"/>
    <w:tmpl w:val="B952F89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F832AE8"/>
    <w:multiLevelType w:val="hybridMultilevel"/>
    <w:tmpl w:val="7E424D04"/>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num>
  <w:num w:numId="4">
    <w:abstractNumId w:val="9"/>
  </w:num>
  <w:num w:numId="5">
    <w:abstractNumId w:val="1"/>
  </w:num>
  <w:num w:numId="6">
    <w:abstractNumId w:val="6"/>
  </w:num>
  <w:num w:numId="7">
    <w:abstractNumId w:val="8"/>
  </w:num>
  <w:num w:numId="8">
    <w:abstractNumId w:val="13"/>
  </w:num>
  <w:num w:numId="9">
    <w:abstractNumId w:val="19"/>
  </w:num>
  <w:num w:numId="10">
    <w:abstractNumId w:val="16"/>
  </w:num>
  <w:num w:numId="11">
    <w:abstractNumId w:val="42"/>
  </w:num>
  <w:num w:numId="12">
    <w:abstractNumId w:val="15"/>
  </w:num>
  <w:num w:numId="13">
    <w:abstractNumId w:val="38"/>
  </w:num>
  <w:num w:numId="14">
    <w:abstractNumId w:val="40"/>
  </w:num>
  <w:num w:numId="15">
    <w:abstractNumId w:val="27"/>
  </w:num>
  <w:num w:numId="16">
    <w:abstractNumId w:val="3"/>
  </w:num>
  <w:num w:numId="17">
    <w:abstractNumId w:val="26"/>
  </w:num>
  <w:num w:numId="18">
    <w:abstractNumId w:val="5"/>
  </w:num>
  <w:num w:numId="19">
    <w:abstractNumId w:val="12"/>
  </w:num>
  <w:num w:numId="20">
    <w:abstractNumId w:val="18"/>
  </w:num>
  <w:num w:numId="21">
    <w:abstractNumId w:val="35"/>
  </w:num>
  <w:num w:numId="22">
    <w:abstractNumId w:val="21"/>
  </w:num>
  <w:num w:numId="23">
    <w:abstractNumId w:val="23"/>
  </w:num>
  <w:num w:numId="24">
    <w:abstractNumId w:val="39"/>
  </w:num>
  <w:num w:numId="25">
    <w:abstractNumId w:val="31"/>
  </w:num>
  <w:num w:numId="26">
    <w:abstractNumId w:val="7"/>
  </w:num>
  <w:num w:numId="27">
    <w:abstractNumId w:val="17"/>
  </w:num>
  <w:num w:numId="28">
    <w:abstractNumId w:val="28"/>
  </w:num>
  <w:num w:numId="29">
    <w:abstractNumId w:val="24"/>
  </w:num>
  <w:num w:numId="30">
    <w:abstractNumId w:val="32"/>
  </w:num>
  <w:num w:numId="31">
    <w:abstractNumId w:val="37"/>
  </w:num>
  <w:num w:numId="32">
    <w:abstractNumId w:val="2"/>
  </w:num>
  <w:num w:numId="33">
    <w:abstractNumId w:val="29"/>
  </w:num>
  <w:num w:numId="34">
    <w:abstractNumId w:val="11"/>
  </w:num>
  <w:num w:numId="35">
    <w:abstractNumId w:val="34"/>
  </w:num>
  <w:num w:numId="36">
    <w:abstractNumId w:val="25"/>
  </w:num>
  <w:num w:numId="37">
    <w:abstractNumId w:val="0"/>
  </w:num>
  <w:num w:numId="38">
    <w:abstractNumId w:val="33"/>
  </w:num>
  <w:num w:numId="39">
    <w:abstractNumId w:val="14"/>
  </w:num>
  <w:num w:numId="40">
    <w:abstractNumId w:val="10"/>
  </w:num>
  <w:num w:numId="41">
    <w:abstractNumId w:val="4"/>
  </w:num>
  <w:num w:numId="42">
    <w:abstractNumId w:val="22"/>
  </w:num>
  <w:num w:numId="43">
    <w:abstractNumId w:val="41"/>
  </w:num>
  <w:num w:numId="44">
    <w:abstractNumId w:val="36"/>
  </w:num>
  <w:num w:numId="45">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 B. Adeyemo">
    <w15:presenceInfo w15:providerId="Windows Live" w15:userId="5106ebeb7ff33111"/>
  </w15:person>
  <w15:person w15:author="Moataz Ahmed">
    <w15:presenceInfo w15:providerId="None" w15:userId="Moataz Ahm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1E4"/>
    <w:rsid w:val="00032671"/>
    <w:rsid w:val="00035BD4"/>
    <w:rsid w:val="00055B7B"/>
    <w:rsid w:val="000672A7"/>
    <w:rsid w:val="00076F5E"/>
    <w:rsid w:val="000822AC"/>
    <w:rsid w:val="0008415E"/>
    <w:rsid w:val="000B4B36"/>
    <w:rsid w:val="000E1C89"/>
    <w:rsid w:val="000E2513"/>
    <w:rsid w:val="00106A42"/>
    <w:rsid w:val="001101E6"/>
    <w:rsid w:val="00123DB2"/>
    <w:rsid w:val="001507DC"/>
    <w:rsid w:val="00157CB3"/>
    <w:rsid w:val="00160E49"/>
    <w:rsid w:val="00166001"/>
    <w:rsid w:val="00172015"/>
    <w:rsid w:val="0017379C"/>
    <w:rsid w:val="001775AD"/>
    <w:rsid w:val="00177E46"/>
    <w:rsid w:val="001828E5"/>
    <w:rsid w:val="001845E9"/>
    <w:rsid w:val="00184D09"/>
    <w:rsid w:val="00195374"/>
    <w:rsid w:val="00197251"/>
    <w:rsid w:val="001B2D8C"/>
    <w:rsid w:val="001C06D9"/>
    <w:rsid w:val="001C24D3"/>
    <w:rsid w:val="001C3960"/>
    <w:rsid w:val="001E0163"/>
    <w:rsid w:val="001E5981"/>
    <w:rsid w:val="001E72F2"/>
    <w:rsid w:val="001F208D"/>
    <w:rsid w:val="002425B3"/>
    <w:rsid w:val="002427E3"/>
    <w:rsid w:val="00246BA4"/>
    <w:rsid w:val="002478FB"/>
    <w:rsid w:val="002506A3"/>
    <w:rsid w:val="0025607D"/>
    <w:rsid w:val="002714AF"/>
    <w:rsid w:val="00277056"/>
    <w:rsid w:val="002D2D74"/>
    <w:rsid w:val="002D677D"/>
    <w:rsid w:val="002E1BE9"/>
    <w:rsid w:val="002E3CEA"/>
    <w:rsid w:val="002F1D13"/>
    <w:rsid w:val="00312380"/>
    <w:rsid w:val="00322FF8"/>
    <w:rsid w:val="00325D2E"/>
    <w:rsid w:val="00327664"/>
    <w:rsid w:val="003418E9"/>
    <w:rsid w:val="00341D66"/>
    <w:rsid w:val="003513D4"/>
    <w:rsid w:val="003660B7"/>
    <w:rsid w:val="00374646"/>
    <w:rsid w:val="00381D97"/>
    <w:rsid w:val="00382257"/>
    <w:rsid w:val="003A068B"/>
    <w:rsid w:val="003A14FE"/>
    <w:rsid w:val="003A2075"/>
    <w:rsid w:val="003A48F9"/>
    <w:rsid w:val="003C03F5"/>
    <w:rsid w:val="003E6A58"/>
    <w:rsid w:val="003F1515"/>
    <w:rsid w:val="003F4747"/>
    <w:rsid w:val="003F4AA9"/>
    <w:rsid w:val="00402491"/>
    <w:rsid w:val="004576B3"/>
    <w:rsid w:val="0045782F"/>
    <w:rsid w:val="00457C7A"/>
    <w:rsid w:val="00457CA2"/>
    <w:rsid w:val="00472492"/>
    <w:rsid w:val="004955E9"/>
    <w:rsid w:val="00497F91"/>
    <w:rsid w:val="004B5BD3"/>
    <w:rsid w:val="004C18CB"/>
    <w:rsid w:val="004F0CBF"/>
    <w:rsid w:val="004F6EE5"/>
    <w:rsid w:val="00502236"/>
    <w:rsid w:val="00502710"/>
    <w:rsid w:val="005058EF"/>
    <w:rsid w:val="00537E58"/>
    <w:rsid w:val="005475C6"/>
    <w:rsid w:val="005476AF"/>
    <w:rsid w:val="00551A0F"/>
    <w:rsid w:val="00551F59"/>
    <w:rsid w:val="00557B8C"/>
    <w:rsid w:val="0058101E"/>
    <w:rsid w:val="0058658B"/>
    <w:rsid w:val="00591B64"/>
    <w:rsid w:val="005A5E13"/>
    <w:rsid w:val="005C3184"/>
    <w:rsid w:val="005E544B"/>
    <w:rsid w:val="005F252A"/>
    <w:rsid w:val="00610891"/>
    <w:rsid w:val="00614731"/>
    <w:rsid w:val="006154EC"/>
    <w:rsid w:val="006408A0"/>
    <w:rsid w:val="00644641"/>
    <w:rsid w:val="00650523"/>
    <w:rsid w:val="006718CA"/>
    <w:rsid w:val="00672D36"/>
    <w:rsid w:val="006903CE"/>
    <w:rsid w:val="00694CE4"/>
    <w:rsid w:val="006A05AE"/>
    <w:rsid w:val="006A19B2"/>
    <w:rsid w:val="006A1D78"/>
    <w:rsid w:val="006B0281"/>
    <w:rsid w:val="006B57DD"/>
    <w:rsid w:val="006D7A55"/>
    <w:rsid w:val="006E21BF"/>
    <w:rsid w:val="007030BC"/>
    <w:rsid w:val="00711DB9"/>
    <w:rsid w:val="0072452B"/>
    <w:rsid w:val="00731204"/>
    <w:rsid w:val="00732AA7"/>
    <w:rsid w:val="007368FD"/>
    <w:rsid w:val="00750A81"/>
    <w:rsid w:val="007542D6"/>
    <w:rsid w:val="00760387"/>
    <w:rsid w:val="00760F68"/>
    <w:rsid w:val="00771E69"/>
    <w:rsid w:val="00792EEA"/>
    <w:rsid w:val="00794BE2"/>
    <w:rsid w:val="007A7142"/>
    <w:rsid w:val="007B3F3B"/>
    <w:rsid w:val="007C6CEC"/>
    <w:rsid w:val="007D5EA0"/>
    <w:rsid w:val="007F09FE"/>
    <w:rsid w:val="007F45A6"/>
    <w:rsid w:val="007F497A"/>
    <w:rsid w:val="00801794"/>
    <w:rsid w:val="00801FA8"/>
    <w:rsid w:val="00817352"/>
    <w:rsid w:val="00844D0C"/>
    <w:rsid w:val="0085659D"/>
    <w:rsid w:val="00863C27"/>
    <w:rsid w:val="00864E8A"/>
    <w:rsid w:val="00876569"/>
    <w:rsid w:val="00882758"/>
    <w:rsid w:val="00883E76"/>
    <w:rsid w:val="00892873"/>
    <w:rsid w:val="008A1EDD"/>
    <w:rsid w:val="008B47A9"/>
    <w:rsid w:val="008D1EAA"/>
    <w:rsid w:val="008E41C5"/>
    <w:rsid w:val="008F0887"/>
    <w:rsid w:val="008F4410"/>
    <w:rsid w:val="00904B45"/>
    <w:rsid w:val="00906707"/>
    <w:rsid w:val="009128A7"/>
    <w:rsid w:val="009417E0"/>
    <w:rsid w:val="00947828"/>
    <w:rsid w:val="00955C07"/>
    <w:rsid w:val="00963F69"/>
    <w:rsid w:val="00966941"/>
    <w:rsid w:val="009702C9"/>
    <w:rsid w:val="009825EA"/>
    <w:rsid w:val="00984236"/>
    <w:rsid w:val="009A3E12"/>
    <w:rsid w:val="009A4CE2"/>
    <w:rsid w:val="009B0AD7"/>
    <w:rsid w:val="009B47C6"/>
    <w:rsid w:val="009C4001"/>
    <w:rsid w:val="009D6C4E"/>
    <w:rsid w:val="009D7D65"/>
    <w:rsid w:val="00A14750"/>
    <w:rsid w:val="00A21E30"/>
    <w:rsid w:val="00A26C3A"/>
    <w:rsid w:val="00A40C65"/>
    <w:rsid w:val="00A45D01"/>
    <w:rsid w:val="00A501D6"/>
    <w:rsid w:val="00A509AE"/>
    <w:rsid w:val="00A670F5"/>
    <w:rsid w:val="00A7364E"/>
    <w:rsid w:val="00A7683D"/>
    <w:rsid w:val="00A802F5"/>
    <w:rsid w:val="00A859D3"/>
    <w:rsid w:val="00AA7695"/>
    <w:rsid w:val="00AB1E65"/>
    <w:rsid w:val="00AB3CB3"/>
    <w:rsid w:val="00AE1932"/>
    <w:rsid w:val="00AE4CD0"/>
    <w:rsid w:val="00AF151B"/>
    <w:rsid w:val="00AF6A46"/>
    <w:rsid w:val="00B040CD"/>
    <w:rsid w:val="00B14142"/>
    <w:rsid w:val="00B176B9"/>
    <w:rsid w:val="00B25EB6"/>
    <w:rsid w:val="00B34C89"/>
    <w:rsid w:val="00B51FD6"/>
    <w:rsid w:val="00B52646"/>
    <w:rsid w:val="00B5611C"/>
    <w:rsid w:val="00B70F38"/>
    <w:rsid w:val="00B858FD"/>
    <w:rsid w:val="00BC6687"/>
    <w:rsid w:val="00BD09F7"/>
    <w:rsid w:val="00BD1744"/>
    <w:rsid w:val="00BD2F2C"/>
    <w:rsid w:val="00BE7E08"/>
    <w:rsid w:val="00C02B6F"/>
    <w:rsid w:val="00C05FDD"/>
    <w:rsid w:val="00C060DA"/>
    <w:rsid w:val="00C0791A"/>
    <w:rsid w:val="00C169F4"/>
    <w:rsid w:val="00C32BA0"/>
    <w:rsid w:val="00C33FAA"/>
    <w:rsid w:val="00C34E48"/>
    <w:rsid w:val="00C37749"/>
    <w:rsid w:val="00C411E4"/>
    <w:rsid w:val="00C43BC2"/>
    <w:rsid w:val="00C56083"/>
    <w:rsid w:val="00C63CB6"/>
    <w:rsid w:val="00C64CDD"/>
    <w:rsid w:val="00C82522"/>
    <w:rsid w:val="00C826FC"/>
    <w:rsid w:val="00C877E2"/>
    <w:rsid w:val="00CA6C52"/>
    <w:rsid w:val="00CB064B"/>
    <w:rsid w:val="00CB751F"/>
    <w:rsid w:val="00CC7DA3"/>
    <w:rsid w:val="00CD31F5"/>
    <w:rsid w:val="00CE01D2"/>
    <w:rsid w:val="00CF0AF0"/>
    <w:rsid w:val="00D11F6A"/>
    <w:rsid w:val="00D30B37"/>
    <w:rsid w:val="00D30E1F"/>
    <w:rsid w:val="00D31AB0"/>
    <w:rsid w:val="00D427D5"/>
    <w:rsid w:val="00D51649"/>
    <w:rsid w:val="00D5682E"/>
    <w:rsid w:val="00D63C03"/>
    <w:rsid w:val="00D65179"/>
    <w:rsid w:val="00D716A6"/>
    <w:rsid w:val="00D93013"/>
    <w:rsid w:val="00D93C68"/>
    <w:rsid w:val="00DA434E"/>
    <w:rsid w:val="00DB32B7"/>
    <w:rsid w:val="00DB5FC2"/>
    <w:rsid w:val="00DC102A"/>
    <w:rsid w:val="00DE6DD9"/>
    <w:rsid w:val="00DF33F3"/>
    <w:rsid w:val="00DF553F"/>
    <w:rsid w:val="00E04E0D"/>
    <w:rsid w:val="00E07223"/>
    <w:rsid w:val="00E07CC5"/>
    <w:rsid w:val="00E127FB"/>
    <w:rsid w:val="00E426B1"/>
    <w:rsid w:val="00E63311"/>
    <w:rsid w:val="00E82082"/>
    <w:rsid w:val="00E91B3F"/>
    <w:rsid w:val="00EC072B"/>
    <w:rsid w:val="00F01764"/>
    <w:rsid w:val="00F0544F"/>
    <w:rsid w:val="00F07D8F"/>
    <w:rsid w:val="00F114E1"/>
    <w:rsid w:val="00F12F22"/>
    <w:rsid w:val="00F16FAE"/>
    <w:rsid w:val="00F25812"/>
    <w:rsid w:val="00F310BE"/>
    <w:rsid w:val="00F44BEF"/>
    <w:rsid w:val="00F452C0"/>
    <w:rsid w:val="00F45BA8"/>
    <w:rsid w:val="00F47AF8"/>
    <w:rsid w:val="00F7022D"/>
    <w:rsid w:val="00F71FB7"/>
    <w:rsid w:val="00F816CA"/>
    <w:rsid w:val="00F97E6F"/>
    <w:rsid w:val="00FA371E"/>
    <w:rsid w:val="00FA7CB5"/>
    <w:rsid w:val="00FB02A9"/>
    <w:rsid w:val="00FB7AD5"/>
    <w:rsid w:val="00FB7F4A"/>
    <w:rsid w:val="00FE3B5D"/>
    <w:rsid w:val="00FF5F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EDD3C"/>
  <w15:chartTrackingRefBased/>
  <w15:docId w15:val="{42B7CD66-81BB-4DB1-863A-6FD2F6008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11E4"/>
    <w:pPr>
      <w:spacing w:line="256" w:lineRule="auto"/>
    </w:pPr>
  </w:style>
  <w:style w:type="paragraph" w:styleId="Heading1">
    <w:name w:val="heading 1"/>
    <w:basedOn w:val="Normal"/>
    <w:next w:val="Normal"/>
    <w:link w:val="Heading1Char"/>
    <w:uiPriority w:val="9"/>
    <w:qFormat/>
    <w:rsid w:val="00C411E4"/>
    <w:pPr>
      <w:keepNext/>
      <w:keepLines/>
      <w:spacing w:before="480" w:after="0" w:line="360" w:lineRule="auto"/>
      <w:jc w:val="both"/>
      <w:outlineLvl w:val="0"/>
    </w:pPr>
    <w:rPr>
      <w:rFonts w:ascii="Times New Roman" w:eastAsia="Times New Roman" w:hAnsi="Times New Roman" w:cs="Times New Roman"/>
      <w:b/>
      <w:bCs/>
      <w:sz w:val="32"/>
      <w:szCs w:val="28"/>
    </w:rPr>
  </w:style>
  <w:style w:type="paragraph" w:styleId="Heading2">
    <w:name w:val="heading 2"/>
    <w:basedOn w:val="Normal"/>
    <w:link w:val="Heading2Char"/>
    <w:uiPriority w:val="9"/>
    <w:unhideWhenUsed/>
    <w:qFormat/>
    <w:rsid w:val="00C411E4"/>
    <w:pPr>
      <w:spacing w:before="100" w:beforeAutospacing="1" w:after="100" w:afterAutospacing="1" w:line="240" w:lineRule="auto"/>
      <w:outlineLvl w:val="1"/>
    </w:pPr>
    <w:rPr>
      <w:rFonts w:ascii="Times New Roman" w:eastAsia="Times New Roman" w:hAnsi="Times New Roman" w:cs="Times New Roman"/>
      <w:b/>
      <w:bCs/>
      <w:sz w:val="28"/>
      <w:szCs w:val="28"/>
    </w:rPr>
  </w:style>
  <w:style w:type="paragraph" w:styleId="Heading3">
    <w:name w:val="heading 3"/>
    <w:basedOn w:val="Normal"/>
    <w:next w:val="Normal"/>
    <w:link w:val="Heading3Char"/>
    <w:uiPriority w:val="9"/>
    <w:unhideWhenUsed/>
    <w:qFormat/>
    <w:rsid w:val="00C411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411E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1E4"/>
    <w:rPr>
      <w:rFonts w:ascii="Times New Roman" w:eastAsia="Times New Roman" w:hAnsi="Times New Roman" w:cs="Times New Roman"/>
      <w:b/>
      <w:bCs/>
      <w:sz w:val="32"/>
      <w:szCs w:val="28"/>
    </w:rPr>
  </w:style>
  <w:style w:type="character" w:customStyle="1" w:styleId="Heading2Char">
    <w:name w:val="Heading 2 Char"/>
    <w:basedOn w:val="DefaultParagraphFont"/>
    <w:link w:val="Heading2"/>
    <w:uiPriority w:val="9"/>
    <w:rsid w:val="00C411E4"/>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C411E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411E4"/>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C411E4"/>
    <w:rPr>
      <w:color w:val="0000FF"/>
      <w:u w:val="single"/>
    </w:rPr>
  </w:style>
  <w:style w:type="paragraph" w:styleId="HTMLPreformatted">
    <w:name w:val="HTML Preformatted"/>
    <w:basedOn w:val="Normal"/>
    <w:link w:val="HTMLPreformattedChar"/>
    <w:uiPriority w:val="99"/>
    <w:unhideWhenUsed/>
    <w:rsid w:val="00C4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411E4"/>
    <w:rPr>
      <w:rFonts w:ascii="Courier New" w:eastAsia="Times New Roman" w:hAnsi="Courier New" w:cs="Courier New"/>
      <w:sz w:val="20"/>
      <w:szCs w:val="20"/>
    </w:rPr>
  </w:style>
  <w:style w:type="paragraph" w:styleId="NormalWeb">
    <w:name w:val="Normal (Web)"/>
    <w:basedOn w:val="Normal"/>
    <w:uiPriority w:val="99"/>
    <w:semiHidden/>
    <w:unhideWhenUsed/>
    <w:rsid w:val="00C411E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411E4"/>
    <w:pPr>
      <w:ind w:left="720"/>
      <w:contextualSpacing/>
    </w:pPr>
  </w:style>
  <w:style w:type="character" w:customStyle="1" w:styleId="apple-converted-space">
    <w:name w:val="apple-converted-space"/>
    <w:basedOn w:val="DefaultParagraphFont"/>
    <w:rsid w:val="00C411E4"/>
  </w:style>
  <w:style w:type="table" w:styleId="TableGrid">
    <w:name w:val="Table Grid"/>
    <w:basedOn w:val="TableNormal"/>
    <w:uiPriority w:val="39"/>
    <w:rsid w:val="00C411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411E4"/>
    <w:rPr>
      <w:i/>
      <w:iCs/>
    </w:rPr>
  </w:style>
  <w:style w:type="paragraph" w:styleId="Caption">
    <w:name w:val="caption"/>
    <w:basedOn w:val="Normal"/>
    <w:next w:val="Normal"/>
    <w:uiPriority w:val="35"/>
    <w:unhideWhenUsed/>
    <w:qFormat/>
    <w:rsid w:val="00C411E4"/>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C411E4"/>
    <w:rPr>
      <w:color w:val="954F72" w:themeColor="followedHyperlink"/>
      <w:u w:val="single"/>
    </w:rPr>
  </w:style>
  <w:style w:type="paragraph" w:styleId="Title">
    <w:name w:val="Title"/>
    <w:basedOn w:val="Normal"/>
    <w:next w:val="Normal"/>
    <w:link w:val="TitleChar"/>
    <w:qFormat/>
    <w:rsid w:val="00C411E4"/>
    <w:pPr>
      <w:tabs>
        <w:tab w:val="left" w:pos="567"/>
      </w:tabs>
      <w:spacing w:before="240" w:after="240" w:line="480" w:lineRule="auto"/>
      <w:jc w:val="center"/>
    </w:pPr>
    <w:rPr>
      <w:rFonts w:ascii="Times New Roman" w:eastAsia="Times New Roman" w:hAnsi="Times New Roman" w:cs="Times New Roman"/>
      <w:b/>
      <w:bCs/>
      <w:smallCaps/>
      <w:kern w:val="28"/>
      <w:sz w:val="32"/>
      <w:szCs w:val="32"/>
    </w:rPr>
  </w:style>
  <w:style w:type="character" w:customStyle="1" w:styleId="TitleChar">
    <w:name w:val="Title Char"/>
    <w:basedOn w:val="DefaultParagraphFont"/>
    <w:link w:val="Title"/>
    <w:rsid w:val="00C411E4"/>
    <w:rPr>
      <w:rFonts w:ascii="Times New Roman" w:eastAsia="Times New Roman" w:hAnsi="Times New Roman" w:cs="Times New Roman"/>
      <w:b/>
      <w:bCs/>
      <w:smallCaps/>
      <w:kern w:val="28"/>
      <w:sz w:val="32"/>
      <w:szCs w:val="32"/>
    </w:rPr>
  </w:style>
  <w:style w:type="character" w:styleId="PlaceholderText">
    <w:name w:val="Placeholder Text"/>
    <w:basedOn w:val="DefaultParagraphFont"/>
    <w:uiPriority w:val="99"/>
    <w:semiHidden/>
    <w:rsid w:val="00C411E4"/>
    <w:rPr>
      <w:color w:val="808080"/>
    </w:rPr>
  </w:style>
  <w:style w:type="paragraph" w:styleId="FootnoteText">
    <w:name w:val="footnote text"/>
    <w:basedOn w:val="Normal"/>
    <w:link w:val="FootnoteTextChar"/>
    <w:uiPriority w:val="99"/>
    <w:semiHidden/>
    <w:unhideWhenUsed/>
    <w:rsid w:val="00C411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11E4"/>
    <w:rPr>
      <w:sz w:val="20"/>
      <w:szCs w:val="20"/>
    </w:rPr>
  </w:style>
  <w:style w:type="character" w:styleId="FootnoteReference">
    <w:name w:val="footnote reference"/>
    <w:basedOn w:val="DefaultParagraphFont"/>
    <w:uiPriority w:val="99"/>
    <w:semiHidden/>
    <w:unhideWhenUsed/>
    <w:rsid w:val="00C411E4"/>
    <w:rPr>
      <w:vertAlign w:val="superscript"/>
    </w:rPr>
  </w:style>
  <w:style w:type="paragraph" w:styleId="NoSpacing">
    <w:name w:val="No Spacing"/>
    <w:uiPriority w:val="1"/>
    <w:qFormat/>
    <w:rsid w:val="00C411E4"/>
    <w:pPr>
      <w:spacing w:after="0" w:line="240" w:lineRule="auto"/>
    </w:pPr>
  </w:style>
  <w:style w:type="paragraph" w:styleId="Header">
    <w:name w:val="header"/>
    <w:basedOn w:val="Normal"/>
    <w:link w:val="HeaderChar"/>
    <w:uiPriority w:val="99"/>
    <w:unhideWhenUsed/>
    <w:rsid w:val="00C411E4"/>
    <w:pPr>
      <w:tabs>
        <w:tab w:val="center" w:pos="4320"/>
        <w:tab w:val="right" w:pos="8640"/>
      </w:tabs>
      <w:spacing w:after="0" w:line="240" w:lineRule="auto"/>
    </w:pPr>
  </w:style>
  <w:style w:type="character" w:customStyle="1" w:styleId="HeaderChar">
    <w:name w:val="Header Char"/>
    <w:basedOn w:val="DefaultParagraphFont"/>
    <w:link w:val="Header"/>
    <w:uiPriority w:val="99"/>
    <w:rsid w:val="00C411E4"/>
  </w:style>
  <w:style w:type="paragraph" w:styleId="Footer">
    <w:name w:val="footer"/>
    <w:basedOn w:val="Normal"/>
    <w:link w:val="FooterChar"/>
    <w:uiPriority w:val="99"/>
    <w:unhideWhenUsed/>
    <w:rsid w:val="00C411E4"/>
    <w:pPr>
      <w:tabs>
        <w:tab w:val="center" w:pos="4320"/>
        <w:tab w:val="right" w:pos="8640"/>
      </w:tabs>
      <w:spacing w:after="0" w:line="240" w:lineRule="auto"/>
    </w:pPr>
  </w:style>
  <w:style w:type="character" w:customStyle="1" w:styleId="FooterChar">
    <w:name w:val="Footer Char"/>
    <w:basedOn w:val="DefaultParagraphFont"/>
    <w:link w:val="Footer"/>
    <w:uiPriority w:val="99"/>
    <w:rsid w:val="00C411E4"/>
  </w:style>
  <w:style w:type="paragraph" w:styleId="TOCHeading">
    <w:name w:val="TOC Heading"/>
    <w:basedOn w:val="Heading1"/>
    <w:next w:val="Normal"/>
    <w:uiPriority w:val="39"/>
    <w:unhideWhenUsed/>
    <w:qFormat/>
    <w:rsid w:val="00C411E4"/>
    <w:pPr>
      <w:spacing w:before="24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styleId="TOC1">
    <w:name w:val="toc 1"/>
    <w:basedOn w:val="Normal"/>
    <w:next w:val="Normal"/>
    <w:autoRedefine/>
    <w:uiPriority w:val="39"/>
    <w:unhideWhenUsed/>
    <w:rsid w:val="00882758"/>
    <w:pPr>
      <w:tabs>
        <w:tab w:val="right" w:leader="dot" w:pos="8630"/>
      </w:tabs>
      <w:spacing w:after="100"/>
    </w:pPr>
  </w:style>
  <w:style w:type="paragraph" w:styleId="TOC2">
    <w:name w:val="toc 2"/>
    <w:basedOn w:val="Normal"/>
    <w:next w:val="Normal"/>
    <w:autoRedefine/>
    <w:uiPriority w:val="39"/>
    <w:unhideWhenUsed/>
    <w:rsid w:val="00882758"/>
    <w:pPr>
      <w:tabs>
        <w:tab w:val="left" w:pos="1100"/>
        <w:tab w:val="right" w:leader="dot" w:pos="8630"/>
      </w:tabs>
      <w:spacing w:after="100"/>
      <w:ind w:left="220"/>
    </w:pPr>
  </w:style>
  <w:style w:type="paragraph" w:styleId="TableofFigures">
    <w:name w:val="table of figures"/>
    <w:basedOn w:val="Normal"/>
    <w:next w:val="Normal"/>
    <w:uiPriority w:val="99"/>
    <w:unhideWhenUsed/>
    <w:rsid w:val="00C411E4"/>
    <w:pPr>
      <w:spacing w:after="0"/>
    </w:pPr>
  </w:style>
  <w:style w:type="character" w:styleId="EndnoteReference">
    <w:name w:val="endnote reference"/>
    <w:basedOn w:val="DefaultParagraphFont"/>
    <w:uiPriority w:val="99"/>
    <w:semiHidden/>
    <w:unhideWhenUsed/>
    <w:rsid w:val="00C411E4"/>
    <w:rPr>
      <w:vertAlign w:val="superscript"/>
    </w:rPr>
  </w:style>
  <w:style w:type="paragraph" w:styleId="TOC3">
    <w:name w:val="toc 3"/>
    <w:basedOn w:val="Normal"/>
    <w:next w:val="Normal"/>
    <w:autoRedefine/>
    <w:uiPriority w:val="39"/>
    <w:unhideWhenUsed/>
    <w:rsid w:val="00C411E4"/>
    <w:pPr>
      <w:spacing w:after="100" w:line="259" w:lineRule="auto"/>
      <w:ind w:left="440"/>
    </w:pPr>
    <w:rPr>
      <w:rFonts w:eastAsiaTheme="minorEastAsia"/>
    </w:rPr>
  </w:style>
  <w:style w:type="paragraph" w:styleId="TOC4">
    <w:name w:val="toc 4"/>
    <w:basedOn w:val="Normal"/>
    <w:next w:val="Normal"/>
    <w:autoRedefine/>
    <w:uiPriority w:val="39"/>
    <w:unhideWhenUsed/>
    <w:rsid w:val="00C411E4"/>
    <w:pPr>
      <w:spacing w:after="100" w:line="259" w:lineRule="auto"/>
      <w:ind w:left="660"/>
    </w:pPr>
    <w:rPr>
      <w:rFonts w:eastAsiaTheme="minorEastAsia"/>
    </w:rPr>
  </w:style>
  <w:style w:type="paragraph" w:styleId="TOC5">
    <w:name w:val="toc 5"/>
    <w:basedOn w:val="Normal"/>
    <w:next w:val="Normal"/>
    <w:autoRedefine/>
    <w:uiPriority w:val="39"/>
    <w:unhideWhenUsed/>
    <w:rsid w:val="00C411E4"/>
    <w:pPr>
      <w:spacing w:after="100" w:line="259" w:lineRule="auto"/>
      <w:ind w:left="880"/>
    </w:pPr>
    <w:rPr>
      <w:rFonts w:eastAsiaTheme="minorEastAsia"/>
    </w:rPr>
  </w:style>
  <w:style w:type="paragraph" w:styleId="TOC6">
    <w:name w:val="toc 6"/>
    <w:basedOn w:val="Normal"/>
    <w:next w:val="Normal"/>
    <w:autoRedefine/>
    <w:uiPriority w:val="39"/>
    <w:unhideWhenUsed/>
    <w:rsid w:val="00C411E4"/>
    <w:pPr>
      <w:spacing w:after="100" w:line="259" w:lineRule="auto"/>
      <w:ind w:left="1100"/>
    </w:pPr>
    <w:rPr>
      <w:rFonts w:eastAsiaTheme="minorEastAsia"/>
    </w:rPr>
  </w:style>
  <w:style w:type="paragraph" w:styleId="TOC7">
    <w:name w:val="toc 7"/>
    <w:basedOn w:val="Normal"/>
    <w:next w:val="Normal"/>
    <w:autoRedefine/>
    <w:uiPriority w:val="39"/>
    <w:unhideWhenUsed/>
    <w:rsid w:val="00C411E4"/>
    <w:pPr>
      <w:spacing w:after="100" w:line="259" w:lineRule="auto"/>
      <w:ind w:left="1320"/>
    </w:pPr>
    <w:rPr>
      <w:rFonts w:eastAsiaTheme="minorEastAsia"/>
    </w:rPr>
  </w:style>
  <w:style w:type="paragraph" w:styleId="TOC8">
    <w:name w:val="toc 8"/>
    <w:basedOn w:val="Normal"/>
    <w:next w:val="Normal"/>
    <w:autoRedefine/>
    <w:uiPriority w:val="39"/>
    <w:unhideWhenUsed/>
    <w:rsid w:val="00C411E4"/>
    <w:pPr>
      <w:spacing w:after="100" w:line="259" w:lineRule="auto"/>
      <w:ind w:left="1540"/>
    </w:pPr>
    <w:rPr>
      <w:rFonts w:eastAsiaTheme="minorEastAsia"/>
    </w:rPr>
  </w:style>
  <w:style w:type="paragraph" w:styleId="TOC9">
    <w:name w:val="toc 9"/>
    <w:basedOn w:val="Normal"/>
    <w:next w:val="Normal"/>
    <w:autoRedefine/>
    <w:uiPriority w:val="39"/>
    <w:unhideWhenUsed/>
    <w:rsid w:val="00C411E4"/>
    <w:pPr>
      <w:spacing w:after="100" w:line="259" w:lineRule="auto"/>
      <w:ind w:left="1760"/>
    </w:pPr>
    <w:rPr>
      <w:rFonts w:eastAsiaTheme="minorEastAsia"/>
    </w:rPr>
  </w:style>
  <w:style w:type="paragraph" w:customStyle="1" w:styleId="thesis-bodytext">
    <w:name w:val="thesis-body text"/>
    <w:basedOn w:val="Normal"/>
    <w:rsid w:val="00C411E4"/>
    <w:pPr>
      <w:spacing w:before="240" w:after="0" w:line="480" w:lineRule="auto"/>
      <w:jc w:val="both"/>
    </w:pPr>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C411E4"/>
    <w:rPr>
      <w:sz w:val="16"/>
      <w:szCs w:val="16"/>
    </w:rPr>
  </w:style>
  <w:style w:type="paragraph" w:styleId="CommentText">
    <w:name w:val="annotation text"/>
    <w:basedOn w:val="Normal"/>
    <w:link w:val="CommentTextChar"/>
    <w:uiPriority w:val="99"/>
    <w:semiHidden/>
    <w:unhideWhenUsed/>
    <w:rsid w:val="00C411E4"/>
    <w:pPr>
      <w:spacing w:line="240" w:lineRule="auto"/>
    </w:pPr>
    <w:rPr>
      <w:sz w:val="20"/>
      <w:szCs w:val="20"/>
    </w:rPr>
  </w:style>
  <w:style w:type="character" w:customStyle="1" w:styleId="CommentTextChar">
    <w:name w:val="Comment Text Char"/>
    <w:basedOn w:val="DefaultParagraphFont"/>
    <w:link w:val="CommentText"/>
    <w:uiPriority w:val="99"/>
    <w:semiHidden/>
    <w:rsid w:val="00C411E4"/>
    <w:rPr>
      <w:sz w:val="20"/>
      <w:szCs w:val="20"/>
    </w:rPr>
  </w:style>
  <w:style w:type="paragraph" w:styleId="CommentSubject">
    <w:name w:val="annotation subject"/>
    <w:basedOn w:val="CommentText"/>
    <w:next w:val="CommentText"/>
    <w:link w:val="CommentSubjectChar"/>
    <w:uiPriority w:val="99"/>
    <w:semiHidden/>
    <w:unhideWhenUsed/>
    <w:rsid w:val="00C411E4"/>
    <w:rPr>
      <w:b/>
      <w:bCs/>
    </w:rPr>
  </w:style>
  <w:style w:type="character" w:customStyle="1" w:styleId="CommentSubjectChar">
    <w:name w:val="Comment Subject Char"/>
    <w:basedOn w:val="CommentTextChar"/>
    <w:link w:val="CommentSubject"/>
    <w:uiPriority w:val="99"/>
    <w:semiHidden/>
    <w:rsid w:val="00C411E4"/>
    <w:rPr>
      <w:b/>
      <w:bCs/>
      <w:sz w:val="20"/>
      <w:szCs w:val="20"/>
    </w:rPr>
  </w:style>
  <w:style w:type="paragraph" w:styleId="Revision">
    <w:name w:val="Revision"/>
    <w:hidden/>
    <w:uiPriority w:val="99"/>
    <w:semiHidden/>
    <w:rsid w:val="00C411E4"/>
    <w:pPr>
      <w:spacing w:after="0" w:line="240" w:lineRule="auto"/>
    </w:pPr>
  </w:style>
  <w:style w:type="paragraph" w:styleId="BalloonText">
    <w:name w:val="Balloon Text"/>
    <w:basedOn w:val="Normal"/>
    <w:link w:val="BalloonTextChar"/>
    <w:uiPriority w:val="99"/>
    <w:semiHidden/>
    <w:unhideWhenUsed/>
    <w:rsid w:val="00C411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11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95717">
      <w:bodyDiv w:val="1"/>
      <w:marLeft w:val="0"/>
      <w:marRight w:val="0"/>
      <w:marTop w:val="0"/>
      <w:marBottom w:val="0"/>
      <w:divBdr>
        <w:top w:val="none" w:sz="0" w:space="0" w:color="auto"/>
        <w:left w:val="none" w:sz="0" w:space="0" w:color="auto"/>
        <w:bottom w:val="none" w:sz="0" w:space="0" w:color="auto"/>
        <w:right w:val="none" w:sz="0" w:space="0" w:color="auto"/>
      </w:divBdr>
    </w:div>
    <w:div w:id="417992324">
      <w:bodyDiv w:val="1"/>
      <w:marLeft w:val="0"/>
      <w:marRight w:val="0"/>
      <w:marTop w:val="0"/>
      <w:marBottom w:val="0"/>
      <w:divBdr>
        <w:top w:val="none" w:sz="0" w:space="0" w:color="auto"/>
        <w:left w:val="none" w:sz="0" w:space="0" w:color="auto"/>
        <w:bottom w:val="none" w:sz="0" w:space="0" w:color="auto"/>
        <w:right w:val="none" w:sz="0" w:space="0" w:color="auto"/>
      </w:divBdr>
    </w:div>
    <w:div w:id="641615939">
      <w:bodyDiv w:val="1"/>
      <w:marLeft w:val="0"/>
      <w:marRight w:val="0"/>
      <w:marTop w:val="0"/>
      <w:marBottom w:val="0"/>
      <w:divBdr>
        <w:top w:val="none" w:sz="0" w:space="0" w:color="auto"/>
        <w:left w:val="none" w:sz="0" w:space="0" w:color="auto"/>
        <w:bottom w:val="none" w:sz="0" w:space="0" w:color="auto"/>
        <w:right w:val="none" w:sz="0" w:space="0" w:color="auto"/>
      </w:divBdr>
    </w:div>
    <w:div w:id="1560363487">
      <w:bodyDiv w:val="1"/>
      <w:marLeft w:val="0"/>
      <w:marRight w:val="0"/>
      <w:marTop w:val="0"/>
      <w:marBottom w:val="0"/>
      <w:divBdr>
        <w:top w:val="none" w:sz="0" w:space="0" w:color="auto"/>
        <w:left w:val="none" w:sz="0" w:space="0" w:color="auto"/>
        <w:bottom w:val="none" w:sz="0" w:space="0" w:color="auto"/>
        <w:right w:val="none" w:sz="0" w:space="0" w:color="auto"/>
      </w:divBdr>
    </w:div>
    <w:div w:id="1736120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hyperlink" Target="file:///C:\Users\hayatu4islam\Documents\COURSES\Fourth%20Semester\Thesis\Full%20Thesis%20Papers\Thesis%20Corrected%20Merged.docx"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ayatu4islam\Documents\COURSES\Fourth%20Semester\Thesis\Full%20Thesis%20Papers\Thesis%20Corrected%20Merged.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chart" Target="charts/chart2.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hyperlink" Target="file:///C:\Users\hayatu4islam\Documents\COURSES\Fourth%20Semester\Thesis\Full%20Thesis%20Papers\Thesis%20Corrected%20Merged.docx" TargetMode="Externa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hayatu4islam\Documents\COURSES\Fourth%20Semester\Thesis\Full%20Thesis%20Papers\Thesis%20Corrected%20Merged.docx" TargetMode="External"/><Relationship Id="rId14" Type="http://schemas.microsoft.com/office/2011/relationships/commentsExtended" Target="commentsExtended.xml"/><Relationship Id="rId22" Type="http://schemas.openxmlformats.org/officeDocument/2006/relationships/chart" Target="charts/chart1.xml"/><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chart" Target="charts/chart3.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ayatu4islam\Documents\COURSES\Fourth%20Semester\Thesis\Full%20Thesis%20Papers\Results%20Reports\R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ayatu4islam\Documents\Input%20Analysi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ayatu4islam\Documents\COURSES\Fourth%20Semester\Thesis\Full%20Thesis%20Papers\Results%20Reports\Rresul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Mean with 95% Confidence Intervals</a:t>
            </a:r>
            <a:endParaRPr lang="en-US">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Sheet6!$B$100:$Q$100</c:f>
                <c:numCache>
                  <c:formatCode>General</c:formatCode>
                  <c:ptCount val="16"/>
                  <c:pt idx="0">
                    <c:v>2.0088951585142572</c:v>
                  </c:pt>
                  <c:pt idx="1">
                    <c:v>2.0667382656806539</c:v>
                  </c:pt>
                  <c:pt idx="2">
                    <c:v>1.7710623028562855</c:v>
                  </c:pt>
                  <c:pt idx="3">
                    <c:v>2.7392463077617482</c:v>
                  </c:pt>
                  <c:pt idx="4">
                    <c:v>1.6114969501393588</c:v>
                  </c:pt>
                  <c:pt idx="5">
                    <c:v>1.7452925946030338</c:v>
                  </c:pt>
                  <c:pt idx="6">
                    <c:v>1.8117974809782911</c:v>
                  </c:pt>
                  <c:pt idx="7">
                    <c:v>1.3642407750696348</c:v>
                  </c:pt>
                  <c:pt idx="8">
                    <c:v>1.691718526764737</c:v>
                  </c:pt>
                  <c:pt idx="9">
                    <c:v>1.5892137489208091</c:v>
                  </c:pt>
                  <c:pt idx="10">
                    <c:v>0.80070740345965175</c:v>
                  </c:pt>
                  <c:pt idx="11">
                    <c:v>1.7438111596757468</c:v>
                  </c:pt>
                  <c:pt idx="12">
                    <c:v>1.761646265954169</c:v>
                  </c:pt>
                  <c:pt idx="13">
                    <c:v>1.5315184175864502</c:v>
                  </c:pt>
                  <c:pt idx="14">
                    <c:v>1.5286531638333678</c:v>
                  </c:pt>
                  <c:pt idx="15">
                    <c:v>1.9559024758470431</c:v>
                  </c:pt>
                </c:numCache>
              </c:numRef>
            </c:plus>
            <c:minus>
              <c:numRef>
                <c:f>Sheet6!$B$100:$Q$100</c:f>
                <c:numCache>
                  <c:formatCode>General</c:formatCode>
                  <c:ptCount val="16"/>
                  <c:pt idx="0">
                    <c:v>2.0088951585142572</c:v>
                  </c:pt>
                  <c:pt idx="1">
                    <c:v>2.0667382656806539</c:v>
                  </c:pt>
                  <c:pt idx="2">
                    <c:v>1.7710623028562855</c:v>
                  </c:pt>
                  <c:pt idx="3">
                    <c:v>2.7392463077617482</c:v>
                  </c:pt>
                  <c:pt idx="4">
                    <c:v>1.6114969501393588</c:v>
                  </c:pt>
                  <c:pt idx="5">
                    <c:v>1.7452925946030338</c:v>
                  </c:pt>
                  <c:pt idx="6">
                    <c:v>1.8117974809782911</c:v>
                  </c:pt>
                  <c:pt idx="7">
                    <c:v>1.3642407750696348</c:v>
                  </c:pt>
                  <c:pt idx="8">
                    <c:v>1.691718526764737</c:v>
                  </c:pt>
                  <c:pt idx="9">
                    <c:v>1.5892137489208091</c:v>
                  </c:pt>
                  <c:pt idx="10">
                    <c:v>0.80070740345965175</c:v>
                  </c:pt>
                  <c:pt idx="11">
                    <c:v>1.7438111596757468</c:v>
                  </c:pt>
                  <c:pt idx="12">
                    <c:v>1.761646265954169</c:v>
                  </c:pt>
                  <c:pt idx="13">
                    <c:v>1.5315184175864502</c:v>
                  </c:pt>
                  <c:pt idx="14">
                    <c:v>1.5286531638333678</c:v>
                  </c:pt>
                  <c:pt idx="15">
                    <c:v>1.9559024758470431</c:v>
                  </c:pt>
                </c:numCache>
              </c:numRef>
            </c:minus>
            <c:spPr>
              <a:noFill/>
              <a:ln w="9525" cap="flat" cmpd="sng" algn="ctr">
                <a:solidFill>
                  <a:schemeClr val="tx1">
                    <a:lumMod val="65000"/>
                    <a:lumOff val="35000"/>
                  </a:schemeClr>
                </a:solidFill>
                <a:round/>
              </a:ln>
              <a:effectLst/>
            </c:spPr>
          </c:errBars>
          <c:errBars>
            <c:errDir val="x"/>
            <c:errBarType val="both"/>
            <c:errValType val="fixedVal"/>
            <c:noEndCap val="0"/>
            <c:val val="0"/>
            <c:spPr>
              <a:noFill/>
              <a:ln w="9525" cap="flat" cmpd="sng" algn="ctr">
                <a:noFill/>
                <a:round/>
              </a:ln>
              <a:effectLst/>
            </c:spPr>
          </c:errBars>
          <c:yVal>
            <c:numRef>
              <c:f>Sheet6!$B$87:$Q$87</c:f>
              <c:numCache>
                <c:formatCode>General</c:formatCode>
                <c:ptCount val="16"/>
                <c:pt idx="0">
                  <c:v>35.54020877124043</c:v>
                </c:pt>
                <c:pt idx="1">
                  <c:v>37.169622932655777</c:v>
                </c:pt>
                <c:pt idx="2">
                  <c:v>35.755115918442051</c:v>
                </c:pt>
                <c:pt idx="3">
                  <c:v>34.27562638314474</c:v>
                </c:pt>
                <c:pt idx="4">
                  <c:v>34.867845144797386</c:v>
                </c:pt>
                <c:pt idx="5">
                  <c:v>35.545946116334008</c:v>
                </c:pt>
                <c:pt idx="6">
                  <c:v>36.77700481356645</c:v>
                </c:pt>
                <c:pt idx="7">
                  <c:v>36.525935314221194</c:v>
                </c:pt>
                <c:pt idx="8">
                  <c:v>35.402451630481949</c:v>
                </c:pt>
                <c:pt idx="9">
                  <c:v>36.195084566056771</c:v>
                </c:pt>
                <c:pt idx="10">
                  <c:v>37.535766290655872</c:v>
                </c:pt>
                <c:pt idx="11">
                  <c:v>35.633391167493862</c:v>
                </c:pt>
                <c:pt idx="12">
                  <c:v>36.147383940752441</c:v>
                </c:pt>
                <c:pt idx="13">
                  <c:v>34.716849995853096</c:v>
                </c:pt>
                <c:pt idx="14">
                  <c:v>36.99143773115668</c:v>
                </c:pt>
                <c:pt idx="15">
                  <c:v>35.521247859653272</c:v>
                </c:pt>
              </c:numCache>
            </c:numRef>
          </c:yVal>
          <c:smooth val="0"/>
          <c:extLst>
            <c:ext xmlns:c16="http://schemas.microsoft.com/office/drawing/2014/chart" uri="{C3380CC4-5D6E-409C-BE32-E72D297353CC}">
              <c16:uniqueId val="{00000000-3E00-48F7-91E0-E424D4AE64F0}"/>
            </c:ext>
          </c:extLst>
        </c:ser>
        <c:dLbls>
          <c:showLegendKey val="0"/>
          <c:showVal val="0"/>
          <c:showCatName val="0"/>
          <c:showSerName val="0"/>
          <c:showPercent val="0"/>
          <c:showBubbleSize val="0"/>
        </c:dLbls>
        <c:axId val="590050880"/>
        <c:axId val="590061520"/>
      </c:scatterChart>
      <c:valAx>
        <c:axId val="5900508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Experiment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0061520"/>
        <c:crosses val="autoZero"/>
        <c:crossBetween val="midCat"/>
      </c:valAx>
      <c:valAx>
        <c:axId val="590061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Tester</a:t>
                </a:r>
                <a:r>
                  <a:rPr lang="en-US" baseline="0"/>
                  <a:t> Fitness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00508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Mean with 95% Confidence Intervals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Mutants!$N$3:$N$18</c:f>
                <c:numCache>
                  <c:formatCode>General</c:formatCode>
                  <c:ptCount val="16"/>
                  <c:pt idx="0">
                    <c:v>6.3596230583615798E-2</c:v>
                  </c:pt>
                  <c:pt idx="1">
                    <c:v>3.9380995980859167E-2</c:v>
                  </c:pt>
                  <c:pt idx="2">
                    <c:v>2.0239406282464577E-2</c:v>
                  </c:pt>
                  <c:pt idx="3">
                    <c:v>3.4199939733540553E-2</c:v>
                  </c:pt>
                  <c:pt idx="4">
                    <c:v>4.2984004776971223E-2</c:v>
                  </c:pt>
                  <c:pt idx="5">
                    <c:v>1.5765082725229616E-2</c:v>
                  </c:pt>
                  <c:pt idx="6">
                    <c:v>1.840713750454185E-2</c:v>
                  </c:pt>
                  <c:pt idx="7">
                    <c:v>2.82949758005826E-2</c:v>
                  </c:pt>
                  <c:pt idx="8">
                    <c:v>3.9775997787610443E-2</c:v>
                  </c:pt>
                  <c:pt idx="9">
                    <c:v>2.6833921525644452E-2</c:v>
                  </c:pt>
                  <c:pt idx="10">
                    <c:v>2.0219985987466289E-2</c:v>
                  </c:pt>
                  <c:pt idx="11">
                    <c:v>2.2841735923523857E-2</c:v>
                  </c:pt>
                  <c:pt idx="12">
                    <c:v>5.0830075196132023E-2</c:v>
                  </c:pt>
                  <c:pt idx="13">
                    <c:v>2.1098588947025716E-2</c:v>
                  </c:pt>
                  <c:pt idx="14">
                    <c:v>2.2659332146674871E-2</c:v>
                  </c:pt>
                  <c:pt idx="15">
                    <c:v>2.6392984126678648E-2</c:v>
                  </c:pt>
                </c:numCache>
              </c:numRef>
            </c:plus>
            <c:minus>
              <c:numRef>
                <c:f>Mutants!$N$3:$N$18</c:f>
                <c:numCache>
                  <c:formatCode>General</c:formatCode>
                  <c:ptCount val="16"/>
                  <c:pt idx="0">
                    <c:v>6.3596230583615798E-2</c:v>
                  </c:pt>
                  <c:pt idx="1">
                    <c:v>3.9380995980859167E-2</c:v>
                  </c:pt>
                  <c:pt idx="2">
                    <c:v>2.0239406282464577E-2</c:v>
                  </c:pt>
                  <c:pt idx="3">
                    <c:v>3.4199939733540553E-2</c:v>
                  </c:pt>
                  <c:pt idx="4">
                    <c:v>4.2984004776971223E-2</c:v>
                  </c:pt>
                  <c:pt idx="5">
                    <c:v>1.5765082725229616E-2</c:v>
                  </c:pt>
                  <c:pt idx="6">
                    <c:v>1.840713750454185E-2</c:v>
                  </c:pt>
                  <c:pt idx="7">
                    <c:v>2.82949758005826E-2</c:v>
                  </c:pt>
                  <c:pt idx="8">
                    <c:v>3.9775997787610443E-2</c:v>
                  </c:pt>
                  <c:pt idx="9">
                    <c:v>2.6833921525644452E-2</c:v>
                  </c:pt>
                  <c:pt idx="10">
                    <c:v>2.0219985987466289E-2</c:v>
                  </c:pt>
                  <c:pt idx="11">
                    <c:v>2.2841735923523857E-2</c:v>
                  </c:pt>
                  <c:pt idx="12">
                    <c:v>5.0830075196132023E-2</c:v>
                  </c:pt>
                  <c:pt idx="13">
                    <c:v>2.1098588947025716E-2</c:v>
                  </c:pt>
                  <c:pt idx="14">
                    <c:v>2.2659332146674871E-2</c:v>
                  </c:pt>
                  <c:pt idx="15">
                    <c:v>2.6392984126678648E-2</c:v>
                  </c:pt>
                </c:numCache>
              </c:numRef>
            </c:minus>
            <c:spPr>
              <a:noFill/>
              <a:ln w="9525" cap="flat" cmpd="sng" algn="ctr">
                <a:solidFill>
                  <a:schemeClr val="tx1">
                    <a:lumMod val="65000"/>
                    <a:lumOff val="35000"/>
                  </a:schemeClr>
                </a:solidFill>
                <a:round/>
              </a:ln>
              <a:effectLst/>
            </c:spPr>
          </c:errBars>
          <c:xVal>
            <c:numRef>
              <c:f>Mutants!$A$3:$A$18</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xVal>
          <c:yVal>
            <c:numRef>
              <c:f>Mutants!$L$3:$L$18</c:f>
              <c:numCache>
                <c:formatCode>General</c:formatCode>
                <c:ptCount val="16"/>
                <c:pt idx="0">
                  <c:v>0.73769000000000007</c:v>
                </c:pt>
                <c:pt idx="1">
                  <c:v>0.83718000000000004</c:v>
                </c:pt>
                <c:pt idx="2">
                  <c:v>0.88793000000000011</c:v>
                </c:pt>
                <c:pt idx="3">
                  <c:v>0.86178999999999983</c:v>
                </c:pt>
                <c:pt idx="4">
                  <c:v>0.76229999999999998</c:v>
                </c:pt>
                <c:pt idx="5">
                  <c:v>0.86794999999999989</c:v>
                </c:pt>
                <c:pt idx="6">
                  <c:v>0.88226000000000016</c:v>
                </c:pt>
                <c:pt idx="7">
                  <c:v>0.88769000000000009</c:v>
                </c:pt>
                <c:pt idx="8">
                  <c:v>0.70879999999999999</c:v>
                </c:pt>
                <c:pt idx="9">
                  <c:v>0.86636999999999986</c:v>
                </c:pt>
                <c:pt idx="10">
                  <c:v>0.88885000000000003</c:v>
                </c:pt>
                <c:pt idx="11">
                  <c:v>0.87242999999999993</c:v>
                </c:pt>
                <c:pt idx="12">
                  <c:v>0.77829000000000004</c:v>
                </c:pt>
                <c:pt idx="13">
                  <c:v>0.89986999999999995</c:v>
                </c:pt>
                <c:pt idx="14">
                  <c:v>0.85590000000000011</c:v>
                </c:pt>
                <c:pt idx="15">
                  <c:v>0.86365000000000003</c:v>
                </c:pt>
              </c:numCache>
            </c:numRef>
          </c:yVal>
          <c:smooth val="0"/>
          <c:extLst>
            <c:ext xmlns:c16="http://schemas.microsoft.com/office/drawing/2014/chart" uri="{C3380CC4-5D6E-409C-BE32-E72D297353CC}">
              <c16:uniqueId val="{00000000-5635-40CF-9FB7-9F332F95529D}"/>
            </c:ext>
          </c:extLst>
        </c:ser>
        <c:dLbls>
          <c:showLegendKey val="0"/>
          <c:showVal val="0"/>
          <c:showCatName val="0"/>
          <c:showSerName val="0"/>
          <c:showPercent val="0"/>
          <c:showBubbleSize val="0"/>
        </c:dLbls>
        <c:axId val="590063760"/>
        <c:axId val="590102400"/>
      </c:scatterChart>
      <c:valAx>
        <c:axId val="5900637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0102400"/>
        <c:crosses val="autoZero"/>
        <c:crossBetween val="midCat"/>
      </c:valAx>
      <c:valAx>
        <c:axId val="590102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00637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Mean with 95% Confidence Intervals</a:t>
            </a:r>
            <a:endParaRPr lang="en-US">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errBars>
            <c:errBarType val="both"/>
            <c:errValType val="cust"/>
            <c:noEndCap val="0"/>
            <c:plus>
              <c:numRef>
                <c:f>Sheet3!$AB$10:$AF$10</c:f>
                <c:numCache>
                  <c:formatCode>General</c:formatCode>
                  <c:ptCount val="5"/>
                  <c:pt idx="0">
                    <c:v>0.9976628993119413</c:v>
                  </c:pt>
                  <c:pt idx="1">
                    <c:v>1.0999182223251704</c:v>
                  </c:pt>
                  <c:pt idx="2">
                    <c:v>0.11590522731512685</c:v>
                  </c:pt>
                  <c:pt idx="3">
                    <c:v>1.2791957369622586</c:v>
                  </c:pt>
                  <c:pt idx="4">
                    <c:v>0.82362788234218709</c:v>
                  </c:pt>
                </c:numCache>
              </c:numRef>
            </c:plus>
            <c:minus>
              <c:numRef>
                <c:f>Sheet3!$AB$10:$AF$10</c:f>
                <c:numCache>
                  <c:formatCode>General</c:formatCode>
                  <c:ptCount val="5"/>
                  <c:pt idx="0">
                    <c:v>0.9976628993119413</c:v>
                  </c:pt>
                  <c:pt idx="1">
                    <c:v>1.0999182223251704</c:v>
                  </c:pt>
                  <c:pt idx="2">
                    <c:v>0.11590522731512685</c:v>
                  </c:pt>
                  <c:pt idx="3">
                    <c:v>1.2791957369622586</c:v>
                  </c:pt>
                  <c:pt idx="4">
                    <c:v>0.82362788234218709</c:v>
                  </c:pt>
                </c:numCache>
              </c:numRef>
            </c:minus>
            <c:spPr>
              <a:noFill/>
              <a:ln w="19050" cap="flat" cmpd="sng" algn="ctr">
                <a:solidFill>
                  <a:schemeClr val="tx1">
                    <a:lumMod val="65000"/>
                    <a:lumOff val="35000"/>
                  </a:schemeClr>
                </a:solidFill>
                <a:round/>
              </a:ln>
              <a:effectLst/>
            </c:spPr>
          </c:errBars>
          <c:cat>
            <c:strRef>
              <c:f>Sheet3!$AB$7:$AF$7</c:f>
              <c:strCache>
                <c:ptCount val="5"/>
                <c:pt idx="0">
                  <c:v>Quad</c:v>
                </c:pt>
                <c:pt idx="1">
                  <c:v>Triangle</c:v>
                </c:pt>
                <c:pt idx="2">
                  <c:v>MID</c:v>
                </c:pt>
                <c:pt idx="3">
                  <c:v>LineRect</c:v>
                </c:pt>
                <c:pt idx="4">
                  <c:v>PointCircle</c:v>
                </c:pt>
              </c:strCache>
            </c:strRef>
          </c:cat>
          <c:val>
            <c:numRef>
              <c:f>Sheet3!$AB$8:$AF$8</c:f>
              <c:numCache>
                <c:formatCode>General</c:formatCode>
                <c:ptCount val="5"/>
                <c:pt idx="0">
                  <c:v>35.339009445636698</c:v>
                </c:pt>
                <c:pt idx="1">
                  <c:v>35.569811942422618</c:v>
                </c:pt>
                <c:pt idx="2">
                  <c:v>39.537913252052796</c:v>
                </c:pt>
                <c:pt idx="3">
                  <c:v>34.105106062104625</c:v>
                </c:pt>
                <c:pt idx="4">
                  <c:v>35.452375436184866</c:v>
                </c:pt>
              </c:numCache>
            </c:numRef>
          </c:val>
          <c:extLst>
            <c:ext xmlns:c16="http://schemas.microsoft.com/office/drawing/2014/chart" uri="{C3380CC4-5D6E-409C-BE32-E72D297353CC}">
              <c16:uniqueId val="{00000000-C3FD-4951-9D73-CA23567C720D}"/>
            </c:ext>
          </c:extLst>
        </c:ser>
        <c:dLbls>
          <c:showLegendKey val="0"/>
          <c:showVal val="0"/>
          <c:showCatName val="0"/>
          <c:showSerName val="0"/>
          <c:showPercent val="0"/>
          <c:showBubbleSize val="0"/>
        </c:dLbls>
        <c:gapWidth val="219"/>
        <c:overlap val="-27"/>
        <c:axId val="472329984"/>
        <c:axId val="472338184"/>
      </c:barChart>
      <c:catAx>
        <c:axId val="472329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Subject Programs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338184"/>
        <c:crosses val="autoZero"/>
        <c:auto val="1"/>
        <c:lblAlgn val="ctr"/>
        <c:lblOffset val="100"/>
        <c:noMultiLvlLbl val="0"/>
      </c:catAx>
      <c:valAx>
        <c:axId val="472338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Fitness of the tester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329984"/>
        <c:crosses val="autoZero"/>
        <c:crossBetween val="between"/>
      </c:valAx>
      <c:spPr>
        <a:noFill/>
        <a:ln>
          <a:noFill/>
        </a:ln>
        <a:effectLst/>
      </c:spPr>
    </c:plotArea>
    <c:plotVisOnly val="1"/>
    <c:dispBlanksAs val="gap"/>
    <c:showDLblsOverMax val="0"/>
  </c:chart>
  <c:spPr>
    <a:solidFill>
      <a:schemeClr val="bg1"/>
    </a:solidFill>
    <a:ln w="6350"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BDB953666174583B8EC2F5D6CAAAD27"/>
        <w:category>
          <w:name w:val="General"/>
          <w:gallery w:val="placeholder"/>
        </w:category>
        <w:types>
          <w:type w:val="bbPlcHdr"/>
        </w:types>
        <w:behaviors>
          <w:behavior w:val="content"/>
        </w:behaviors>
        <w:guid w:val="{B3CE0D03-EFB5-413F-9B2E-FAC75B053F95}"/>
      </w:docPartPr>
      <w:docPartBody>
        <w:p w:rsidR="001B74D9" w:rsidRDefault="001B74D9" w:rsidP="001B74D9">
          <w:pPr>
            <w:pStyle w:val="4BDB953666174583B8EC2F5D6CAAAD27"/>
          </w:pPr>
          <w:r w:rsidRPr="00FE315C">
            <w:rPr>
              <w:rStyle w:val="PlaceholderText"/>
            </w:rPr>
            <w:t>Click here to enter text.</w:t>
          </w:r>
        </w:p>
      </w:docPartBody>
    </w:docPart>
    <w:docPart>
      <w:docPartPr>
        <w:name w:val="C1C580E060514BED8EFA11C869CFFA8E"/>
        <w:category>
          <w:name w:val="General"/>
          <w:gallery w:val="placeholder"/>
        </w:category>
        <w:types>
          <w:type w:val="bbPlcHdr"/>
        </w:types>
        <w:behaviors>
          <w:behavior w:val="content"/>
        </w:behaviors>
        <w:guid w:val="{4FBED04B-DEC2-417D-BC3E-85C2F7390EA3}"/>
      </w:docPartPr>
      <w:docPartBody>
        <w:p w:rsidR="001B74D9" w:rsidRDefault="001B74D9" w:rsidP="001B74D9">
          <w:pPr>
            <w:pStyle w:val="C1C580E060514BED8EFA11C869CFFA8E"/>
          </w:pPr>
          <w:r w:rsidRPr="0030072C">
            <w:rPr>
              <w:rStyle w:val="PlaceholderText"/>
            </w:rPr>
            <w:t>Click here to enter text.</w:t>
          </w:r>
        </w:p>
      </w:docPartBody>
    </w:docPart>
    <w:docPart>
      <w:docPartPr>
        <w:name w:val="8A706C5BFAA9416495314D0798841A50"/>
        <w:category>
          <w:name w:val="General"/>
          <w:gallery w:val="placeholder"/>
        </w:category>
        <w:types>
          <w:type w:val="bbPlcHdr"/>
        </w:types>
        <w:behaviors>
          <w:behavior w:val="content"/>
        </w:behaviors>
        <w:guid w:val="{8E8BD998-9564-4EEF-8E5D-A632400377D4}"/>
      </w:docPartPr>
      <w:docPartBody>
        <w:p w:rsidR="001B74D9" w:rsidRDefault="001B74D9" w:rsidP="001B74D9">
          <w:pPr>
            <w:pStyle w:val="8A706C5BFAA9416495314D0798841A50"/>
          </w:pPr>
          <w:r w:rsidRPr="0077049E">
            <w:rPr>
              <w:color w:val="000000" w:themeColor="text1"/>
              <w:szCs w:val="24"/>
            </w:rPr>
            <w:t>TYPE NAME</w:t>
          </w:r>
        </w:p>
      </w:docPartBody>
    </w:docPart>
    <w:docPart>
      <w:docPartPr>
        <w:name w:val="A3AD7EE2BB304C70B54FE41AE6440A1C"/>
        <w:category>
          <w:name w:val="General"/>
          <w:gallery w:val="placeholder"/>
        </w:category>
        <w:types>
          <w:type w:val="bbPlcHdr"/>
        </w:types>
        <w:behaviors>
          <w:behavior w:val="content"/>
        </w:behaviors>
        <w:guid w:val="{9C7DC7B4-10D2-4EBF-B9D1-56AF8D8043C5}"/>
      </w:docPartPr>
      <w:docPartBody>
        <w:p w:rsidR="001B74D9" w:rsidRDefault="001B74D9" w:rsidP="001B74D9">
          <w:pPr>
            <w:pStyle w:val="A3AD7EE2BB304C70B54FE41AE6440A1C"/>
          </w:pPr>
          <w:r>
            <w:rPr>
              <w:color w:val="000000" w:themeColor="text1"/>
              <w:szCs w:val="24"/>
            </w:rPr>
            <w:t xml:space="preserve">TYPE </w:t>
          </w:r>
          <w:r w:rsidRPr="0077049E">
            <w:rPr>
              <w:color w:val="000000" w:themeColor="text1"/>
              <w:szCs w:val="24"/>
            </w:rPr>
            <w:t>NAME</w:t>
          </w:r>
        </w:p>
      </w:docPartBody>
    </w:docPart>
    <w:docPart>
      <w:docPartPr>
        <w:name w:val="5702D0A1A30545F58FBD913A5C8B6A88"/>
        <w:category>
          <w:name w:val="General"/>
          <w:gallery w:val="placeholder"/>
        </w:category>
        <w:types>
          <w:type w:val="bbPlcHdr"/>
        </w:types>
        <w:behaviors>
          <w:behavior w:val="content"/>
        </w:behaviors>
        <w:guid w:val="{A8EBA5F6-A260-4713-9DBA-E362C028BF63}"/>
      </w:docPartPr>
      <w:docPartBody>
        <w:p w:rsidR="001B74D9" w:rsidRDefault="001B74D9" w:rsidP="001B74D9">
          <w:pPr>
            <w:pStyle w:val="5702D0A1A30545F58FBD913A5C8B6A88"/>
          </w:pPr>
          <w:r>
            <w:rPr>
              <w:color w:val="000000" w:themeColor="text1"/>
              <w:szCs w:val="24"/>
            </w:rPr>
            <w:t xml:space="preserve">TYPE </w:t>
          </w:r>
          <w:r w:rsidRPr="0077049E">
            <w:rPr>
              <w:color w:val="000000" w:themeColor="text1"/>
              <w:szCs w:val="24"/>
            </w:rPr>
            <w:t>NAME</w:t>
          </w:r>
        </w:p>
      </w:docPartBody>
    </w:docPart>
    <w:docPart>
      <w:docPartPr>
        <w:name w:val="3E2B048A120C49B79DB7F31582BBF684"/>
        <w:category>
          <w:name w:val="General"/>
          <w:gallery w:val="placeholder"/>
        </w:category>
        <w:types>
          <w:type w:val="bbPlcHdr"/>
        </w:types>
        <w:behaviors>
          <w:behavior w:val="content"/>
        </w:behaviors>
        <w:guid w:val="{8BA0886F-8A68-4966-AA95-E948A8901B8B}"/>
      </w:docPartPr>
      <w:docPartBody>
        <w:p w:rsidR="001B74D9" w:rsidRDefault="001B74D9" w:rsidP="001B74D9">
          <w:pPr>
            <w:pStyle w:val="3E2B048A120C49B79DB7F31582BBF684"/>
          </w:pPr>
          <w:r w:rsidRPr="00296CF7">
            <w:rPr>
              <w:rStyle w:val="PlaceholderText"/>
            </w:rPr>
            <w:t>Click here to enter text.</w:t>
          </w:r>
        </w:p>
      </w:docPartBody>
    </w:docPart>
    <w:docPart>
      <w:docPartPr>
        <w:name w:val="87755D2AA7DD4DF29C4B2060DACC4EE3"/>
        <w:category>
          <w:name w:val="General"/>
          <w:gallery w:val="placeholder"/>
        </w:category>
        <w:types>
          <w:type w:val="bbPlcHdr"/>
        </w:types>
        <w:behaviors>
          <w:behavior w:val="content"/>
        </w:behaviors>
        <w:guid w:val="{F66E7D75-ED8D-434D-AD55-5BA850CA324E}"/>
      </w:docPartPr>
      <w:docPartBody>
        <w:p w:rsidR="001B74D9" w:rsidRDefault="001B74D9" w:rsidP="001B74D9">
          <w:pPr>
            <w:pStyle w:val="87755D2AA7DD4DF29C4B2060DACC4EE3"/>
          </w:pPr>
          <w:r w:rsidRPr="0041109F">
            <w:rPr>
              <w:rStyle w:val="PlaceholderText"/>
            </w:rPr>
            <w:t>Click here to enter text.</w:t>
          </w:r>
        </w:p>
      </w:docPartBody>
    </w:docPart>
    <w:docPart>
      <w:docPartPr>
        <w:name w:val="28933257C6FB4A2CB764F21E7020FA95"/>
        <w:category>
          <w:name w:val="General"/>
          <w:gallery w:val="placeholder"/>
        </w:category>
        <w:types>
          <w:type w:val="bbPlcHdr"/>
        </w:types>
        <w:behaviors>
          <w:behavior w:val="content"/>
        </w:behaviors>
        <w:guid w:val="{EEC4F285-605E-4E75-8FC8-4BBD1AC87DD3}"/>
      </w:docPartPr>
      <w:docPartBody>
        <w:p w:rsidR="001B74D9" w:rsidRDefault="001B74D9" w:rsidP="001B74D9">
          <w:pPr>
            <w:pStyle w:val="28933257C6FB4A2CB764F21E7020FA95"/>
          </w:pPr>
          <w:r w:rsidRPr="00465B5F">
            <w:rPr>
              <w:rStyle w:val="PlaceholderText"/>
              <w:i/>
              <w:color w:val="000000" w:themeColor="text1"/>
            </w:rPr>
            <w:t>Dedication</w:t>
          </w:r>
        </w:p>
      </w:docPartBody>
    </w:docPart>
    <w:docPart>
      <w:docPartPr>
        <w:name w:val="F88DCDA9BF1A4A98BBDCEAAC24290C27"/>
        <w:category>
          <w:name w:val="General"/>
          <w:gallery w:val="placeholder"/>
        </w:category>
        <w:types>
          <w:type w:val="bbPlcHdr"/>
        </w:types>
        <w:behaviors>
          <w:behavior w:val="content"/>
        </w:behaviors>
        <w:guid w:val="{05AC4A6E-1E3D-4A36-B3C1-CD3386EAC4E0}"/>
      </w:docPartPr>
      <w:docPartBody>
        <w:p w:rsidR="001B74D9" w:rsidRDefault="001B74D9" w:rsidP="001B74D9">
          <w:pPr>
            <w:pStyle w:val="F88DCDA9BF1A4A98BBDCEAAC24290C27"/>
          </w:pPr>
          <w:r w:rsidRPr="0030072C">
            <w:rPr>
              <w:rStyle w:val="PlaceholderText"/>
            </w:rPr>
            <w:t>Click here to enter text.</w:t>
          </w:r>
        </w:p>
      </w:docPartBody>
    </w:docPart>
    <w:docPart>
      <w:docPartPr>
        <w:name w:val="1425EE03F5714A7A9B291CB021B1259B"/>
        <w:category>
          <w:name w:val="General"/>
          <w:gallery w:val="placeholder"/>
        </w:category>
        <w:types>
          <w:type w:val="bbPlcHdr"/>
        </w:types>
        <w:behaviors>
          <w:behavior w:val="content"/>
        </w:behaviors>
        <w:guid w:val="{576468FF-25ED-47C2-9611-1AA3D910DD05}"/>
      </w:docPartPr>
      <w:docPartBody>
        <w:p w:rsidR="001B74D9" w:rsidRDefault="001B74D9" w:rsidP="001B74D9">
          <w:pPr>
            <w:pStyle w:val="1425EE03F5714A7A9B291CB021B1259B"/>
          </w:pPr>
          <w:r w:rsidRPr="0030072C">
            <w:rPr>
              <w:rStyle w:val="PlaceholderText"/>
            </w:rPr>
            <w:t>Click here to enter text.</w:t>
          </w:r>
        </w:p>
      </w:docPartBody>
    </w:docPart>
    <w:docPart>
      <w:docPartPr>
        <w:name w:val="CCC2BF497F0D4AFE924B88786FD6A27F"/>
        <w:category>
          <w:name w:val="General"/>
          <w:gallery w:val="placeholder"/>
        </w:category>
        <w:types>
          <w:type w:val="bbPlcHdr"/>
        </w:types>
        <w:behaviors>
          <w:behavior w:val="content"/>
        </w:behaviors>
        <w:guid w:val="{F07CEAAA-F570-4C03-A2AE-38694DB0F4F1}"/>
      </w:docPartPr>
      <w:docPartBody>
        <w:p w:rsidR="001B74D9" w:rsidRDefault="001B74D9" w:rsidP="001B74D9">
          <w:pPr>
            <w:pStyle w:val="CCC2BF497F0D4AFE924B88786FD6A27F"/>
          </w:pPr>
          <w:r w:rsidRPr="00FE315C">
            <w:rPr>
              <w:rStyle w:val="PlaceholderText"/>
            </w:rPr>
            <w:t>Click here to enter text.</w:t>
          </w:r>
        </w:p>
      </w:docPartBody>
    </w:docPart>
    <w:docPart>
      <w:docPartPr>
        <w:name w:val="99E420A731EE4DAFA26A76F8088E0E0D"/>
        <w:category>
          <w:name w:val="General"/>
          <w:gallery w:val="placeholder"/>
        </w:category>
        <w:types>
          <w:type w:val="bbPlcHdr"/>
        </w:types>
        <w:behaviors>
          <w:behavior w:val="content"/>
        </w:behaviors>
        <w:guid w:val="{B4FE0F68-278F-45CC-A9B0-42AE6BAEFD11}"/>
      </w:docPartPr>
      <w:docPartBody>
        <w:p w:rsidR="001B74D9" w:rsidRDefault="001B74D9" w:rsidP="001B74D9">
          <w:pPr>
            <w:pStyle w:val="99E420A731EE4DAFA26A76F8088E0E0D"/>
          </w:pPr>
          <w:r w:rsidRPr="00FE315C">
            <w:rPr>
              <w:rStyle w:val="PlaceholderText"/>
            </w:rPr>
            <w:t>Click here to enter text.</w:t>
          </w:r>
        </w:p>
      </w:docPartBody>
    </w:docPart>
    <w:docPart>
      <w:docPartPr>
        <w:name w:val="4F4C7B0FD835412988A5423E0760F68E"/>
        <w:category>
          <w:name w:val="General"/>
          <w:gallery w:val="placeholder"/>
        </w:category>
        <w:types>
          <w:type w:val="bbPlcHdr"/>
        </w:types>
        <w:behaviors>
          <w:behavior w:val="content"/>
        </w:behaviors>
        <w:guid w:val="{CBC1F718-E4C7-4297-AEBD-4B5E80C6616C}"/>
      </w:docPartPr>
      <w:docPartBody>
        <w:p w:rsidR="001B74D9" w:rsidRDefault="001B74D9" w:rsidP="001B74D9">
          <w:pPr>
            <w:pStyle w:val="4F4C7B0FD835412988A5423E0760F68E"/>
          </w:pPr>
          <w:r w:rsidRPr="00FE315C">
            <w:rPr>
              <w:rStyle w:val="PlaceholderText"/>
            </w:rPr>
            <w:t>Click here to enter a date.</w:t>
          </w:r>
        </w:p>
      </w:docPartBody>
    </w:docPart>
    <w:docPart>
      <w:docPartPr>
        <w:name w:val="E3EAF13069C24E1795B31DA5DC2BB965"/>
        <w:category>
          <w:name w:val="General"/>
          <w:gallery w:val="placeholder"/>
        </w:category>
        <w:types>
          <w:type w:val="bbPlcHdr"/>
        </w:types>
        <w:behaviors>
          <w:behavior w:val="content"/>
        </w:behaviors>
        <w:guid w:val="{AD823F58-1501-4A21-874D-5BBF188C0070}"/>
      </w:docPartPr>
      <w:docPartBody>
        <w:p w:rsidR="001B74D9" w:rsidRDefault="001B74D9" w:rsidP="001B74D9">
          <w:pPr>
            <w:pStyle w:val="E3EAF13069C24E1795B31DA5DC2BB965"/>
          </w:pPr>
          <w:r w:rsidRPr="00FE315C">
            <w:rPr>
              <w:rStyle w:val="PlaceholderText"/>
            </w:rPr>
            <w:t>Click here to enter text.</w:t>
          </w:r>
        </w:p>
      </w:docPartBody>
    </w:docPart>
    <w:docPart>
      <w:docPartPr>
        <w:name w:val="3921409561274447B9EE3F183D13D34A"/>
        <w:category>
          <w:name w:val="General"/>
          <w:gallery w:val="placeholder"/>
        </w:category>
        <w:types>
          <w:type w:val="bbPlcHdr"/>
        </w:types>
        <w:behaviors>
          <w:behavior w:val="content"/>
        </w:behaviors>
        <w:guid w:val="{5138472C-DA01-4404-A04F-4B3EBEB9BA50}"/>
      </w:docPartPr>
      <w:docPartBody>
        <w:p w:rsidR="001B74D9" w:rsidRDefault="001B74D9" w:rsidP="001B74D9">
          <w:pPr>
            <w:pStyle w:val="3921409561274447B9EE3F183D13D34A"/>
          </w:pPr>
          <w:r w:rsidRPr="00FE315C">
            <w:rPr>
              <w:rStyle w:val="PlaceholderText"/>
            </w:rPr>
            <w:t>Click here to enter text.</w:t>
          </w:r>
        </w:p>
      </w:docPartBody>
    </w:docPart>
    <w:docPart>
      <w:docPartPr>
        <w:name w:val="5624360D7B404347A9CC6550EA68C600"/>
        <w:category>
          <w:name w:val="General"/>
          <w:gallery w:val="placeholder"/>
        </w:category>
        <w:types>
          <w:type w:val="bbPlcHdr"/>
        </w:types>
        <w:behaviors>
          <w:behavior w:val="content"/>
        </w:behaviors>
        <w:guid w:val="{923C1ED4-ADFB-4BD9-84D3-F716007B3743}"/>
      </w:docPartPr>
      <w:docPartBody>
        <w:p w:rsidR="001B74D9" w:rsidRDefault="001B74D9" w:rsidP="001B74D9">
          <w:pPr>
            <w:pStyle w:val="5624360D7B404347A9CC6550EA68C600"/>
          </w:pPr>
          <w:r w:rsidRPr="00FE315C">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imes New Roman Special G2">
    <w:altName w:val="Wingdings 2"/>
    <w:panose1 w:val="05020603050405020304"/>
    <w:charset w:val="02"/>
    <w:family w:val="roman"/>
    <w:pitch w:val="variable"/>
    <w:sig w:usb0="00000000" w:usb1="10000000" w:usb2="00000000" w:usb3="00000000" w:csb0="80000000" w:csb1="00000000"/>
  </w:font>
  <w:font w:name="Times-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4D9"/>
    <w:rsid w:val="000A12BE"/>
    <w:rsid w:val="001B74D9"/>
    <w:rsid w:val="002D2182"/>
    <w:rsid w:val="00410FC5"/>
    <w:rsid w:val="004718A8"/>
    <w:rsid w:val="00484C17"/>
    <w:rsid w:val="00607EFF"/>
    <w:rsid w:val="006337DC"/>
    <w:rsid w:val="00742C6C"/>
    <w:rsid w:val="008F725B"/>
    <w:rsid w:val="00A61A41"/>
    <w:rsid w:val="00BB6E4E"/>
    <w:rsid w:val="00DF58B8"/>
    <w:rsid w:val="00E67B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74D9"/>
    <w:rPr>
      <w:color w:val="808080"/>
    </w:rPr>
  </w:style>
  <w:style w:type="paragraph" w:customStyle="1" w:styleId="4BDB953666174583B8EC2F5D6CAAAD27">
    <w:name w:val="4BDB953666174583B8EC2F5D6CAAAD27"/>
    <w:rsid w:val="001B74D9"/>
  </w:style>
  <w:style w:type="paragraph" w:customStyle="1" w:styleId="C1C580E060514BED8EFA11C869CFFA8E">
    <w:name w:val="C1C580E060514BED8EFA11C869CFFA8E"/>
    <w:rsid w:val="001B74D9"/>
  </w:style>
  <w:style w:type="paragraph" w:customStyle="1" w:styleId="8068BA058CA34E2F9C3E071F9806192C">
    <w:name w:val="8068BA058CA34E2F9C3E071F9806192C"/>
    <w:rsid w:val="001B74D9"/>
  </w:style>
  <w:style w:type="paragraph" w:customStyle="1" w:styleId="8A706C5BFAA9416495314D0798841A50">
    <w:name w:val="8A706C5BFAA9416495314D0798841A50"/>
    <w:rsid w:val="001B74D9"/>
  </w:style>
  <w:style w:type="paragraph" w:customStyle="1" w:styleId="A3AD7EE2BB304C70B54FE41AE6440A1C">
    <w:name w:val="A3AD7EE2BB304C70B54FE41AE6440A1C"/>
    <w:rsid w:val="001B74D9"/>
  </w:style>
  <w:style w:type="paragraph" w:customStyle="1" w:styleId="5702D0A1A30545F58FBD913A5C8B6A88">
    <w:name w:val="5702D0A1A30545F58FBD913A5C8B6A88"/>
    <w:rsid w:val="001B74D9"/>
  </w:style>
  <w:style w:type="paragraph" w:customStyle="1" w:styleId="3E2B048A120C49B79DB7F31582BBF684">
    <w:name w:val="3E2B048A120C49B79DB7F31582BBF684"/>
    <w:rsid w:val="001B74D9"/>
  </w:style>
  <w:style w:type="paragraph" w:customStyle="1" w:styleId="87755D2AA7DD4DF29C4B2060DACC4EE3">
    <w:name w:val="87755D2AA7DD4DF29C4B2060DACC4EE3"/>
    <w:rsid w:val="001B74D9"/>
  </w:style>
  <w:style w:type="paragraph" w:customStyle="1" w:styleId="28933257C6FB4A2CB764F21E7020FA95">
    <w:name w:val="28933257C6FB4A2CB764F21E7020FA95"/>
    <w:rsid w:val="001B74D9"/>
  </w:style>
  <w:style w:type="paragraph" w:customStyle="1" w:styleId="F88DCDA9BF1A4A98BBDCEAAC24290C27">
    <w:name w:val="F88DCDA9BF1A4A98BBDCEAAC24290C27"/>
    <w:rsid w:val="001B74D9"/>
  </w:style>
  <w:style w:type="paragraph" w:customStyle="1" w:styleId="1425EE03F5714A7A9B291CB021B1259B">
    <w:name w:val="1425EE03F5714A7A9B291CB021B1259B"/>
    <w:rsid w:val="001B74D9"/>
  </w:style>
  <w:style w:type="paragraph" w:customStyle="1" w:styleId="CCC2BF497F0D4AFE924B88786FD6A27F">
    <w:name w:val="CCC2BF497F0D4AFE924B88786FD6A27F"/>
    <w:rsid w:val="001B74D9"/>
  </w:style>
  <w:style w:type="paragraph" w:customStyle="1" w:styleId="99E420A731EE4DAFA26A76F8088E0E0D">
    <w:name w:val="99E420A731EE4DAFA26A76F8088E0E0D"/>
    <w:rsid w:val="001B74D9"/>
  </w:style>
  <w:style w:type="paragraph" w:customStyle="1" w:styleId="4F4C7B0FD835412988A5423E0760F68E">
    <w:name w:val="4F4C7B0FD835412988A5423E0760F68E"/>
    <w:rsid w:val="001B74D9"/>
  </w:style>
  <w:style w:type="paragraph" w:customStyle="1" w:styleId="E3EAF13069C24E1795B31DA5DC2BB965">
    <w:name w:val="E3EAF13069C24E1795B31DA5DC2BB965"/>
    <w:rsid w:val="001B74D9"/>
  </w:style>
  <w:style w:type="paragraph" w:customStyle="1" w:styleId="3921409561274447B9EE3F183D13D34A">
    <w:name w:val="3921409561274447B9EE3F183D13D34A"/>
    <w:rsid w:val="001B74D9"/>
  </w:style>
  <w:style w:type="paragraph" w:customStyle="1" w:styleId="5624360D7B404347A9CC6550EA68C600">
    <w:name w:val="5624360D7B404347A9CC6550EA68C600"/>
    <w:rsid w:val="001B74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A467F-EDB9-4FCE-BCC0-0C4DCEBE2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96</Pages>
  <Words>57524</Words>
  <Characters>327888</Characters>
  <Application>Microsoft Office Word</Application>
  <DocSecurity>0</DocSecurity>
  <Lines>2732</Lines>
  <Paragraphs>769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B Adeyemo</dc:creator>
  <cp:keywords/>
  <dc:description/>
  <cp:lastModifiedBy>H. B. Adeyemo</cp:lastModifiedBy>
  <cp:revision>17</cp:revision>
  <cp:lastPrinted>2018-02-18T10:32:00Z</cp:lastPrinted>
  <dcterms:created xsi:type="dcterms:W3CDTF">2018-02-18T07:14:00Z</dcterms:created>
  <dcterms:modified xsi:type="dcterms:W3CDTF">2018-02-18T10:44:00Z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8c5a6443-64ca-35ef-8f0a-b53ae8ff0f58</vt:lpwstr>
  </property>
  <property fmtid="{D5CDD505-2E9C-101B-9397-08002B2CF9AE}" pid="24" name="Mendeley Citation Style_1">
    <vt:lpwstr>http://www.zotero.org/styles/ieee</vt:lpwstr>
  </property>
</Properties>
</file>